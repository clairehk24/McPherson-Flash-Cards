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B58D" w14:textId="77777777" w:rsidR="00775576" w:rsidRDefault="00775576" w:rsidP="00775576">
      <w:pPr>
        <w:pStyle w:val="Heading1"/>
      </w:pPr>
      <w:r>
        <w:t>Section 6: Lower Extremity</w:t>
      </w:r>
    </w:p>
    <w:p w14:paraId="231EE905" w14:textId="77777777" w:rsidR="00775576" w:rsidRDefault="00775576" w:rsidP="00775576">
      <w:pPr>
        <w:pStyle w:val="Heading2"/>
      </w:pPr>
      <w:r>
        <w:t>Card ID: 6.1</w:t>
      </w:r>
    </w:p>
    <w:p w14:paraId="73DE35F6" w14:textId="77777777" w:rsidR="00775576" w:rsidRDefault="00775576" w:rsidP="00775576">
      <w:r>
        <w:t>Image file: L1344_760185</w:t>
      </w:r>
    </w:p>
    <w:p w14:paraId="2EC913B5" w14:textId="77777777" w:rsidR="00775576" w:rsidRDefault="00775576" w:rsidP="00775576">
      <w:r>
        <w:rPr>
          <w:noProof/>
        </w:rPr>
        <w:drawing>
          <wp:inline distT="0" distB="0" distL="0" distR="0" wp14:anchorId="1B10578B" wp14:editId="5CFB3075">
            <wp:extent cx="1828800" cy="1196595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CB9C" w14:textId="77777777" w:rsidR="00775576" w:rsidRDefault="00775576" w:rsidP="00775576">
      <w:pPr>
        <w:rPr>
          <w:ins w:id="0" w:author="Claire Copa" w:date="2026-07-16T09:19:00Z" w16du:dateUtc="2026-07-16T13:19:00Z"/>
        </w:rPr>
      </w:pPr>
      <w:r>
        <w:t>Title: Femur (Anterior)</w:t>
      </w:r>
    </w:p>
    <w:p w14:paraId="40611D1A" w14:textId="77777777" w:rsidR="00775576" w:rsidRDefault="00775576" w:rsidP="00775576">
      <w:ins w:id="1" w:author="Claire Copa" w:date="2026-07-16T09:19:00Z" w16du:dateUtc="2026-07-16T13:19:00Z">
        <w:r>
          <w:t>Activity Interaction: Drag and drop</w:t>
        </w:r>
      </w:ins>
    </w:p>
    <w:p w14:paraId="68A64AFB" w14:textId="77777777" w:rsidR="00775576" w:rsidRDefault="00775576" w:rsidP="00775576">
      <w:r>
        <w:rPr>
          <w:b/>
        </w:rPr>
        <w:t>Back-of-Card Content:</w:t>
      </w:r>
    </w:p>
    <w:p w14:paraId="4E976589" w14:textId="77777777" w:rsidR="00775576" w:rsidRDefault="00775576" w:rsidP="00775576">
      <w:r>
        <w:t>a. Head</w:t>
      </w:r>
    </w:p>
    <w:p w14:paraId="211F1742" w14:textId="77777777" w:rsidR="00775576" w:rsidRDefault="00775576" w:rsidP="00775576">
      <w:r>
        <w:t>b. Lesser trochanter</w:t>
      </w:r>
    </w:p>
    <w:p w14:paraId="40CBF453" w14:textId="77777777" w:rsidR="00775576" w:rsidRDefault="00775576" w:rsidP="00775576">
      <w:r>
        <w:t>c. Adductor tubercle</w:t>
      </w:r>
    </w:p>
    <w:p w14:paraId="6B68FA94" w14:textId="77777777" w:rsidR="00775576" w:rsidRDefault="00775576" w:rsidP="00775576">
      <w:r>
        <w:t>d. Patellar surface</w:t>
      </w:r>
    </w:p>
    <w:p w14:paraId="3561E538" w14:textId="77777777" w:rsidR="00775576" w:rsidRDefault="00775576" w:rsidP="00775576">
      <w:r>
        <w:t>e. Intertrochanteric line</w:t>
      </w:r>
    </w:p>
    <w:p w14:paraId="07A36D17" w14:textId="77777777" w:rsidR="00775576" w:rsidRDefault="00775576" w:rsidP="00775576">
      <w:r>
        <w:t>f. Neck</w:t>
      </w:r>
    </w:p>
    <w:p w14:paraId="239CB35F" w14:textId="77777777" w:rsidR="00775576" w:rsidRDefault="00775576" w:rsidP="00775576"/>
    <w:p w14:paraId="4D99F6D6" w14:textId="77777777" w:rsidR="00775576" w:rsidRDefault="00775576" w:rsidP="00775576">
      <w:pPr>
        <w:pStyle w:val="Heading2"/>
      </w:pPr>
      <w:r>
        <w:t>Card ID: 6.2</w:t>
      </w:r>
    </w:p>
    <w:p w14:paraId="269F59D8" w14:textId="77777777" w:rsidR="00775576" w:rsidRDefault="00775576" w:rsidP="00775576">
      <w:r>
        <w:t>Image file: L1344_760186</w:t>
      </w:r>
    </w:p>
    <w:p w14:paraId="4A466EBD" w14:textId="77777777" w:rsidR="00775576" w:rsidRDefault="00775576" w:rsidP="00775576">
      <w:r>
        <w:rPr>
          <w:noProof/>
        </w:rPr>
        <w:drawing>
          <wp:inline distT="0" distB="0" distL="0" distR="0" wp14:anchorId="2B7EE4DA" wp14:editId="3E1E4BB3">
            <wp:extent cx="1828800" cy="1196595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1624" w14:textId="77777777" w:rsidR="00775576" w:rsidRDefault="00775576" w:rsidP="00775576">
      <w:pPr>
        <w:rPr>
          <w:ins w:id="2" w:author="Claire Copa" w:date="2026-07-16T09:19:00Z" w16du:dateUtc="2026-07-16T13:19:00Z"/>
        </w:rPr>
      </w:pPr>
      <w:r>
        <w:t>Title: Femur (Posterior)</w:t>
      </w:r>
    </w:p>
    <w:p w14:paraId="76450F82" w14:textId="77777777" w:rsidR="00775576" w:rsidRDefault="00775576" w:rsidP="00775576">
      <w:ins w:id="3" w:author="Claire Copa" w:date="2026-07-16T09:19:00Z" w16du:dateUtc="2026-07-16T13:19:00Z">
        <w:r>
          <w:lastRenderedPageBreak/>
          <w:t>Activity Interaction: Drag and drop</w:t>
        </w:r>
      </w:ins>
    </w:p>
    <w:p w14:paraId="5270E36A" w14:textId="77777777" w:rsidR="00775576" w:rsidRDefault="00775576" w:rsidP="00775576">
      <w:r>
        <w:rPr>
          <w:b/>
        </w:rPr>
        <w:t>Back-of-Card Content:</w:t>
      </w:r>
    </w:p>
    <w:p w14:paraId="4FD136A5" w14:textId="77777777" w:rsidR="00775576" w:rsidRDefault="00775576" w:rsidP="00775576">
      <w:r>
        <w:t>a. Head</w:t>
      </w:r>
    </w:p>
    <w:p w14:paraId="282A2951" w14:textId="77777777" w:rsidR="00775576" w:rsidRDefault="00775576" w:rsidP="00775576">
      <w:r>
        <w:t>b. Trochanteric fossa</w:t>
      </w:r>
    </w:p>
    <w:p w14:paraId="747FC5F0" w14:textId="77777777" w:rsidR="00775576" w:rsidRDefault="00775576" w:rsidP="00775576">
      <w:r>
        <w:t>c. Greater trochanter</w:t>
      </w:r>
    </w:p>
    <w:p w14:paraId="64D98D42" w14:textId="77777777" w:rsidR="00775576" w:rsidRDefault="00775576" w:rsidP="00775576">
      <w:r>
        <w:t>d. Shaft</w:t>
      </w:r>
    </w:p>
    <w:p w14:paraId="090D0D99" w14:textId="77777777" w:rsidR="00775576" w:rsidRDefault="00775576" w:rsidP="00775576">
      <w:r>
        <w:t>e. Lateral epicondyle</w:t>
      </w:r>
    </w:p>
    <w:p w14:paraId="54CF5A48" w14:textId="77777777" w:rsidR="00775576" w:rsidRDefault="00775576" w:rsidP="00775576">
      <w:r>
        <w:t>f. Lateral condyle</w:t>
      </w:r>
    </w:p>
    <w:p w14:paraId="31C762BC" w14:textId="77777777" w:rsidR="00775576" w:rsidRDefault="00775576" w:rsidP="00775576">
      <w:r>
        <w:t>g. Intercondylar fossa</w:t>
      </w:r>
    </w:p>
    <w:p w14:paraId="49239353" w14:textId="77777777" w:rsidR="00775576" w:rsidRDefault="00775576" w:rsidP="00775576">
      <w:r>
        <w:t>h. Medial condyle</w:t>
      </w:r>
    </w:p>
    <w:p w14:paraId="74D7A680" w14:textId="77777777" w:rsidR="00775576" w:rsidRDefault="00775576" w:rsidP="00775576">
      <w:r>
        <w:t>i. Medial epicondyle</w:t>
      </w:r>
    </w:p>
    <w:p w14:paraId="101B640E" w14:textId="77777777" w:rsidR="00775576" w:rsidRDefault="00775576" w:rsidP="00775576">
      <w:r>
        <w:t>j. Adductor tubercle</w:t>
      </w:r>
    </w:p>
    <w:p w14:paraId="05DA21C4" w14:textId="77777777" w:rsidR="00775576" w:rsidRDefault="00775576" w:rsidP="00775576">
      <w:r>
        <w:t>k. Linea aspera</w:t>
      </w:r>
    </w:p>
    <w:p w14:paraId="1C4E03EB" w14:textId="77777777" w:rsidR="00775576" w:rsidRDefault="00775576" w:rsidP="00775576">
      <w:r>
        <w:t>l. Pectineal line</w:t>
      </w:r>
    </w:p>
    <w:p w14:paraId="77F90C2F" w14:textId="77777777" w:rsidR="00775576" w:rsidRDefault="00775576" w:rsidP="00775576">
      <w:r>
        <w:t>m. Lesser trochanter</w:t>
      </w:r>
    </w:p>
    <w:p w14:paraId="285561A9" w14:textId="77777777" w:rsidR="00775576" w:rsidRDefault="00775576" w:rsidP="00775576">
      <w:r>
        <w:t>n. Intertrochanteric crest</w:t>
      </w:r>
    </w:p>
    <w:p w14:paraId="6E904A29" w14:textId="77777777" w:rsidR="00775576" w:rsidRDefault="00775576" w:rsidP="00775576">
      <w:r>
        <w:t>o. Neck</w:t>
      </w:r>
    </w:p>
    <w:p w14:paraId="307A08D2" w14:textId="77777777" w:rsidR="00775576" w:rsidRDefault="00775576" w:rsidP="00775576">
      <w:r>
        <w:t>p. Fovea for ligament of the head</w:t>
      </w:r>
    </w:p>
    <w:p w14:paraId="54B138EE" w14:textId="77777777" w:rsidR="00775576" w:rsidRDefault="00775576" w:rsidP="00775576"/>
    <w:p w14:paraId="2DE1D7BB" w14:textId="77777777" w:rsidR="00775576" w:rsidRDefault="00775576" w:rsidP="00775576">
      <w:pPr>
        <w:pStyle w:val="Heading2"/>
      </w:pPr>
      <w:r>
        <w:t>Card ID: 6.3</w:t>
      </w:r>
    </w:p>
    <w:p w14:paraId="4C1DEF88" w14:textId="77777777" w:rsidR="00775576" w:rsidRDefault="00775576" w:rsidP="00775576">
      <w:r>
        <w:t>Image file: L1344_760187</w:t>
      </w:r>
    </w:p>
    <w:p w14:paraId="337B2300" w14:textId="77777777" w:rsidR="00775576" w:rsidRDefault="00775576" w:rsidP="00775576">
      <w:r>
        <w:rPr>
          <w:noProof/>
        </w:rPr>
        <w:drawing>
          <wp:inline distT="0" distB="0" distL="0" distR="0" wp14:anchorId="2B4AD6F7" wp14:editId="71257966">
            <wp:extent cx="1828800" cy="1196595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94BD" w14:textId="77777777" w:rsidR="00775576" w:rsidRDefault="00775576" w:rsidP="00775576">
      <w:pPr>
        <w:rPr>
          <w:ins w:id="4" w:author="Claire Copa" w:date="2026-07-16T09:19:00Z" w16du:dateUtc="2026-07-16T13:19:00Z"/>
        </w:rPr>
      </w:pPr>
      <w:r>
        <w:t>Title: Tibiofemoral Joint (Anterior)</w:t>
      </w:r>
    </w:p>
    <w:p w14:paraId="4928D30D" w14:textId="77777777" w:rsidR="00775576" w:rsidRDefault="00775576" w:rsidP="00775576">
      <w:ins w:id="5" w:author="Claire Copa" w:date="2026-07-16T09:19:00Z" w16du:dateUtc="2026-07-16T13:19:00Z">
        <w:r>
          <w:lastRenderedPageBreak/>
          <w:t>Activity Interaction: Drag and drop</w:t>
        </w:r>
      </w:ins>
    </w:p>
    <w:p w14:paraId="3E3582FF" w14:textId="77777777" w:rsidR="00775576" w:rsidRDefault="00775576" w:rsidP="00775576">
      <w:r>
        <w:rPr>
          <w:b/>
        </w:rPr>
        <w:t>Back-of-Card Content:</w:t>
      </w:r>
    </w:p>
    <w:p w14:paraId="25EF5258" w14:textId="77777777" w:rsidR="00775576" w:rsidRDefault="00775576" w:rsidP="00775576">
      <w:r>
        <w:t>a. Intercondylar notch</w:t>
      </w:r>
    </w:p>
    <w:p w14:paraId="6936CE69" w14:textId="77777777" w:rsidR="00775576" w:rsidRDefault="00775576" w:rsidP="00775576">
      <w:r>
        <w:t>b. Medial epicondyle</w:t>
      </w:r>
    </w:p>
    <w:p w14:paraId="7699872E" w14:textId="77777777" w:rsidR="00775576" w:rsidRDefault="00775576" w:rsidP="00775576">
      <w:r>
        <w:t>c. Medial condyle</w:t>
      </w:r>
    </w:p>
    <w:p w14:paraId="7AE3E545" w14:textId="77777777" w:rsidR="00775576" w:rsidRDefault="00775576" w:rsidP="00775576">
      <w:r>
        <w:t>d. Tibial tuberosity</w:t>
      </w:r>
    </w:p>
    <w:p w14:paraId="13DF881F" w14:textId="77777777" w:rsidR="00775576" w:rsidRDefault="00775576" w:rsidP="00775576">
      <w:r>
        <w:t>e. Tibial condyle</w:t>
      </w:r>
    </w:p>
    <w:p w14:paraId="0175D113" w14:textId="77777777" w:rsidR="00775576" w:rsidRDefault="00775576" w:rsidP="00775576">
      <w:r>
        <w:t>f. Lateral condyle</w:t>
      </w:r>
    </w:p>
    <w:p w14:paraId="1FE28824" w14:textId="77777777" w:rsidR="00775576" w:rsidRDefault="00775576" w:rsidP="00775576">
      <w:r>
        <w:t>g. Femoral condyle</w:t>
      </w:r>
    </w:p>
    <w:p w14:paraId="508D966F" w14:textId="77777777" w:rsidR="00775576" w:rsidRDefault="00775576" w:rsidP="00775576">
      <w:r>
        <w:t>h. Lateral epicondyle</w:t>
      </w:r>
    </w:p>
    <w:p w14:paraId="62D0FEFF" w14:textId="77777777" w:rsidR="00775576" w:rsidRDefault="00775576" w:rsidP="00775576"/>
    <w:p w14:paraId="06D3568E" w14:textId="77777777" w:rsidR="00775576" w:rsidRDefault="00775576" w:rsidP="00775576">
      <w:pPr>
        <w:pStyle w:val="Heading2"/>
      </w:pPr>
      <w:r>
        <w:t>Card ID: 6.4</w:t>
      </w:r>
    </w:p>
    <w:p w14:paraId="74AC37DC" w14:textId="77777777" w:rsidR="00775576" w:rsidRDefault="00775576" w:rsidP="00775576">
      <w:r>
        <w:t>Image file: L1344_760188</w:t>
      </w:r>
    </w:p>
    <w:p w14:paraId="0DE7EE8F" w14:textId="77777777" w:rsidR="00775576" w:rsidRDefault="00775576" w:rsidP="00775576">
      <w:r>
        <w:rPr>
          <w:noProof/>
        </w:rPr>
        <w:drawing>
          <wp:inline distT="0" distB="0" distL="0" distR="0" wp14:anchorId="45AF3CAF" wp14:editId="6EB7DE83">
            <wp:extent cx="1828800" cy="1196595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8C57" w14:textId="77777777" w:rsidR="00775576" w:rsidRDefault="00775576" w:rsidP="00775576">
      <w:pPr>
        <w:rPr>
          <w:ins w:id="6" w:author="Claire Copa" w:date="2026-07-16T09:19:00Z" w16du:dateUtc="2026-07-16T13:19:00Z"/>
        </w:rPr>
      </w:pPr>
      <w:r>
        <w:t>Title: Tibiofemoral Joint (Posterior)</w:t>
      </w:r>
    </w:p>
    <w:p w14:paraId="3D8F9569" w14:textId="77777777" w:rsidR="00775576" w:rsidRDefault="00775576" w:rsidP="00775576">
      <w:ins w:id="7" w:author="Claire Copa" w:date="2026-07-16T09:19:00Z" w16du:dateUtc="2026-07-16T13:19:00Z">
        <w:r>
          <w:t>Activity Interaction: Drag and drop</w:t>
        </w:r>
      </w:ins>
    </w:p>
    <w:p w14:paraId="4863B2A3" w14:textId="77777777" w:rsidR="00775576" w:rsidRDefault="00775576" w:rsidP="00775576">
      <w:r>
        <w:rPr>
          <w:b/>
        </w:rPr>
        <w:t>Back-of-Card Content:</w:t>
      </w:r>
    </w:p>
    <w:p w14:paraId="33C8FAB8" w14:textId="77777777" w:rsidR="00775576" w:rsidRDefault="00775576" w:rsidP="00775576">
      <w:r>
        <w:t>a. Lateral epicondyle</w:t>
      </w:r>
    </w:p>
    <w:p w14:paraId="40474713" w14:textId="77777777" w:rsidR="00775576" w:rsidRDefault="00775576" w:rsidP="00775576">
      <w:r>
        <w:t>b. Lateral condyle</w:t>
      </w:r>
    </w:p>
    <w:p w14:paraId="097E82C4" w14:textId="77777777" w:rsidR="00775576" w:rsidRDefault="00775576" w:rsidP="00775576">
      <w:r>
        <w:t>c. Intercondylar notch</w:t>
      </w:r>
    </w:p>
    <w:p w14:paraId="556B4B08" w14:textId="77777777" w:rsidR="00775576" w:rsidRDefault="00775576" w:rsidP="00775576">
      <w:r>
        <w:t>d. Tibial tuberosity</w:t>
      </w:r>
    </w:p>
    <w:p w14:paraId="102A43BB" w14:textId="77777777" w:rsidR="00775576" w:rsidRDefault="00775576" w:rsidP="00775576">
      <w:r>
        <w:t>e. Tibial condyle</w:t>
      </w:r>
    </w:p>
    <w:p w14:paraId="40751DE6" w14:textId="77777777" w:rsidR="00775576" w:rsidRDefault="00775576" w:rsidP="00775576">
      <w:r>
        <w:t>f. Medial condyle</w:t>
      </w:r>
    </w:p>
    <w:p w14:paraId="6808C689" w14:textId="77777777" w:rsidR="00775576" w:rsidRDefault="00775576" w:rsidP="00775576">
      <w:r>
        <w:lastRenderedPageBreak/>
        <w:t>g. Femoral condyle</w:t>
      </w:r>
    </w:p>
    <w:p w14:paraId="33B568A3" w14:textId="77777777" w:rsidR="00775576" w:rsidRDefault="00775576" w:rsidP="00775576">
      <w:r>
        <w:t>h. Medial epicondyle</w:t>
      </w:r>
    </w:p>
    <w:p w14:paraId="517BFA26" w14:textId="77777777" w:rsidR="00775576" w:rsidRDefault="00775576" w:rsidP="00775576"/>
    <w:p w14:paraId="1C3861D8" w14:textId="77777777" w:rsidR="00775576" w:rsidRDefault="00775576" w:rsidP="00775576">
      <w:pPr>
        <w:pStyle w:val="Heading2"/>
      </w:pPr>
      <w:r>
        <w:t>Card ID: 6.5</w:t>
      </w:r>
    </w:p>
    <w:p w14:paraId="3A0E4D5F" w14:textId="77777777" w:rsidR="00775576" w:rsidRDefault="00775576" w:rsidP="00775576">
      <w:r>
        <w:t>Image file: L1344_760189</w:t>
      </w:r>
    </w:p>
    <w:p w14:paraId="51BB0E4D" w14:textId="77777777" w:rsidR="00775576" w:rsidRDefault="00775576" w:rsidP="00775576">
      <w:r>
        <w:rPr>
          <w:noProof/>
        </w:rPr>
        <w:drawing>
          <wp:inline distT="0" distB="0" distL="0" distR="0" wp14:anchorId="1EE038BC" wp14:editId="1AED4291">
            <wp:extent cx="1828800" cy="1196595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832E" w14:textId="77777777" w:rsidR="00775576" w:rsidRDefault="00775576" w:rsidP="00775576">
      <w:pPr>
        <w:rPr>
          <w:ins w:id="8" w:author="Claire Copa" w:date="2026-07-16T09:19:00Z" w16du:dateUtc="2026-07-16T13:19:00Z"/>
        </w:rPr>
      </w:pPr>
      <w:r>
        <w:t>Title: Patella (Anterior)</w:t>
      </w:r>
    </w:p>
    <w:p w14:paraId="4A554211" w14:textId="77777777" w:rsidR="00775576" w:rsidRDefault="00775576" w:rsidP="00775576">
      <w:ins w:id="9" w:author="Claire Copa" w:date="2026-07-16T09:19:00Z" w16du:dateUtc="2026-07-16T13:19:00Z">
        <w:r>
          <w:t>Activity Interaction: Drag and drop</w:t>
        </w:r>
      </w:ins>
    </w:p>
    <w:p w14:paraId="43D47585" w14:textId="77777777" w:rsidR="00775576" w:rsidRDefault="00775576" w:rsidP="00775576">
      <w:r>
        <w:rPr>
          <w:b/>
        </w:rPr>
        <w:t>Back-of-Card Content:</w:t>
      </w:r>
    </w:p>
    <w:p w14:paraId="48AD4602" w14:textId="77777777" w:rsidR="00775576" w:rsidRDefault="00775576" w:rsidP="00775576">
      <w:r>
        <w:t>a. Base</w:t>
      </w:r>
    </w:p>
    <w:p w14:paraId="3A639AA3" w14:textId="77777777" w:rsidR="00775576" w:rsidRDefault="00775576" w:rsidP="00775576">
      <w:r>
        <w:t>b. Lateral border</w:t>
      </w:r>
    </w:p>
    <w:p w14:paraId="1A3025E0" w14:textId="77777777" w:rsidR="00775576" w:rsidRDefault="00775576" w:rsidP="00775576">
      <w:r>
        <w:t>c. Apex</w:t>
      </w:r>
    </w:p>
    <w:p w14:paraId="4429C0DE" w14:textId="77777777" w:rsidR="00775576" w:rsidRDefault="00775576" w:rsidP="00775576">
      <w:r>
        <w:t>d. Medial border</w:t>
      </w:r>
    </w:p>
    <w:p w14:paraId="10D8CADC" w14:textId="77777777" w:rsidR="00775576" w:rsidRDefault="00775576" w:rsidP="00775576"/>
    <w:p w14:paraId="67EB14F7" w14:textId="77777777" w:rsidR="00775576" w:rsidRDefault="00775576" w:rsidP="00775576">
      <w:pPr>
        <w:pStyle w:val="Heading2"/>
      </w:pPr>
      <w:r>
        <w:t>Card ID: 6.6</w:t>
      </w:r>
    </w:p>
    <w:p w14:paraId="409026AA" w14:textId="77777777" w:rsidR="00775576" w:rsidRDefault="00775576" w:rsidP="00775576">
      <w:r>
        <w:t>Image file: L1344_760190</w:t>
      </w:r>
    </w:p>
    <w:p w14:paraId="752826EA" w14:textId="77777777" w:rsidR="00775576" w:rsidRDefault="00775576" w:rsidP="00775576">
      <w:r>
        <w:rPr>
          <w:noProof/>
        </w:rPr>
        <w:drawing>
          <wp:inline distT="0" distB="0" distL="0" distR="0" wp14:anchorId="1B1F65FB" wp14:editId="1E981598">
            <wp:extent cx="1828800" cy="1196595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D313" w14:textId="77777777" w:rsidR="00775576" w:rsidRDefault="00775576" w:rsidP="00775576">
      <w:pPr>
        <w:rPr>
          <w:ins w:id="10" w:author="Claire Copa" w:date="2026-07-16T09:19:00Z" w16du:dateUtc="2026-07-16T13:19:00Z"/>
        </w:rPr>
      </w:pPr>
      <w:r>
        <w:t>Title: Patella (Posterior)</w:t>
      </w:r>
    </w:p>
    <w:p w14:paraId="16D34151" w14:textId="77777777" w:rsidR="00775576" w:rsidRDefault="00775576" w:rsidP="00775576">
      <w:ins w:id="11" w:author="Claire Copa" w:date="2026-07-16T09:19:00Z" w16du:dateUtc="2026-07-16T13:19:00Z">
        <w:r>
          <w:t>Activity Interaction: Drag and drop</w:t>
        </w:r>
      </w:ins>
    </w:p>
    <w:p w14:paraId="417D89DB" w14:textId="77777777" w:rsidR="00775576" w:rsidRDefault="00775576" w:rsidP="00775576">
      <w:r>
        <w:rPr>
          <w:b/>
        </w:rPr>
        <w:lastRenderedPageBreak/>
        <w:t>Back-of-Card Content:</w:t>
      </w:r>
    </w:p>
    <w:p w14:paraId="081E70B3" w14:textId="77777777" w:rsidR="00775576" w:rsidRDefault="00775576" w:rsidP="00775576">
      <w:r>
        <w:t>a. Vertical ridge</w:t>
      </w:r>
    </w:p>
    <w:p w14:paraId="12D64A36" w14:textId="77777777" w:rsidR="00775576" w:rsidRDefault="00775576" w:rsidP="00775576">
      <w:r>
        <w:t>b. Lateral facet</w:t>
      </w:r>
    </w:p>
    <w:p w14:paraId="41E9C286" w14:textId="77777777" w:rsidR="00775576" w:rsidRDefault="00775576" w:rsidP="00775576">
      <w:r>
        <w:t>c. Odd facet</w:t>
      </w:r>
    </w:p>
    <w:p w14:paraId="3FD85E67" w14:textId="77777777" w:rsidR="00775576" w:rsidRDefault="00775576" w:rsidP="00775576">
      <w:r>
        <w:t>d. Medial facet</w:t>
      </w:r>
    </w:p>
    <w:p w14:paraId="6AAA7972" w14:textId="77777777" w:rsidR="00775576" w:rsidRDefault="00775576" w:rsidP="00775576"/>
    <w:p w14:paraId="2901F710" w14:textId="77777777" w:rsidR="00775576" w:rsidRDefault="00775576" w:rsidP="00775576">
      <w:pPr>
        <w:pStyle w:val="Heading2"/>
      </w:pPr>
      <w:r>
        <w:t>Card ID: 6.7</w:t>
      </w:r>
    </w:p>
    <w:p w14:paraId="4B6FE2D3" w14:textId="77777777" w:rsidR="00775576" w:rsidRDefault="00775576" w:rsidP="00775576">
      <w:r>
        <w:t>Image file: L1344_760191</w:t>
      </w:r>
    </w:p>
    <w:p w14:paraId="1E5D9378" w14:textId="77777777" w:rsidR="00775576" w:rsidRDefault="00775576" w:rsidP="00775576">
      <w:r>
        <w:rPr>
          <w:noProof/>
        </w:rPr>
        <w:drawing>
          <wp:inline distT="0" distB="0" distL="0" distR="0" wp14:anchorId="4B811FAA" wp14:editId="33A8A67C">
            <wp:extent cx="1828800" cy="1196595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1BC5" w14:textId="77777777" w:rsidR="00775576" w:rsidRDefault="00775576" w:rsidP="00775576">
      <w:pPr>
        <w:rPr>
          <w:ins w:id="12" w:author="Claire Copa" w:date="2026-07-16T09:19:00Z" w16du:dateUtc="2026-07-16T13:19:00Z"/>
        </w:rPr>
      </w:pPr>
      <w:r>
        <w:t>Title: Tibiofibular Joint (Anterior)</w:t>
      </w:r>
    </w:p>
    <w:p w14:paraId="1E08F862" w14:textId="77777777" w:rsidR="00775576" w:rsidRDefault="00775576" w:rsidP="00775576">
      <w:ins w:id="13" w:author="Claire Copa" w:date="2026-07-16T09:19:00Z" w16du:dateUtc="2026-07-16T13:19:00Z">
        <w:r>
          <w:t>Activity Interaction: Drag and drop</w:t>
        </w:r>
      </w:ins>
    </w:p>
    <w:p w14:paraId="592D9AB2" w14:textId="77777777" w:rsidR="00775576" w:rsidRDefault="00775576" w:rsidP="00775576">
      <w:r>
        <w:rPr>
          <w:b/>
        </w:rPr>
        <w:t>Back-of-Card Content:</w:t>
      </w:r>
    </w:p>
    <w:p w14:paraId="4594895D" w14:textId="77777777" w:rsidR="00775576" w:rsidRDefault="00775576" w:rsidP="00775576">
      <w:r>
        <w:t>a. Medial condyle</w:t>
      </w:r>
    </w:p>
    <w:p w14:paraId="6E66816F" w14:textId="77777777" w:rsidR="00775576" w:rsidRDefault="00775576" w:rsidP="00775576">
      <w:r>
        <w:t>b. Tibial tuberosity</w:t>
      </w:r>
    </w:p>
    <w:p w14:paraId="6D80788E" w14:textId="77777777" w:rsidR="00775576" w:rsidRDefault="00775576" w:rsidP="00775576">
      <w:r>
        <w:t>c. Tibia</w:t>
      </w:r>
    </w:p>
    <w:p w14:paraId="749DDBE4" w14:textId="77777777" w:rsidR="00775576" w:rsidRDefault="00775576" w:rsidP="00775576">
      <w:r>
        <w:t>d. Anterior crest</w:t>
      </w:r>
    </w:p>
    <w:p w14:paraId="6709A0DA" w14:textId="77777777" w:rsidR="00775576" w:rsidRDefault="00775576" w:rsidP="00775576">
      <w:r>
        <w:t>e. Medial malleolus</w:t>
      </w:r>
    </w:p>
    <w:p w14:paraId="776CC21A" w14:textId="77777777" w:rsidR="00775576" w:rsidRDefault="00775576" w:rsidP="00775576">
      <w:r>
        <w:t>f. Lateral malleolus</w:t>
      </w:r>
    </w:p>
    <w:p w14:paraId="225F69C4" w14:textId="77777777" w:rsidR="00775576" w:rsidRDefault="00775576" w:rsidP="00775576">
      <w:r>
        <w:t>g. Fibula</w:t>
      </w:r>
    </w:p>
    <w:p w14:paraId="416943AB" w14:textId="77777777" w:rsidR="00775576" w:rsidRDefault="00775576" w:rsidP="00775576">
      <w:r>
        <w:t>h. Head</w:t>
      </w:r>
    </w:p>
    <w:p w14:paraId="7E55CB30" w14:textId="77777777" w:rsidR="00775576" w:rsidRDefault="00775576" w:rsidP="00775576">
      <w:r>
        <w:t>i. Lateral condyle</w:t>
      </w:r>
    </w:p>
    <w:p w14:paraId="3C60E8FF" w14:textId="77777777" w:rsidR="00775576" w:rsidRDefault="00775576" w:rsidP="00775576">
      <w:r>
        <w:t>j. Tibial spines</w:t>
      </w:r>
    </w:p>
    <w:p w14:paraId="6CD76284" w14:textId="77777777" w:rsidR="00775576" w:rsidRDefault="00775576" w:rsidP="00775576"/>
    <w:p w14:paraId="1DEB40AA" w14:textId="77777777" w:rsidR="00775576" w:rsidRDefault="00775576" w:rsidP="00775576">
      <w:pPr>
        <w:pStyle w:val="Heading2"/>
      </w:pPr>
      <w:r>
        <w:lastRenderedPageBreak/>
        <w:t>Card ID: 6.8</w:t>
      </w:r>
    </w:p>
    <w:p w14:paraId="651C8403" w14:textId="77777777" w:rsidR="00775576" w:rsidRDefault="00775576" w:rsidP="00775576">
      <w:r>
        <w:t>Image file: L1344_760192</w:t>
      </w:r>
    </w:p>
    <w:p w14:paraId="12014128" w14:textId="77777777" w:rsidR="00775576" w:rsidRDefault="00775576" w:rsidP="00775576">
      <w:r>
        <w:rPr>
          <w:noProof/>
        </w:rPr>
        <w:drawing>
          <wp:inline distT="0" distB="0" distL="0" distR="0" wp14:anchorId="6807A1D6" wp14:editId="07D870D4">
            <wp:extent cx="1828800" cy="1196595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5BBE" w14:textId="77777777" w:rsidR="00775576" w:rsidRDefault="00775576" w:rsidP="00775576">
      <w:pPr>
        <w:rPr>
          <w:ins w:id="14" w:author="Claire Copa" w:date="2026-07-16T09:20:00Z" w16du:dateUtc="2026-07-16T13:20:00Z"/>
        </w:rPr>
      </w:pPr>
      <w:r>
        <w:t>Title: Tibiofibular Joint (Posterior)</w:t>
      </w:r>
    </w:p>
    <w:p w14:paraId="48257B6A" w14:textId="77777777" w:rsidR="00775576" w:rsidRDefault="00775576" w:rsidP="00775576">
      <w:ins w:id="15" w:author="Claire Copa" w:date="2026-07-16T09:20:00Z" w16du:dateUtc="2026-07-16T13:20:00Z">
        <w:r>
          <w:t>Activity Interaction: Drag and drop</w:t>
        </w:r>
      </w:ins>
    </w:p>
    <w:p w14:paraId="60FC60DB" w14:textId="77777777" w:rsidR="00775576" w:rsidRDefault="00775576" w:rsidP="00775576">
      <w:r>
        <w:rPr>
          <w:b/>
        </w:rPr>
        <w:t>Back-of-Card Content:</w:t>
      </w:r>
    </w:p>
    <w:p w14:paraId="4D1C991C" w14:textId="77777777" w:rsidR="00775576" w:rsidRDefault="00775576" w:rsidP="00775576">
      <w:r>
        <w:t>a. Fibula</w:t>
      </w:r>
    </w:p>
    <w:p w14:paraId="5D2AA20F" w14:textId="77777777" w:rsidR="00775576" w:rsidRDefault="00775576" w:rsidP="00775576">
      <w:r>
        <w:t>b. Lateral malleolus</w:t>
      </w:r>
    </w:p>
    <w:p w14:paraId="4797FFF3" w14:textId="77777777" w:rsidR="00775576" w:rsidRDefault="00775576" w:rsidP="00775576">
      <w:r>
        <w:t>c. Medial malleolus</w:t>
      </w:r>
    </w:p>
    <w:p w14:paraId="2D42F9B3" w14:textId="77777777" w:rsidR="00775576" w:rsidRDefault="00775576" w:rsidP="00775576">
      <w:r>
        <w:t>d. Tibia</w:t>
      </w:r>
    </w:p>
    <w:p w14:paraId="7D721B7E" w14:textId="77777777" w:rsidR="00775576" w:rsidRDefault="00775576" w:rsidP="00775576">
      <w:r>
        <w:t>e. Soleal line</w:t>
      </w:r>
    </w:p>
    <w:p w14:paraId="1D95BE51" w14:textId="77777777" w:rsidR="00775576" w:rsidRDefault="00775576" w:rsidP="00775576"/>
    <w:p w14:paraId="14B2E18D" w14:textId="77777777" w:rsidR="00775576" w:rsidRDefault="00775576" w:rsidP="00775576">
      <w:pPr>
        <w:pStyle w:val="Heading2"/>
      </w:pPr>
      <w:r>
        <w:t>Card ID: 6.9</w:t>
      </w:r>
    </w:p>
    <w:p w14:paraId="2D839393" w14:textId="77777777" w:rsidR="00775576" w:rsidRDefault="00775576" w:rsidP="00775576">
      <w:r>
        <w:t>Image file: L1344_760193</w:t>
      </w:r>
    </w:p>
    <w:p w14:paraId="2BC12E78" w14:textId="77777777" w:rsidR="00775576" w:rsidRDefault="00775576" w:rsidP="00775576">
      <w:r>
        <w:rPr>
          <w:noProof/>
        </w:rPr>
        <w:drawing>
          <wp:inline distT="0" distB="0" distL="0" distR="0" wp14:anchorId="156D1F94" wp14:editId="16612AD7">
            <wp:extent cx="1828800" cy="1196595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70AF" w14:textId="77777777" w:rsidR="00775576" w:rsidRDefault="00775576" w:rsidP="00775576">
      <w:pPr>
        <w:rPr>
          <w:ins w:id="16" w:author="Claire Copa" w:date="2026-07-16T09:20:00Z" w16du:dateUtc="2026-07-16T13:20:00Z"/>
        </w:rPr>
      </w:pPr>
      <w:r>
        <w:t>Title: Proximal Tibiofibular Joint (Anterior)</w:t>
      </w:r>
    </w:p>
    <w:p w14:paraId="508FC12A" w14:textId="77777777" w:rsidR="00775576" w:rsidRDefault="00775576" w:rsidP="00775576">
      <w:ins w:id="17" w:author="Claire Copa" w:date="2026-07-16T09:20:00Z" w16du:dateUtc="2026-07-16T13:20:00Z">
        <w:r>
          <w:t>Activity Interaction: Drag and drop</w:t>
        </w:r>
      </w:ins>
    </w:p>
    <w:p w14:paraId="35F24F0F" w14:textId="77777777" w:rsidR="00775576" w:rsidRDefault="00775576" w:rsidP="00775576">
      <w:r>
        <w:rPr>
          <w:b/>
        </w:rPr>
        <w:t>Back-of-Card Content:</w:t>
      </w:r>
    </w:p>
    <w:p w14:paraId="2BCFD462" w14:textId="77777777" w:rsidR="00775576" w:rsidRDefault="00775576" w:rsidP="00775576">
      <w:r>
        <w:t>a. Tibial spines</w:t>
      </w:r>
    </w:p>
    <w:p w14:paraId="5F137696" w14:textId="77777777" w:rsidR="00775576" w:rsidRDefault="00775576" w:rsidP="00775576">
      <w:r>
        <w:lastRenderedPageBreak/>
        <w:t>b. Medial intercondylar tubercle</w:t>
      </w:r>
    </w:p>
    <w:p w14:paraId="08B9412C" w14:textId="77777777" w:rsidR="00775576" w:rsidRDefault="00775576" w:rsidP="00775576">
      <w:r>
        <w:t>c. Medial condyle</w:t>
      </w:r>
    </w:p>
    <w:p w14:paraId="4605DEF2" w14:textId="77777777" w:rsidR="00775576" w:rsidRDefault="00775576" w:rsidP="00775576">
      <w:r>
        <w:t>d. Tibial tuberosity</w:t>
      </w:r>
    </w:p>
    <w:p w14:paraId="6A46B8F6" w14:textId="77777777" w:rsidR="00775576" w:rsidRDefault="00775576" w:rsidP="00775576">
      <w:r>
        <w:t>e. Tibia</w:t>
      </w:r>
    </w:p>
    <w:p w14:paraId="3632A769" w14:textId="77777777" w:rsidR="00775576" w:rsidRDefault="00775576" w:rsidP="00775576">
      <w:r>
        <w:t>f. Fibula</w:t>
      </w:r>
    </w:p>
    <w:p w14:paraId="504D2C27" w14:textId="77777777" w:rsidR="00775576" w:rsidRDefault="00775576" w:rsidP="00775576">
      <w:r>
        <w:t>g. Head of the fibula</w:t>
      </w:r>
    </w:p>
    <w:p w14:paraId="3BA3B92C" w14:textId="77777777" w:rsidR="00775576" w:rsidRDefault="00775576" w:rsidP="00775576">
      <w:r>
        <w:t>h. Apex or styloid process of the fibula</w:t>
      </w:r>
    </w:p>
    <w:p w14:paraId="1303A122" w14:textId="77777777" w:rsidR="00775576" w:rsidRDefault="00775576" w:rsidP="00775576">
      <w:r>
        <w:t>i. Lateral condyle</w:t>
      </w:r>
    </w:p>
    <w:p w14:paraId="0D494828" w14:textId="77777777" w:rsidR="00775576" w:rsidRDefault="00775576" w:rsidP="00775576">
      <w:r>
        <w:t>j. Intercondylar eminence</w:t>
      </w:r>
    </w:p>
    <w:p w14:paraId="4F61DFDA" w14:textId="77777777" w:rsidR="00775576" w:rsidRDefault="00775576" w:rsidP="00775576"/>
    <w:p w14:paraId="78D5864F" w14:textId="77777777" w:rsidR="00775576" w:rsidRDefault="00775576" w:rsidP="00775576">
      <w:pPr>
        <w:pStyle w:val="Heading2"/>
      </w:pPr>
      <w:r>
        <w:t>Card ID: 6.10</w:t>
      </w:r>
    </w:p>
    <w:p w14:paraId="328E75EB" w14:textId="77777777" w:rsidR="00775576" w:rsidRDefault="00775576" w:rsidP="00775576">
      <w:r>
        <w:t>Image file: L1344_760194</w:t>
      </w:r>
    </w:p>
    <w:p w14:paraId="1E4E7D88" w14:textId="77777777" w:rsidR="00775576" w:rsidRDefault="00775576" w:rsidP="00775576">
      <w:r>
        <w:rPr>
          <w:noProof/>
        </w:rPr>
        <w:drawing>
          <wp:inline distT="0" distB="0" distL="0" distR="0" wp14:anchorId="28B524D1" wp14:editId="48522DEF">
            <wp:extent cx="1828800" cy="1196595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96FC" w14:textId="77777777" w:rsidR="00775576" w:rsidRDefault="00775576" w:rsidP="00775576">
      <w:pPr>
        <w:rPr>
          <w:ins w:id="18" w:author="Claire Copa" w:date="2026-07-16T09:20:00Z" w16du:dateUtc="2026-07-16T13:20:00Z"/>
        </w:rPr>
      </w:pPr>
      <w:r>
        <w:t>Title: Proximal Tibiofibular Joint (Posterior)</w:t>
      </w:r>
    </w:p>
    <w:p w14:paraId="63D70D73" w14:textId="77777777" w:rsidR="00775576" w:rsidRDefault="00775576" w:rsidP="00775576">
      <w:ins w:id="19" w:author="Claire Copa" w:date="2026-07-16T09:20:00Z" w16du:dateUtc="2026-07-16T13:20:00Z">
        <w:r>
          <w:t>Activity Interaction: Drag and drop</w:t>
        </w:r>
      </w:ins>
    </w:p>
    <w:p w14:paraId="4C2BCEB1" w14:textId="77777777" w:rsidR="00775576" w:rsidRDefault="00775576" w:rsidP="00775576">
      <w:r>
        <w:rPr>
          <w:b/>
        </w:rPr>
        <w:t>Back-of-Card Content:</w:t>
      </w:r>
    </w:p>
    <w:p w14:paraId="47A534F1" w14:textId="77777777" w:rsidR="00775576" w:rsidRDefault="00775576" w:rsidP="00775576">
      <w:r>
        <w:t>a. Superior articular surface</w:t>
      </w:r>
    </w:p>
    <w:p w14:paraId="27ECD6D2" w14:textId="77777777" w:rsidR="00775576" w:rsidRDefault="00775576" w:rsidP="00775576">
      <w:r>
        <w:t>b. Lateral condyle</w:t>
      </w:r>
    </w:p>
    <w:p w14:paraId="43FA04E4" w14:textId="77777777" w:rsidR="00775576" w:rsidRDefault="00775576" w:rsidP="00775576">
      <w:r>
        <w:t>c. Apex</w:t>
      </w:r>
    </w:p>
    <w:p w14:paraId="699A670F" w14:textId="77777777" w:rsidR="00775576" w:rsidRDefault="00775576" w:rsidP="00775576">
      <w:r>
        <w:t>d. Head of the fibula</w:t>
      </w:r>
    </w:p>
    <w:p w14:paraId="6370882F" w14:textId="77777777" w:rsidR="00775576" w:rsidRDefault="00775576" w:rsidP="00775576">
      <w:r>
        <w:t>e. Neck</w:t>
      </w:r>
    </w:p>
    <w:p w14:paraId="6F2555D4" w14:textId="77777777" w:rsidR="00775576" w:rsidRDefault="00775576" w:rsidP="00775576">
      <w:r>
        <w:t>f. Fibula</w:t>
      </w:r>
    </w:p>
    <w:p w14:paraId="065A8F4B" w14:textId="77777777" w:rsidR="00775576" w:rsidRDefault="00775576" w:rsidP="00775576">
      <w:r>
        <w:t>g. Tibia</w:t>
      </w:r>
    </w:p>
    <w:p w14:paraId="5B37EBAA" w14:textId="77777777" w:rsidR="00775576" w:rsidRDefault="00775576" w:rsidP="00775576">
      <w:r>
        <w:lastRenderedPageBreak/>
        <w:t>h. Soleal line</w:t>
      </w:r>
    </w:p>
    <w:p w14:paraId="0B58B42D" w14:textId="77777777" w:rsidR="00775576" w:rsidRDefault="00775576" w:rsidP="00775576">
      <w:r>
        <w:t>i. Medial condyle</w:t>
      </w:r>
    </w:p>
    <w:p w14:paraId="6504C689" w14:textId="77777777" w:rsidR="00775576" w:rsidRDefault="00775576" w:rsidP="00775576">
      <w:r>
        <w:t>j. Medial plateau</w:t>
      </w:r>
    </w:p>
    <w:p w14:paraId="03416BB6" w14:textId="77777777" w:rsidR="00775576" w:rsidRDefault="00775576" w:rsidP="00775576">
      <w:r>
        <w:t>k. Posterior intercondylar area</w:t>
      </w:r>
    </w:p>
    <w:p w14:paraId="7FCDD4D8" w14:textId="77777777" w:rsidR="00775576" w:rsidRDefault="00775576" w:rsidP="00775576"/>
    <w:p w14:paraId="166B575D" w14:textId="77777777" w:rsidR="00775576" w:rsidRDefault="00775576" w:rsidP="00775576">
      <w:pPr>
        <w:pStyle w:val="Heading2"/>
      </w:pPr>
      <w:r>
        <w:t>Card ID: 6.11</w:t>
      </w:r>
    </w:p>
    <w:p w14:paraId="2F033CC4" w14:textId="77777777" w:rsidR="00775576" w:rsidRDefault="00775576" w:rsidP="00775576">
      <w:r>
        <w:t>Image file: L1344_760195</w:t>
      </w:r>
    </w:p>
    <w:p w14:paraId="2A3EE49A" w14:textId="77777777" w:rsidR="00775576" w:rsidRDefault="00775576" w:rsidP="00775576">
      <w:r>
        <w:rPr>
          <w:noProof/>
        </w:rPr>
        <w:drawing>
          <wp:inline distT="0" distB="0" distL="0" distR="0" wp14:anchorId="13B8F2A8" wp14:editId="3941DFCA">
            <wp:extent cx="1828800" cy="1196595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A0AA" w14:textId="77777777" w:rsidR="00775576" w:rsidRDefault="00775576" w:rsidP="00775576">
      <w:pPr>
        <w:rPr>
          <w:ins w:id="20" w:author="Claire Copa" w:date="2026-07-16T09:20:00Z" w16du:dateUtc="2026-07-16T13:20:00Z"/>
        </w:rPr>
      </w:pPr>
      <w:r>
        <w:t>Title: Foot (Lateral)</w:t>
      </w:r>
    </w:p>
    <w:p w14:paraId="7D2486DA" w14:textId="77777777" w:rsidR="00775576" w:rsidRDefault="00775576" w:rsidP="00775576">
      <w:ins w:id="21" w:author="Claire Copa" w:date="2026-07-16T09:20:00Z" w16du:dateUtc="2026-07-16T13:20:00Z">
        <w:r>
          <w:t>Activity Interaction: Drag and drop</w:t>
        </w:r>
      </w:ins>
    </w:p>
    <w:p w14:paraId="7D564504" w14:textId="77777777" w:rsidR="00775576" w:rsidRDefault="00775576" w:rsidP="00775576">
      <w:r>
        <w:rPr>
          <w:b/>
        </w:rPr>
        <w:t>Back-of-Card Content:</w:t>
      </w:r>
    </w:p>
    <w:p w14:paraId="71A292FA" w14:textId="77777777" w:rsidR="00775576" w:rsidRDefault="00775576" w:rsidP="00775576">
      <w:r>
        <w:t>a. Cuneiforms</w:t>
      </w:r>
    </w:p>
    <w:p w14:paraId="04ED69A6" w14:textId="77777777" w:rsidR="00775576" w:rsidRDefault="00775576" w:rsidP="00775576">
      <w:r>
        <w:t>b. Navicular</w:t>
      </w:r>
    </w:p>
    <w:p w14:paraId="22FABD47" w14:textId="77777777" w:rsidR="00775576" w:rsidRDefault="00775576" w:rsidP="00775576">
      <w:r>
        <w:t>c. Head and neck</w:t>
      </w:r>
    </w:p>
    <w:p w14:paraId="083C1A93" w14:textId="77777777" w:rsidR="00775576" w:rsidRDefault="00775576" w:rsidP="00775576">
      <w:r>
        <w:t>d. Body</w:t>
      </w:r>
    </w:p>
    <w:p w14:paraId="04D41B59" w14:textId="77777777" w:rsidR="00775576" w:rsidRDefault="00775576" w:rsidP="00775576">
      <w:r>
        <w:t>e. Talus</w:t>
      </w:r>
    </w:p>
    <w:p w14:paraId="5829E3AC" w14:textId="77777777" w:rsidR="00775576" w:rsidRDefault="00775576" w:rsidP="00775576">
      <w:r>
        <w:t>f. Calcaneus</w:t>
      </w:r>
    </w:p>
    <w:p w14:paraId="5A101C1E" w14:textId="77777777" w:rsidR="00775576" w:rsidRDefault="00775576" w:rsidP="00775576">
      <w:r>
        <w:t>g. Tubercle</w:t>
      </w:r>
    </w:p>
    <w:p w14:paraId="3713948C" w14:textId="77777777" w:rsidR="00775576" w:rsidRDefault="00775576" w:rsidP="00775576">
      <w:r>
        <w:t>h. Cuboid</w:t>
      </w:r>
    </w:p>
    <w:p w14:paraId="05369D0C" w14:textId="77777777" w:rsidR="00775576" w:rsidRDefault="00775576" w:rsidP="00775576">
      <w:r>
        <w:t>i. Tuberosity</w:t>
      </w:r>
    </w:p>
    <w:p w14:paraId="1B339533" w14:textId="77777777" w:rsidR="00775576" w:rsidRDefault="00775576" w:rsidP="00775576">
      <w:r>
        <w:t>j. Base</w:t>
      </w:r>
    </w:p>
    <w:p w14:paraId="24EF9614" w14:textId="77777777" w:rsidR="00775576" w:rsidRDefault="00775576" w:rsidP="00775576">
      <w:r>
        <w:t>k. Shaft</w:t>
      </w:r>
    </w:p>
    <w:p w14:paraId="165D3ADC" w14:textId="77777777" w:rsidR="00775576" w:rsidRDefault="00775576" w:rsidP="00775576">
      <w:r>
        <w:t>l. Head</w:t>
      </w:r>
    </w:p>
    <w:p w14:paraId="11A7C93D" w14:textId="77777777" w:rsidR="00775576" w:rsidRDefault="00775576" w:rsidP="00775576">
      <w:r>
        <w:lastRenderedPageBreak/>
        <w:t>m. Tubercle</w:t>
      </w:r>
    </w:p>
    <w:p w14:paraId="6CDFEF4A" w14:textId="77777777" w:rsidR="00775576" w:rsidRDefault="00775576" w:rsidP="00775576">
      <w:r>
        <w:t>n. Phalanges</w:t>
      </w:r>
    </w:p>
    <w:p w14:paraId="65EBEAAF" w14:textId="77777777" w:rsidR="00775576" w:rsidRDefault="00775576" w:rsidP="00775576">
      <w:r>
        <w:t>o. Metatarsals</w:t>
      </w:r>
    </w:p>
    <w:p w14:paraId="26971EB5" w14:textId="77777777" w:rsidR="00775576" w:rsidRDefault="00775576" w:rsidP="00775576"/>
    <w:p w14:paraId="0E81C526" w14:textId="77777777" w:rsidR="00775576" w:rsidRDefault="00775576" w:rsidP="00775576">
      <w:pPr>
        <w:pStyle w:val="Heading2"/>
      </w:pPr>
      <w:r>
        <w:t>Card ID: 6.12</w:t>
      </w:r>
    </w:p>
    <w:p w14:paraId="2374E98B" w14:textId="77777777" w:rsidR="00775576" w:rsidRDefault="00775576" w:rsidP="00775576">
      <w:r>
        <w:t>Image file: L1344_760196</w:t>
      </w:r>
    </w:p>
    <w:p w14:paraId="57304FD0" w14:textId="77777777" w:rsidR="00775576" w:rsidRDefault="00775576" w:rsidP="00775576">
      <w:r>
        <w:rPr>
          <w:noProof/>
        </w:rPr>
        <w:drawing>
          <wp:inline distT="0" distB="0" distL="0" distR="0" wp14:anchorId="2F330A2C" wp14:editId="5419FFE4">
            <wp:extent cx="1828800" cy="1196595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C1FD" w14:textId="77777777" w:rsidR="00775576" w:rsidRDefault="00775576" w:rsidP="00775576">
      <w:pPr>
        <w:rPr>
          <w:ins w:id="22" w:author="Claire Copa" w:date="2026-07-16T09:20:00Z" w16du:dateUtc="2026-07-16T13:20:00Z"/>
        </w:rPr>
      </w:pPr>
      <w:r>
        <w:t>Title: Foot (Medial)</w:t>
      </w:r>
    </w:p>
    <w:p w14:paraId="1489088A" w14:textId="77777777" w:rsidR="00775576" w:rsidRDefault="00775576" w:rsidP="00775576">
      <w:ins w:id="23" w:author="Claire Copa" w:date="2026-07-16T09:20:00Z" w16du:dateUtc="2026-07-16T13:20:00Z">
        <w:r>
          <w:t>Activity Interaction: Drag and drop</w:t>
        </w:r>
      </w:ins>
    </w:p>
    <w:p w14:paraId="681952E6" w14:textId="77777777" w:rsidR="00775576" w:rsidRDefault="00775576" w:rsidP="00775576">
      <w:r>
        <w:rPr>
          <w:b/>
        </w:rPr>
        <w:t>Back-of-Card Content:</w:t>
      </w:r>
    </w:p>
    <w:p w14:paraId="2E8E274F" w14:textId="77777777" w:rsidR="00775576" w:rsidRDefault="00775576" w:rsidP="00775576">
      <w:r>
        <w:t>a. Talus</w:t>
      </w:r>
    </w:p>
    <w:p w14:paraId="1E86CECE" w14:textId="77777777" w:rsidR="00775576" w:rsidRDefault="00775576" w:rsidP="00775576">
      <w:r>
        <w:t>b. Sustentaculum tali</w:t>
      </w:r>
    </w:p>
    <w:p w14:paraId="34B864CB" w14:textId="77777777" w:rsidR="00775576" w:rsidRDefault="00775576" w:rsidP="00775576">
      <w:r>
        <w:t>c. Calcaneus</w:t>
      </w:r>
    </w:p>
    <w:p w14:paraId="20FF7CD1" w14:textId="77777777" w:rsidR="00775576" w:rsidRDefault="00775576" w:rsidP="00775576">
      <w:r>
        <w:t>d. Sesamoid</w:t>
      </w:r>
    </w:p>
    <w:p w14:paraId="046412D4" w14:textId="77777777" w:rsidR="00775576" w:rsidRDefault="00775576" w:rsidP="00775576">
      <w:r>
        <w:t>e. Cuneiforms</w:t>
      </w:r>
    </w:p>
    <w:p w14:paraId="0E330BA3" w14:textId="77777777" w:rsidR="00775576" w:rsidRDefault="00775576" w:rsidP="00775576">
      <w:r>
        <w:t>f. Navicular</w:t>
      </w:r>
    </w:p>
    <w:p w14:paraId="57521DAB" w14:textId="77777777" w:rsidR="00775576" w:rsidRDefault="00775576" w:rsidP="00775576"/>
    <w:p w14:paraId="0448FE78" w14:textId="77777777" w:rsidR="00775576" w:rsidRDefault="00775576" w:rsidP="00775576">
      <w:pPr>
        <w:pStyle w:val="Heading2"/>
      </w:pPr>
      <w:r>
        <w:t>Card ID: 6.13</w:t>
      </w:r>
    </w:p>
    <w:p w14:paraId="7F56F0CC" w14:textId="77777777" w:rsidR="00775576" w:rsidRDefault="00775576" w:rsidP="00775576">
      <w:r>
        <w:t>Image file: L1344_760197</w:t>
      </w:r>
    </w:p>
    <w:p w14:paraId="4560AC95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047AB9BB" wp14:editId="7333DD9F">
            <wp:extent cx="1828800" cy="1196595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AE51" w14:textId="77777777" w:rsidR="00775576" w:rsidRDefault="00775576" w:rsidP="00775576">
      <w:pPr>
        <w:rPr>
          <w:ins w:id="24" w:author="Claire Copa" w:date="2026-07-16T09:20:00Z" w16du:dateUtc="2026-07-16T13:20:00Z"/>
        </w:rPr>
      </w:pPr>
      <w:r>
        <w:t>Title: Foot (Plantar)</w:t>
      </w:r>
    </w:p>
    <w:p w14:paraId="5C311943" w14:textId="77777777" w:rsidR="00775576" w:rsidRDefault="00775576" w:rsidP="00775576">
      <w:ins w:id="25" w:author="Claire Copa" w:date="2026-07-16T09:20:00Z" w16du:dateUtc="2026-07-16T13:20:00Z">
        <w:r>
          <w:t>Activity Interaction: Drag and drop</w:t>
        </w:r>
      </w:ins>
    </w:p>
    <w:p w14:paraId="62A31640" w14:textId="77777777" w:rsidR="00775576" w:rsidRDefault="00775576" w:rsidP="00775576">
      <w:r>
        <w:rPr>
          <w:b/>
        </w:rPr>
        <w:t>Back-of-Card Content:</w:t>
      </w:r>
    </w:p>
    <w:p w14:paraId="25997935" w14:textId="77777777" w:rsidR="00775576" w:rsidRDefault="00775576" w:rsidP="00775576">
      <w:r>
        <w:t>a. Cuboid</w:t>
      </w:r>
    </w:p>
    <w:p w14:paraId="0BCBA592" w14:textId="77777777" w:rsidR="00775576" w:rsidRDefault="00775576" w:rsidP="00775576">
      <w:r>
        <w:t>g. Talus</w:t>
      </w:r>
    </w:p>
    <w:p w14:paraId="1E9B982D" w14:textId="77777777" w:rsidR="00775576" w:rsidRDefault="00775576" w:rsidP="00775576">
      <w:r>
        <w:t>b. Tuberosity</w:t>
      </w:r>
    </w:p>
    <w:p w14:paraId="5229AA6C" w14:textId="77777777" w:rsidR="00775576" w:rsidRDefault="00775576" w:rsidP="00775576">
      <w:r>
        <w:t>h. Navicular</w:t>
      </w:r>
    </w:p>
    <w:p w14:paraId="237BD44B" w14:textId="77777777" w:rsidR="00775576" w:rsidRDefault="00775576" w:rsidP="00775576">
      <w:r>
        <w:t>c. Groove for peroneus longus</w:t>
      </w:r>
    </w:p>
    <w:p w14:paraId="608BF9AA" w14:textId="77777777" w:rsidR="00775576" w:rsidRDefault="00775576" w:rsidP="00775576">
      <w:r>
        <w:t>i. Cuneiforms</w:t>
      </w:r>
    </w:p>
    <w:p w14:paraId="74F5E657" w14:textId="77777777" w:rsidR="00775576" w:rsidRDefault="00775576" w:rsidP="00775576">
      <w:r>
        <w:t>d. Tuberosity</w:t>
      </w:r>
    </w:p>
    <w:p w14:paraId="189293EA" w14:textId="77777777" w:rsidR="00775576" w:rsidRDefault="00775576" w:rsidP="00775576">
      <w:r>
        <w:t>j. Sesamoids</w:t>
      </w:r>
    </w:p>
    <w:p w14:paraId="4A4138AC" w14:textId="77777777" w:rsidR="00775576" w:rsidRDefault="00775576" w:rsidP="00775576">
      <w:r>
        <w:t>e. Calcaneus</w:t>
      </w:r>
    </w:p>
    <w:p w14:paraId="4327EEF5" w14:textId="77777777" w:rsidR="00775576" w:rsidRDefault="00775576" w:rsidP="00775576">
      <w:r>
        <w:t>k. Phalanges</w:t>
      </w:r>
    </w:p>
    <w:p w14:paraId="6E0709FD" w14:textId="77777777" w:rsidR="00775576" w:rsidRDefault="00775576" w:rsidP="00775576">
      <w:r>
        <w:t>f. Sustentaculum tali</w:t>
      </w:r>
    </w:p>
    <w:p w14:paraId="1F1718B6" w14:textId="77777777" w:rsidR="00775576" w:rsidRDefault="00775576" w:rsidP="00775576"/>
    <w:p w14:paraId="541BC3E0" w14:textId="77777777" w:rsidR="00775576" w:rsidRDefault="00775576" w:rsidP="00775576">
      <w:pPr>
        <w:pStyle w:val="Heading2"/>
      </w:pPr>
      <w:r>
        <w:t>Card ID: 6.14</w:t>
      </w:r>
    </w:p>
    <w:p w14:paraId="48364656" w14:textId="77777777" w:rsidR="00775576" w:rsidRDefault="00775576" w:rsidP="00775576">
      <w:r>
        <w:t>Image file: L1344_760198</w:t>
      </w:r>
    </w:p>
    <w:p w14:paraId="6535228A" w14:textId="77777777" w:rsidR="00775576" w:rsidRDefault="00775576" w:rsidP="00775576">
      <w:r>
        <w:rPr>
          <w:noProof/>
        </w:rPr>
        <w:drawing>
          <wp:inline distT="0" distB="0" distL="0" distR="0" wp14:anchorId="27CA20CA" wp14:editId="10589AF6">
            <wp:extent cx="1828800" cy="1196595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E50B" w14:textId="77777777" w:rsidR="00775576" w:rsidRDefault="00775576" w:rsidP="00775576">
      <w:pPr>
        <w:rPr>
          <w:ins w:id="26" w:author="Claire Copa" w:date="2026-07-16T09:20:00Z" w16du:dateUtc="2026-07-16T13:20:00Z"/>
        </w:rPr>
      </w:pPr>
      <w:r>
        <w:t>Title: Hip Ligaments (Anterior)</w:t>
      </w:r>
    </w:p>
    <w:p w14:paraId="7FB1B9D3" w14:textId="77777777" w:rsidR="00775576" w:rsidRDefault="00775576" w:rsidP="00775576">
      <w:ins w:id="27" w:author="Claire Copa" w:date="2026-07-16T09:20:00Z" w16du:dateUtc="2026-07-16T13:20:00Z">
        <w:r>
          <w:lastRenderedPageBreak/>
          <w:t xml:space="preserve">Activity Interaction: </w:t>
        </w:r>
        <w:r w:rsidRPr="00B417F4">
          <w:t>fill-in-the-blank</w:t>
        </w:r>
      </w:ins>
    </w:p>
    <w:p w14:paraId="6032C3E5" w14:textId="77777777" w:rsidR="00775576" w:rsidRDefault="00775576" w:rsidP="00775576">
      <w:r>
        <w:rPr>
          <w:b/>
        </w:rPr>
        <w:t>Back-of-Card Content:</w:t>
      </w:r>
    </w:p>
    <w:p w14:paraId="169205EE" w14:textId="77777777" w:rsidR="00775576" w:rsidRDefault="00775576" w:rsidP="00775576">
      <w:r>
        <w:t xml:space="preserve">a. Pubofemoral ligament: restricts hip </w:t>
      </w:r>
      <w:r w:rsidRPr="00595C93">
        <w:rPr>
          <w:highlight w:val="yellow"/>
        </w:rPr>
        <w:t xml:space="preserve">abduction </w:t>
      </w:r>
      <w:r>
        <w:t xml:space="preserve">and </w:t>
      </w:r>
      <w:r w:rsidRPr="00595C93">
        <w:rPr>
          <w:highlight w:val="yellow"/>
        </w:rPr>
        <w:t>extension</w:t>
      </w:r>
    </w:p>
    <w:p w14:paraId="7AFA37DA" w14:textId="77777777" w:rsidR="00775576" w:rsidRDefault="00775576" w:rsidP="00775576">
      <w:r>
        <w:t xml:space="preserve">b. </w:t>
      </w:r>
      <w:r w:rsidRPr="00595C93">
        <w:rPr>
          <w:highlight w:val="yellow"/>
        </w:rPr>
        <w:t>Iliofemoral</w:t>
      </w:r>
      <w:r>
        <w:t xml:space="preserve"> ligament: restricts excessive hip joint </w:t>
      </w:r>
      <w:r w:rsidRPr="00595C93">
        <w:rPr>
          <w:highlight w:val="yellow"/>
        </w:rPr>
        <w:t>extension</w:t>
      </w:r>
    </w:p>
    <w:p w14:paraId="6C3D8F78" w14:textId="77777777" w:rsidR="00775576" w:rsidRDefault="00775576" w:rsidP="00775576"/>
    <w:p w14:paraId="10B5D061" w14:textId="77777777" w:rsidR="00775576" w:rsidRDefault="00775576" w:rsidP="00775576">
      <w:pPr>
        <w:pStyle w:val="Heading2"/>
      </w:pPr>
      <w:r>
        <w:t>Card ID: 6.15</w:t>
      </w:r>
    </w:p>
    <w:p w14:paraId="2A07CE5D" w14:textId="77777777" w:rsidR="00775576" w:rsidRDefault="00775576" w:rsidP="00775576">
      <w:r>
        <w:t>Image file: L1344_760199</w:t>
      </w:r>
    </w:p>
    <w:p w14:paraId="08849750" w14:textId="77777777" w:rsidR="00775576" w:rsidRDefault="00775576" w:rsidP="00775576">
      <w:r>
        <w:rPr>
          <w:noProof/>
        </w:rPr>
        <w:drawing>
          <wp:inline distT="0" distB="0" distL="0" distR="0" wp14:anchorId="323D7DF9" wp14:editId="7C16928B">
            <wp:extent cx="1828800" cy="1196595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7D26" w14:textId="77777777" w:rsidR="00775576" w:rsidRDefault="00775576" w:rsidP="00775576">
      <w:pPr>
        <w:rPr>
          <w:ins w:id="28" w:author="Claire Copa" w:date="2026-07-16T09:20:00Z" w16du:dateUtc="2026-07-16T13:20:00Z"/>
        </w:rPr>
      </w:pPr>
      <w:r>
        <w:t>Title: Hip Ligaments (Posterior)</w:t>
      </w:r>
    </w:p>
    <w:p w14:paraId="57A717A2" w14:textId="77777777" w:rsidR="00775576" w:rsidRDefault="00775576" w:rsidP="00775576">
      <w:ins w:id="29" w:author="Claire Copa" w:date="2026-07-16T09:20:00Z" w16du:dateUtc="2026-07-16T13:20:00Z">
        <w:r>
          <w:t xml:space="preserve">Activity Interaction: </w:t>
        </w:r>
        <w:r w:rsidRPr="00B417F4">
          <w:t>fill-in-the-blank</w:t>
        </w:r>
      </w:ins>
    </w:p>
    <w:p w14:paraId="40429338" w14:textId="77777777" w:rsidR="00775576" w:rsidRDefault="00775576" w:rsidP="00775576">
      <w:r>
        <w:rPr>
          <w:b/>
        </w:rPr>
        <w:t>Back-of-Card Content:</w:t>
      </w:r>
    </w:p>
    <w:p w14:paraId="55169E5D" w14:textId="77777777" w:rsidR="00775576" w:rsidRDefault="00775576" w:rsidP="00775576">
      <w:r>
        <w:t xml:space="preserve">a. </w:t>
      </w:r>
      <w:r w:rsidRPr="00595C93">
        <w:rPr>
          <w:highlight w:val="yellow"/>
        </w:rPr>
        <w:t xml:space="preserve">Iliofemoral </w:t>
      </w:r>
      <w:r>
        <w:t xml:space="preserve">ligament: restricts excessive hip joint </w:t>
      </w:r>
      <w:r w:rsidRPr="00595C93">
        <w:rPr>
          <w:highlight w:val="yellow"/>
        </w:rPr>
        <w:t>extension</w:t>
      </w:r>
    </w:p>
    <w:p w14:paraId="5FC63983" w14:textId="77777777" w:rsidR="00775576" w:rsidRDefault="00775576" w:rsidP="00775576">
      <w:r>
        <w:t xml:space="preserve">b. </w:t>
      </w:r>
      <w:r w:rsidRPr="00595C93">
        <w:rPr>
          <w:highlight w:val="yellow"/>
        </w:rPr>
        <w:t xml:space="preserve">Ischiofemoral </w:t>
      </w:r>
      <w:r>
        <w:t xml:space="preserve">ligament: reinforces posterior capsule, limits </w:t>
      </w:r>
      <w:r w:rsidRPr="00595C93">
        <w:rPr>
          <w:highlight w:val="yellow"/>
        </w:rPr>
        <w:t xml:space="preserve">internal </w:t>
      </w:r>
      <w:r>
        <w:t xml:space="preserve">rotation and </w:t>
      </w:r>
      <w:r w:rsidRPr="00595C93">
        <w:rPr>
          <w:highlight w:val="yellow"/>
        </w:rPr>
        <w:t>adduction</w:t>
      </w:r>
    </w:p>
    <w:p w14:paraId="52994DBA" w14:textId="77777777" w:rsidR="00775576" w:rsidRDefault="00775576" w:rsidP="00775576"/>
    <w:p w14:paraId="5E47AB11" w14:textId="77777777" w:rsidR="00775576" w:rsidRDefault="00775576" w:rsidP="00775576">
      <w:pPr>
        <w:pStyle w:val="Heading2"/>
      </w:pPr>
      <w:r>
        <w:t>Card ID: 6.16</w:t>
      </w:r>
    </w:p>
    <w:p w14:paraId="7E7A847D" w14:textId="77777777" w:rsidR="00775576" w:rsidRDefault="00775576" w:rsidP="00775576">
      <w:r>
        <w:t>Image file: L1344_760200</w:t>
      </w:r>
    </w:p>
    <w:p w14:paraId="3D399D08" w14:textId="77777777" w:rsidR="00775576" w:rsidRDefault="00775576" w:rsidP="00775576">
      <w:r>
        <w:rPr>
          <w:noProof/>
        </w:rPr>
        <w:drawing>
          <wp:inline distT="0" distB="0" distL="0" distR="0" wp14:anchorId="0900DD94" wp14:editId="01412CA5">
            <wp:extent cx="1828800" cy="1196595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0BDA" w14:textId="77777777" w:rsidR="00775576" w:rsidRDefault="00775576" w:rsidP="00775576">
      <w:pPr>
        <w:rPr>
          <w:ins w:id="30" w:author="Claire Copa" w:date="2026-07-16T09:20:00Z" w16du:dateUtc="2026-07-16T13:20:00Z"/>
        </w:rPr>
      </w:pPr>
      <w:r>
        <w:t>Title: Hip Ligaments (Intracapsular)</w:t>
      </w:r>
    </w:p>
    <w:p w14:paraId="41B5A321" w14:textId="77777777" w:rsidR="00775576" w:rsidRDefault="00775576" w:rsidP="00775576">
      <w:ins w:id="31" w:author="Claire Copa" w:date="2026-07-16T09:20:00Z" w16du:dateUtc="2026-07-16T13:20:00Z">
        <w:r>
          <w:t xml:space="preserve">Activity Interaction: </w:t>
        </w:r>
        <w:r w:rsidRPr="00B417F4">
          <w:t>fill-in-the-blank</w:t>
        </w:r>
      </w:ins>
    </w:p>
    <w:p w14:paraId="70400945" w14:textId="77777777" w:rsidR="00775576" w:rsidRDefault="00775576" w:rsidP="00775576">
      <w:r>
        <w:rPr>
          <w:b/>
        </w:rPr>
        <w:lastRenderedPageBreak/>
        <w:t>Back-of-Card Content:</w:t>
      </w:r>
    </w:p>
    <w:p w14:paraId="63B08590" w14:textId="77777777" w:rsidR="00775576" w:rsidRDefault="00775576" w:rsidP="00775576">
      <w:r>
        <w:t xml:space="preserve">a. </w:t>
      </w:r>
      <w:r w:rsidRPr="00595C93">
        <w:rPr>
          <w:highlight w:val="yellow"/>
        </w:rPr>
        <w:t>Ligamentum teres</w:t>
      </w:r>
      <w:r>
        <w:t>: restricts excessive movement of the femoral head within the acetabulum</w:t>
      </w:r>
    </w:p>
    <w:p w14:paraId="0600DBEE" w14:textId="77777777" w:rsidR="00775576" w:rsidRDefault="00775576" w:rsidP="00775576">
      <w:r>
        <w:t xml:space="preserve">b. </w:t>
      </w:r>
      <w:r w:rsidRPr="00595C93">
        <w:rPr>
          <w:highlight w:val="yellow"/>
        </w:rPr>
        <w:t xml:space="preserve">Annular </w:t>
      </w:r>
      <w:r>
        <w:t>ligament: ensures joint stability during weight bearing and secures the femoral head into the acetabulum</w:t>
      </w:r>
    </w:p>
    <w:p w14:paraId="6A01DB2D" w14:textId="77777777" w:rsidR="00775576" w:rsidRDefault="00775576" w:rsidP="00775576">
      <w:r>
        <w:t xml:space="preserve">c. Joint capsule: stabilize the femoral head in the </w:t>
      </w:r>
      <w:r w:rsidRPr="00595C93">
        <w:rPr>
          <w:highlight w:val="yellow"/>
        </w:rPr>
        <w:t>acetabulum</w:t>
      </w:r>
    </w:p>
    <w:p w14:paraId="64424382" w14:textId="77777777" w:rsidR="00775576" w:rsidRDefault="00775576" w:rsidP="00775576"/>
    <w:p w14:paraId="5D24BD39" w14:textId="77777777" w:rsidR="00775576" w:rsidRDefault="00775576" w:rsidP="00775576">
      <w:pPr>
        <w:pStyle w:val="Heading2"/>
      </w:pPr>
      <w:r>
        <w:t>Card ID: 6.17</w:t>
      </w:r>
    </w:p>
    <w:p w14:paraId="657C1C3B" w14:textId="77777777" w:rsidR="00775576" w:rsidRDefault="00775576" w:rsidP="00775576">
      <w:r>
        <w:t>Image file: L1344_760201</w:t>
      </w:r>
    </w:p>
    <w:p w14:paraId="6553EC2E" w14:textId="77777777" w:rsidR="00775576" w:rsidRDefault="00775576" w:rsidP="00775576">
      <w:r>
        <w:rPr>
          <w:noProof/>
        </w:rPr>
        <w:drawing>
          <wp:inline distT="0" distB="0" distL="0" distR="0" wp14:anchorId="3C5A5A0F" wp14:editId="713DBA0E">
            <wp:extent cx="1828800" cy="1196595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9E5D" w14:textId="77777777" w:rsidR="00775576" w:rsidRDefault="00775576" w:rsidP="00775576">
      <w:pPr>
        <w:rPr>
          <w:ins w:id="32" w:author="Claire Copa" w:date="2026-07-16T09:20:00Z" w16du:dateUtc="2026-07-16T13:20:00Z"/>
        </w:rPr>
      </w:pPr>
      <w:r>
        <w:t>Title: Knee Intracapsular Ligaments</w:t>
      </w:r>
    </w:p>
    <w:p w14:paraId="7D004713" w14:textId="77777777" w:rsidR="00775576" w:rsidRDefault="00775576" w:rsidP="00775576">
      <w:ins w:id="33" w:author="Claire Copa" w:date="2026-07-16T09:20:00Z" w16du:dateUtc="2026-07-16T13:20:00Z">
        <w:r>
          <w:t xml:space="preserve">Activity Interaction: </w:t>
        </w:r>
        <w:r w:rsidRPr="00B417F4">
          <w:t>fill-in-the-blank</w:t>
        </w:r>
      </w:ins>
    </w:p>
    <w:p w14:paraId="0EB39652" w14:textId="77777777" w:rsidR="00775576" w:rsidRDefault="00775576" w:rsidP="00775576">
      <w:r>
        <w:rPr>
          <w:b/>
        </w:rPr>
        <w:t>Back-of-Card Content:</w:t>
      </w:r>
    </w:p>
    <w:p w14:paraId="1A9A895B" w14:textId="77777777" w:rsidR="00775576" w:rsidRDefault="00775576" w:rsidP="00775576">
      <w:r>
        <w:t xml:space="preserve">a. </w:t>
      </w:r>
      <w:r w:rsidRPr="00595C93">
        <w:rPr>
          <w:highlight w:val="yellow"/>
        </w:rPr>
        <w:t xml:space="preserve">Posterior cruciate </w:t>
      </w:r>
      <w:r>
        <w:t xml:space="preserve">ligament: restricts </w:t>
      </w:r>
      <w:r w:rsidRPr="00595C93">
        <w:rPr>
          <w:highlight w:val="yellow"/>
        </w:rPr>
        <w:t xml:space="preserve">posterior </w:t>
      </w:r>
      <w:r>
        <w:t xml:space="preserve">tibial translation and excessive </w:t>
      </w:r>
      <w:r w:rsidRPr="00595C93">
        <w:rPr>
          <w:highlight w:val="yellow"/>
        </w:rPr>
        <w:t xml:space="preserve">rotation </w:t>
      </w:r>
      <w:r>
        <w:t>at high flexion angles</w:t>
      </w:r>
    </w:p>
    <w:p w14:paraId="35941910" w14:textId="77777777" w:rsidR="00775576" w:rsidRDefault="00775576" w:rsidP="00775576">
      <w:r>
        <w:t xml:space="preserve">b. </w:t>
      </w:r>
      <w:r w:rsidRPr="00595C93">
        <w:rPr>
          <w:highlight w:val="yellow"/>
        </w:rPr>
        <w:t xml:space="preserve">Anterior cruciate </w:t>
      </w:r>
      <w:r>
        <w:t xml:space="preserve">ligament: restricts </w:t>
      </w:r>
      <w:r w:rsidRPr="00595C93">
        <w:rPr>
          <w:highlight w:val="yellow"/>
        </w:rPr>
        <w:t xml:space="preserve">anterior </w:t>
      </w:r>
      <w:r>
        <w:t xml:space="preserve">tibial translation, </w:t>
      </w:r>
      <w:r w:rsidRPr="00595C93">
        <w:rPr>
          <w:highlight w:val="yellow"/>
        </w:rPr>
        <w:t xml:space="preserve">internal </w:t>
      </w:r>
      <w:r>
        <w:t>rotation, and hyper</w:t>
      </w:r>
      <w:r w:rsidRPr="00595C93">
        <w:rPr>
          <w:highlight w:val="yellow"/>
        </w:rPr>
        <w:t>extension</w:t>
      </w:r>
    </w:p>
    <w:p w14:paraId="0D924CB6" w14:textId="77777777" w:rsidR="00775576" w:rsidRDefault="00775576" w:rsidP="00775576">
      <w:r>
        <w:t xml:space="preserve">c. </w:t>
      </w:r>
      <w:r w:rsidRPr="00595C93">
        <w:rPr>
          <w:highlight w:val="yellow"/>
        </w:rPr>
        <w:t xml:space="preserve">Medial collateral </w:t>
      </w:r>
      <w:r>
        <w:t xml:space="preserve">ligament: restricts </w:t>
      </w:r>
      <w:r w:rsidRPr="00595C93">
        <w:rPr>
          <w:highlight w:val="yellow"/>
        </w:rPr>
        <w:t xml:space="preserve">valgus </w:t>
      </w:r>
      <w:r>
        <w:t xml:space="preserve">stress and </w:t>
      </w:r>
      <w:r w:rsidRPr="00595C93">
        <w:rPr>
          <w:highlight w:val="yellow"/>
        </w:rPr>
        <w:t xml:space="preserve">external </w:t>
      </w:r>
      <w:r>
        <w:t>tibial rotation</w:t>
      </w:r>
    </w:p>
    <w:p w14:paraId="4095AA0C" w14:textId="77777777" w:rsidR="00775576" w:rsidRDefault="00775576" w:rsidP="00775576">
      <w:r>
        <w:t xml:space="preserve">d. </w:t>
      </w:r>
      <w:r w:rsidRPr="00595C93">
        <w:rPr>
          <w:highlight w:val="yellow"/>
        </w:rPr>
        <w:t xml:space="preserve">Lateral collateral </w:t>
      </w:r>
      <w:r>
        <w:t xml:space="preserve">ligament: restricts </w:t>
      </w:r>
      <w:r w:rsidRPr="00595C93">
        <w:rPr>
          <w:highlight w:val="yellow"/>
        </w:rPr>
        <w:t xml:space="preserve">varus </w:t>
      </w:r>
      <w:r>
        <w:t xml:space="preserve">stress and </w:t>
      </w:r>
      <w:r w:rsidRPr="00595C93">
        <w:rPr>
          <w:highlight w:val="yellow"/>
        </w:rPr>
        <w:t xml:space="preserve">external </w:t>
      </w:r>
      <w:r>
        <w:t>tibial rotation</w:t>
      </w:r>
    </w:p>
    <w:p w14:paraId="48A97696" w14:textId="77777777" w:rsidR="00775576" w:rsidRDefault="00775576" w:rsidP="00775576"/>
    <w:p w14:paraId="2837255F" w14:textId="77777777" w:rsidR="00775576" w:rsidRDefault="00775576" w:rsidP="00775576">
      <w:pPr>
        <w:pStyle w:val="Heading2"/>
      </w:pPr>
      <w:r>
        <w:t>Card ID: 6.18</w:t>
      </w:r>
    </w:p>
    <w:p w14:paraId="66A16EEC" w14:textId="77777777" w:rsidR="00775576" w:rsidRDefault="00775576" w:rsidP="00775576">
      <w:r>
        <w:t>Image file: L1344_760202</w:t>
      </w:r>
    </w:p>
    <w:p w14:paraId="5A294387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681790C3" wp14:editId="6B197569">
            <wp:extent cx="1828800" cy="1196595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6C2E" w14:textId="77777777" w:rsidR="00775576" w:rsidRDefault="00775576" w:rsidP="00775576">
      <w:pPr>
        <w:rPr>
          <w:ins w:id="34" w:author="Claire Copa" w:date="2026-07-16T09:20:00Z" w16du:dateUtc="2026-07-16T13:20:00Z"/>
        </w:rPr>
      </w:pPr>
      <w:r>
        <w:t>Title: Knee Intracapsular Ligaments (Superior)</w:t>
      </w:r>
    </w:p>
    <w:p w14:paraId="1D130E42" w14:textId="77777777" w:rsidR="00775576" w:rsidRDefault="00775576" w:rsidP="00775576">
      <w:ins w:id="35" w:author="Claire Copa" w:date="2026-07-16T09:20:00Z" w16du:dateUtc="2026-07-16T13:20:00Z">
        <w:r>
          <w:t xml:space="preserve">Activity Interaction: </w:t>
        </w:r>
        <w:r w:rsidRPr="00B417F4">
          <w:t>fill-in-the-blank</w:t>
        </w:r>
      </w:ins>
    </w:p>
    <w:p w14:paraId="7F16C307" w14:textId="77777777" w:rsidR="00775576" w:rsidRDefault="00775576" w:rsidP="00775576">
      <w:r>
        <w:rPr>
          <w:b/>
        </w:rPr>
        <w:t>Back-of-Card Content:</w:t>
      </w:r>
    </w:p>
    <w:p w14:paraId="2744E792" w14:textId="77777777" w:rsidR="00775576" w:rsidRDefault="00775576" w:rsidP="00775576">
      <w:r>
        <w:t xml:space="preserve">a. </w:t>
      </w:r>
      <w:r w:rsidRPr="00595C93">
        <w:rPr>
          <w:highlight w:val="yellow"/>
        </w:rPr>
        <w:t xml:space="preserve">Transverse </w:t>
      </w:r>
      <w:r>
        <w:t xml:space="preserve">ligament: provides stability by minimizing </w:t>
      </w:r>
      <w:r w:rsidRPr="00595C93">
        <w:t>meniscal</w:t>
      </w:r>
      <w:r>
        <w:t xml:space="preserve"> movement</w:t>
      </w:r>
    </w:p>
    <w:p w14:paraId="1974819E" w14:textId="77777777" w:rsidR="00775576" w:rsidRDefault="00775576" w:rsidP="00775576">
      <w:r>
        <w:t xml:space="preserve">b. </w:t>
      </w:r>
      <w:r w:rsidRPr="00595C93">
        <w:rPr>
          <w:highlight w:val="yellow"/>
        </w:rPr>
        <w:t xml:space="preserve">Posterior cruciate </w:t>
      </w:r>
      <w:r>
        <w:t xml:space="preserve">ligament: restricts </w:t>
      </w:r>
      <w:r w:rsidRPr="00595C93">
        <w:rPr>
          <w:highlight w:val="yellow"/>
        </w:rPr>
        <w:t xml:space="preserve">posterior </w:t>
      </w:r>
      <w:r>
        <w:t xml:space="preserve">tibial translation and excessive </w:t>
      </w:r>
      <w:r w:rsidRPr="00595C93">
        <w:rPr>
          <w:highlight w:val="yellow"/>
        </w:rPr>
        <w:t xml:space="preserve">rotation </w:t>
      </w:r>
      <w:r>
        <w:t>at high flexion angles</w:t>
      </w:r>
    </w:p>
    <w:p w14:paraId="259D3901" w14:textId="77777777" w:rsidR="00775576" w:rsidRDefault="00775576" w:rsidP="00775576">
      <w:r>
        <w:t xml:space="preserve">c. </w:t>
      </w:r>
      <w:r w:rsidRPr="00595C93">
        <w:rPr>
          <w:highlight w:val="yellow"/>
        </w:rPr>
        <w:t xml:space="preserve">Anterior cruciate </w:t>
      </w:r>
      <w:r>
        <w:t xml:space="preserve">ligament: restricts </w:t>
      </w:r>
      <w:r w:rsidRPr="00595C93">
        <w:rPr>
          <w:highlight w:val="yellow"/>
        </w:rPr>
        <w:t xml:space="preserve">anterior </w:t>
      </w:r>
      <w:r>
        <w:t xml:space="preserve">tibial translation, </w:t>
      </w:r>
      <w:r w:rsidRPr="00595C93">
        <w:rPr>
          <w:highlight w:val="yellow"/>
        </w:rPr>
        <w:t xml:space="preserve">internal </w:t>
      </w:r>
      <w:r>
        <w:t>rotation, and hyper</w:t>
      </w:r>
      <w:r w:rsidRPr="00595C93">
        <w:rPr>
          <w:highlight w:val="yellow"/>
        </w:rPr>
        <w:t>extension</w:t>
      </w:r>
    </w:p>
    <w:p w14:paraId="1BA0B475" w14:textId="77777777" w:rsidR="00775576" w:rsidRDefault="00775576" w:rsidP="00775576"/>
    <w:p w14:paraId="7F379EDA" w14:textId="77777777" w:rsidR="00775576" w:rsidRDefault="00775576" w:rsidP="00775576">
      <w:pPr>
        <w:pStyle w:val="Heading2"/>
      </w:pPr>
      <w:r>
        <w:t>Card ID: 6.19</w:t>
      </w:r>
    </w:p>
    <w:p w14:paraId="13D613CC" w14:textId="77777777" w:rsidR="00775576" w:rsidRDefault="00775576" w:rsidP="00775576">
      <w:r>
        <w:t>Image file: L1344_760203</w:t>
      </w:r>
    </w:p>
    <w:p w14:paraId="16C243AA" w14:textId="77777777" w:rsidR="00775576" w:rsidRDefault="00775576" w:rsidP="00775576">
      <w:r>
        <w:rPr>
          <w:noProof/>
        </w:rPr>
        <w:drawing>
          <wp:inline distT="0" distB="0" distL="0" distR="0" wp14:anchorId="4ABA1E8D" wp14:editId="6132E628">
            <wp:extent cx="1828800" cy="1196595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A055" w14:textId="77777777" w:rsidR="00775576" w:rsidRDefault="00775576" w:rsidP="00775576">
      <w:pPr>
        <w:rPr>
          <w:ins w:id="36" w:author="Claire Copa" w:date="2026-07-16T09:20:00Z" w16du:dateUtc="2026-07-16T13:20:00Z"/>
        </w:rPr>
      </w:pPr>
      <w:r>
        <w:t>Title: Tibiofibular Joint (Posterior)</w:t>
      </w:r>
    </w:p>
    <w:p w14:paraId="6DD5B2F8" w14:textId="77777777" w:rsidR="00775576" w:rsidRDefault="00775576" w:rsidP="00775576">
      <w:ins w:id="37" w:author="Claire Copa" w:date="2026-07-16T09:20:00Z" w16du:dateUtc="2026-07-16T13:20:00Z">
        <w:r>
          <w:t xml:space="preserve">Activity Interaction: </w:t>
        </w:r>
        <w:r w:rsidRPr="00B417F4">
          <w:t>fill-in-the-blank</w:t>
        </w:r>
      </w:ins>
    </w:p>
    <w:p w14:paraId="3A3FC8FC" w14:textId="77777777" w:rsidR="00775576" w:rsidRDefault="00775576" w:rsidP="00775576">
      <w:r>
        <w:rPr>
          <w:b/>
        </w:rPr>
        <w:t>Back-of-Card Content:</w:t>
      </w:r>
    </w:p>
    <w:p w14:paraId="3C0E2CCF" w14:textId="77777777" w:rsidR="00775576" w:rsidRDefault="00775576" w:rsidP="00775576">
      <w:r>
        <w:t xml:space="preserve">a. </w:t>
      </w:r>
      <w:r w:rsidRPr="00595C93">
        <w:rPr>
          <w:highlight w:val="yellow"/>
        </w:rPr>
        <w:t xml:space="preserve">Popliteofibular </w:t>
      </w:r>
      <w:r>
        <w:t xml:space="preserve">ligament: restricts </w:t>
      </w:r>
      <w:r w:rsidRPr="00595C93">
        <w:rPr>
          <w:highlight w:val="yellow"/>
        </w:rPr>
        <w:t xml:space="preserve">external </w:t>
      </w:r>
      <w:r>
        <w:t xml:space="preserve">tibial rotation, posterolateral translation, and </w:t>
      </w:r>
      <w:r w:rsidRPr="00595C93">
        <w:rPr>
          <w:highlight w:val="yellow"/>
        </w:rPr>
        <w:t xml:space="preserve">varus </w:t>
      </w:r>
      <w:r>
        <w:t>rotation</w:t>
      </w:r>
    </w:p>
    <w:p w14:paraId="06D9E30F" w14:textId="77777777" w:rsidR="00775576" w:rsidRDefault="00775576" w:rsidP="00775576">
      <w:r>
        <w:t xml:space="preserve">b. </w:t>
      </w:r>
      <w:r w:rsidRPr="00595C93">
        <w:rPr>
          <w:highlight w:val="yellow"/>
        </w:rPr>
        <w:t xml:space="preserve">Anterior proximal tibiofibular </w:t>
      </w:r>
      <w:r>
        <w:t xml:space="preserve">ligament: restricts </w:t>
      </w:r>
      <w:r w:rsidRPr="00595C93">
        <w:rPr>
          <w:highlight w:val="yellow"/>
        </w:rPr>
        <w:t xml:space="preserve">posterior </w:t>
      </w:r>
      <w:r>
        <w:t xml:space="preserve">and </w:t>
      </w:r>
      <w:r w:rsidRPr="00595C93">
        <w:rPr>
          <w:highlight w:val="yellow"/>
        </w:rPr>
        <w:t xml:space="preserve">medial </w:t>
      </w:r>
      <w:r>
        <w:t>translation of the fibular head, and fibular rotation</w:t>
      </w:r>
    </w:p>
    <w:p w14:paraId="6FE87277" w14:textId="77777777" w:rsidR="00775576" w:rsidRDefault="00775576" w:rsidP="00775576">
      <w:r>
        <w:t xml:space="preserve">c. </w:t>
      </w:r>
      <w:r w:rsidRPr="00595C93">
        <w:rPr>
          <w:highlight w:val="yellow"/>
        </w:rPr>
        <w:t xml:space="preserve">Posterior proximal tibiofibular </w:t>
      </w:r>
      <w:r>
        <w:t xml:space="preserve">ligament: restricts </w:t>
      </w:r>
      <w:r w:rsidRPr="00595C93">
        <w:rPr>
          <w:highlight w:val="yellow"/>
        </w:rPr>
        <w:t xml:space="preserve">anterior </w:t>
      </w:r>
      <w:r>
        <w:t xml:space="preserve">and </w:t>
      </w:r>
      <w:r w:rsidRPr="00595C93">
        <w:rPr>
          <w:highlight w:val="yellow"/>
        </w:rPr>
        <w:t xml:space="preserve">lateral </w:t>
      </w:r>
      <w:r>
        <w:t>translation of the fibular head, and fibular rotation</w:t>
      </w:r>
    </w:p>
    <w:p w14:paraId="437C2C07" w14:textId="77777777" w:rsidR="00775576" w:rsidRDefault="00775576" w:rsidP="00775576"/>
    <w:p w14:paraId="0DB1D87F" w14:textId="77777777" w:rsidR="00775576" w:rsidRDefault="00775576" w:rsidP="00775576">
      <w:pPr>
        <w:pStyle w:val="Heading2"/>
      </w:pPr>
      <w:r>
        <w:lastRenderedPageBreak/>
        <w:t>Card ID: 6.20</w:t>
      </w:r>
    </w:p>
    <w:p w14:paraId="7ACB2C57" w14:textId="77777777" w:rsidR="00775576" w:rsidRDefault="00775576" w:rsidP="00775576">
      <w:r>
        <w:t>Image file: L1344_760204</w:t>
      </w:r>
    </w:p>
    <w:p w14:paraId="5F710C40" w14:textId="77777777" w:rsidR="00775576" w:rsidRDefault="00775576" w:rsidP="00775576">
      <w:r>
        <w:rPr>
          <w:noProof/>
        </w:rPr>
        <w:drawing>
          <wp:inline distT="0" distB="0" distL="0" distR="0" wp14:anchorId="78B46BB0" wp14:editId="3C943301">
            <wp:extent cx="1828800" cy="1196595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DCD4" w14:textId="77777777" w:rsidR="00775576" w:rsidRDefault="00775576" w:rsidP="00775576">
      <w:pPr>
        <w:rPr>
          <w:ins w:id="38" w:author="Claire Copa" w:date="2026-07-16T09:20:00Z" w16du:dateUtc="2026-07-16T13:20:00Z"/>
        </w:rPr>
      </w:pPr>
      <w:r>
        <w:t>Title: Foot Ligaments (Lateral)</w:t>
      </w:r>
    </w:p>
    <w:p w14:paraId="22F761DF" w14:textId="77777777" w:rsidR="00775576" w:rsidRDefault="00775576" w:rsidP="00775576">
      <w:ins w:id="39" w:author="Claire Copa" w:date="2026-07-16T09:20:00Z" w16du:dateUtc="2026-07-16T13:20:00Z">
        <w:r>
          <w:t xml:space="preserve">Activity Interaction: </w:t>
        </w:r>
        <w:r w:rsidRPr="00B417F4">
          <w:t>fill-in-the-blank</w:t>
        </w:r>
      </w:ins>
    </w:p>
    <w:p w14:paraId="07726BFA" w14:textId="77777777" w:rsidR="00775576" w:rsidRDefault="00775576" w:rsidP="00775576">
      <w:r>
        <w:rPr>
          <w:b/>
        </w:rPr>
        <w:t>Back-of-Card Content:</w:t>
      </w:r>
    </w:p>
    <w:p w14:paraId="4BA4FFA1" w14:textId="77777777" w:rsidR="00775576" w:rsidRDefault="00775576" w:rsidP="00775576">
      <w:r>
        <w:t xml:space="preserve">a. </w:t>
      </w:r>
      <w:r w:rsidRPr="00595C93">
        <w:rPr>
          <w:highlight w:val="yellow"/>
        </w:rPr>
        <w:t xml:space="preserve">Anterior tibiofibular ligament </w:t>
      </w:r>
      <w:r>
        <w:t>(</w:t>
      </w:r>
      <w:r w:rsidRPr="00595C93">
        <w:rPr>
          <w:highlight w:val="yellow"/>
        </w:rPr>
        <w:t>AITFL</w:t>
      </w:r>
      <w:r>
        <w:t>): maintains stability between the tibia and fibula</w:t>
      </w:r>
    </w:p>
    <w:p w14:paraId="13EFAAF8" w14:textId="77777777" w:rsidR="00775576" w:rsidRDefault="00775576" w:rsidP="00775576">
      <w:r>
        <w:t xml:space="preserve">b. </w:t>
      </w:r>
      <w:r w:rsidRPr="00595C93">
        <w:rPr>
          <w:highlight w:val="yellow"/>
        </w:rPr>
        <w:t xml:space="preserve">Anterior talofibular </w:t>
      </w:r>
      <w:r>
        <w:t>(</w:t>
      </w:r>
      <w:r w:rsidRPr="00595C93">
        <w:rPr>
          <w:highlight w:val="yellow"/>
        </w:rPr>
        <w:t>ATFL</w:t>
      </w:r>
      <w:r>
        <w:t xml:space="preserve">) ligament: restricts </w:t>
      </w:r>
      <w:r w:rsidRPr="00595C93">
        <w:rPr>
          <w:highlight w:val="yellow"/>
        </w:rPr>
        <w:t xml:space="preserve">inversion </w:t>
      </w:r>
      <w:r>
        <w:t xml:space="preserve">and plantar </w:t>
      </w:r>
      <w:r w:rsidRPr="00595C93">
        <w:rPr>
          <w:highlight w:val="yellow"/>
        </w:rPr>
        <w:t>flexion</w:t>
      </w:r>
    </w:p>
    <w:p w14:paraId="6C7E99A6" w14:textId="77777777" w:rsidR="00775576" w:rsidRDefault="00775576" w:rsidP="00775576">
      <w:r>
        <w:t xml:space="preserve">c. </w:t>
      </w:r>
      <w:r w:rsidRPr="00595C93">
        <w:rPr>
          <w:highlight w:val="yellow"/>
        </w:rPr>
        <w:t xml:space="preserve">Cuboideonavicular </w:t>
      </w:r>
      <w:r>
        <w:t xml:space="preserve">ligament: restricts excessive movement between the </w:t>
      </w:r>
      <w:r w:rsidRPr="00595C93">
        <w:rPr>
          <w:highlight w:val="yellow"/>
        </w:rPr>
        <w:t xml:space="preserve">cuboid </w:t>
      </w:r>
      <w:r>
        <w:t xml:space="preserve">and the </w:t>
      </w:r>
      <w:r w:rsidRPr="00595C93">
        <w:rPr>
          <w:highlight w:val="yellow"/>
        </w:rPr>
        <w:t>navicular</w:t>
      </w:r>
    </w:p>
    <w:p w14:paraId="4FD95FED" w14:textId="77777777" w:rsidR="00775576" w:rsidRDefault="00775576" w:rsidP="00775576">
      <w:r>
        <w:t xml:space="preserve">d. </w:t>
      </w:r>
      <w:r w:rsidRPr="00595C93">
        <w:rPr>
          <w:highlight w:val="yellow"/>
        </w:rPr>
        <w:t xml:space="preserve">Bifurcate </w:t>
      </w:r>
      <w:r>
        <w:t>(</w:t>
      </w:r>
      <w:r w:rsidRPr="00595C93">
        <w:rPr>
          <w:highlight w:val="yellow"/>
        </w:rPr>
        <w:t>Chopart</w:t>
      </w:r>
      <w:r>
        <w:t xml:space="preserve">) ligament: restricts excessive </w:t>
      </w:r>
      <w:r w:rsidRPr="00595C93">
        <w:rPr>
          <w:highlight w:val="yellow"/>
        </w:rPr>
        <w:t xml:space="preserve">midfoot </w:t>
      </w:r>
      <w:r>
        <w:t>mobility</w:t>
      </w:r>
    </w:p>
    <w:p w14:paraId="6141F338" w14:textId="77777777" w:rsidR="00775576" w:rsidRDefault="00775576" w:rsidP="00775576">
      <w:r>
        <w:t xml:space="preserve">e. </w:t>
      </w:r>
      <w:r w:rsidRPr="00595C93">
        <w:rPr>
          <w:highlight w:val="yellow"/>
        </w:rPr>
        <w:t xml:space="preserve">Calcaneocuboid </w:t>
      </w:r>
      <w:r>
        <w:t xml:space="preserve">ligament: restricts excessive movement between the </w:t>
      </w:r>
      <w:r w:rsidRPr="00595C93">
        <w:rPr>
          <w:highlight w:val="yellow"/>
        </w:rPr>
        <w:t xml:space="preserve">calcaneus </w:t>
      </w:r>
      <w:r>
        <w:t xml:space="preserve">and </w:t>
      </w:r>
      <w:r w:rsidRPr="00595C93">
        <w:rPr>
          <w:highlight w:val="yellow"/>
        </w:rPr>
        <w:t>cuboid</w:t>
      </w:r>
    </w:p>
    <w:p w14:paraId="3A1C894E" w14:textId="77777777" w:rsidR="00775576" w:rsidRDefault="00775576" w:rsidP="00775576">
      <w:r>
        <w:t xml:space="preserve">f. </w:t>
      </w:r>
      <w:r w:rsidRPr="00595C93">
        <w:rPr>
          <w:highlight w:val="yellow"/>
        </w:rPr>
        <w:t xml:space="preserve">Calcaneofibular </w:t>
      </w:r>
      <w:r>
        <w:t xml:space="preserve">ligament: restricts </w:t>
      </w:r>
      <w:r w:rsidRPr="00595C93">
        <w:rPr>
          <w:highlight w:val="yellow"/>
        </w:rPr>
        <w:t xml:space="preserve">inversion </w:t>
      </w:r>
      <w:r>
        <w:t>during dorsiflexion</w:t>
      </w:r>
    </w:p>
    <w:p w14:paraId="73CC46A1" w14:textId="77777777" w:rsidR="00775576" w:rsidRDefault="00775576" w:rsidP="00775576">
      <w:r>
        <w:t xml:space="preserve">g. </w:t>
      </w:r>
      <w:r w:rsidRPr="00595C93">
        <w:rPr>
          <w:highlight w:val="yellow"/>
        </w:rPr>
        <w:t xml:space="preserve">Posterior talofibular </w:t>
      </w:r>
      <w:r>
        <w:t xml:space="preserve">ligament: restricts extreme </w:t>
      </w:r>
      <w:r w:rsidRPr="00595C93">
        <w:rPr>
          <w:highlight w:val="yellow"/>
        </w:rPr>
        <w:t xml:space="preserve">inversion </w:t>
      </w:r>
      <w:r>
        <w:t xml:space="preserve">and </w:t>
      </w:r>
      <w:r w:rsidRPr="00595C93">
        <w:rPr>
          <w:highlight w:val="yellow"/>
        </w:rPr>
        <w:t>dorsiflexion</w:t>
      </w:r>
    </w:p>
    <w:p w14:paraId="7EBE91C2" w14:textId="77777777" w:rsidR="00775576" w:rsidRDefault="00775576" w:rsidP="00775576">
      <w:r>
        <w:t xml:space="preserve">h. </w:t>
      </w:r>
      <w:r w:rsidRPr="00595C93">
        <w:rPr>
          <w:highlight w:val="yellow"/>
        </w:rPr>
        <w:t xml:space="preserve">Posterior tibiofibular </w:t>
      </w:r>
      <w:r>
        <w:t xml:space="preserve">ligament: restricts excessive separation between the </w:t>
      </w:r>
      <w:r w:rsidRPr="00595C93">
        <w:rPr>
          <w:highlight w:val="yellow"/>
        </w:rPr>
        <w:t xml:space="preserve">tibia </w:t>
      </w:r>
      <w:r>
        <w:t xml:space="preserve">and </w:t>
      </w:r>
      <w:r w:rsidRPr="00595C93">
        <w:rPr>
          <w:highlight w:val="yellow"/>
        </w:rPr>
        <w:t>fibula</w:t>
      </w:r>
    </w:p>
    <w:p w14:paraId="6FEAC8AB" w14:textId="77777777" w:rsidR="00775576" w:rsidRDefault="00775576" w:rsidP="00775576"/>
    <w:p w14:paraId="1D213871" w14:textId="77777777" w:rsidR="00775576" w:rsidRDefault="00775576" w:rsidP="00775576">
      <w:pPr>
        <w:pStyle w:val="Heading2"/>
      </w:pPr>
      <w:r>
        <w:t>Card ID: 6.21</w:t>
      </w:r>
    </w:p>
    <w:p w14:paraId="1E7F0552" w14:textId="77777777" w:rsidR="00775576" w:rsidRDefault="00775576" w:rsidP="00775576">
      <w:r>
        <w:t>Image file: L1344_760205</w:t>
      </w:r>
    </w:p>
    <w:p w14:paraId="09FBCC18" w14:textId="77777777" w:rsidR="00775576" w:rsidRDefault="00775576" w:rsidP="00775576">
      <w:r>
        <w:rPr>
          <w:noProof/>
        </w:rPr>
        <w:drawing>
          <wp:inline distT="0" distB="0" distL="0" distR="0" wp14:anchorId="1C756EC7" wp14:editId="602791B9">
            <wp:extent cx="1828800" cy="1196595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7C21" w14:textId="77777777" w:rsidR="00775576" w:rsidRDefault="00775576" w:rsidP="00775576">
      <w:pPr>
        <w:rPr>
          <w:ins w:id="40" w:author="Claire Copa" w:date="2026-07-16T09:20:00Z" w16du:dateUtc="2026-07-16T13:20:00Z"/>
        </w:rPr>
      </w:pPr>
      <w:r>
        <w:t>Title: Foot Ligaments (Medial)</w:t>
      </w:r>
    </w:p>
    <w:p w14:paraId="4E93B56F" w14:textId="77777777" w:rsidR="00775576" w:rsidRDefault="00775576" w:rsidP="00775576">
      <w:ins w:id="41" w:author="Claire Copa" w:date="2026-07-16T09:20:00Z" w16du:dateUtc="2026-07-16T13:20:00Z">
        <w:r>
          <w:lastRenderedPageBreak/>
          <w:t xml:space="preserve">Activity Interaction: </w:t>
        </w:r>
        <w:r w:rsidRPr="00B417F4">
          <w:t>fill-in-the-blank</w:t>
        </w:r>
      </w:ins>
    </w:p>
    <w:p w14:paraId="13A44D0D" w14:textId="77777777" w:rsidR="00775576" w:rsidRDefault="00775576" w:rsidP="00775576">
      <w:r>
        <w:rPr>
          <w:b/>
        </w:rPr>
        <w:t>Back-of-Card Content:</w:t>
      </w:r>
    </w:p>
    <w:p w14:paraId="212CAA84" w14:textId="77777777" w:rsidR="00775576" w:rsidRDefault="00775576" w:rsidP="00775576">
      <w:r>
        <w:t xml:space="preserve">a. </w:t>
      </w:r>
      <w:r w:rsidRPr="00595C93">
        <w:rPr>
          <w:highlight w:val="yellow"/>
        </w:rPr>
        <w:t xml:space="preserve">Posterior talotibial </w:t>
      </w:r>
      <w:r>
        <w:t xml:space="preserve">ligament: resists excessive </w:t>
      </w:r>
      <w:r w:rsidRPr="00595C93">
        <w:rPr>
          <w:highlight w:val="yellow"/>
        </w:rPr>
        <w:t>inversion</w:t>
      </w:r>
    </w:p>
    <w:p w14:paraId="499645AC" w14:textId="77777777" w:rsidR="00775576" w:rsidRDefault="00775576" w:rsidP="00775576">
      <w:r>
        <w:t xml:space="preserve">b. </w:t>
      </w:r>
      <w:r w:rsidRPr="00595C93">
        <w:rPr>
          <w:highlight w:val="yellow"/>
        </w:rPr>
        <w:t xml:space="preserve">Calcaneotibial </w:t>
      </w:r>
      <w:r>
        <w:t xml:space="preserve">ligament: resists excessive </w:t>
      </w:r>
      <w:r w:rsidRPr="00595C93">
        <w:rPr>
          <w:highlight w:val="yellow"/>
        </w:rPr>
        <w:t>inversion</w:t>
      </w:r>
    </w:p>
    <w:p w14:paraId="24FBA869" w14:textId="77777777" w:rsidR="00775576" w:rsidRDefault="00775576" w:rsidP="00775576">
      <w:r>
        <w:t xml:space="preserve">c. </w:t>
      </w:r>
      <w:r w:rsidRPr="00595C93">
        <w:rPr>
          <w:highlight w:val="yellow"/>
        </w:rPr>
        <w:t xml:space="preserve">Calcaneonavicular </w:t>
      </w:r>
      <w:r>
        <w:t>(</w:t>
      </w:r>
      <w:r w:rsidRPr="00595C93">
        <w:rPr>
          <w:highlight w:val="yellow"/>
        </w:rPr>
        <w:t>spring</w:t>
      </w:r>
      <w:r>
        <w:t xml:space="preserve">) ligament: restricts depression of the </w:t>
      </w:r>
      <w:r w:rsidRPr="00595C93">
        <w:rPr>
          <w:highlight w:val="yellow"/>
        </w:rPr>
        <w:t xml:space="preserve">medial </w:t>
      </w:r>
      <w:r>
        <w:t>arch</w:t>
      </w:r>
    </w:p>
    <w:p w14:paraId="65787E36" w14:textId="77777777" w:rsidR="00775576" w:rsidRDefault="00775576" w:rsidP="00775576">
      <w:r>
        <w:t xml:space="preserve">d. </w:t>
      </w:r>
      <w:r w:rsidRPr="00595C93">
        <w:rPr>
          <w:highlight w:val="yellow"/>
        </w:rPr>
        <w:t xml:space="preserve">Long plantar </w:t>
      </w:r>
      <w:r>
        <w:t xml:space="preserve">ligament: restricts flattening of the </w:t>
      </w:r>
      <w:r w:rsidRPr="00595C93">
        <w:rPr>
          <w:highlight w:val="yellow"/>
        </w:rPr>
        <w:t xml:space="preserve">longitudinal </w:t>
      </w:r>
      <w:r>
        <w:t>arch</w:t>
      </w:r>
    </w:p>
    <w:p w14:paraId="5A8ED50D" w14:textId="77777777" w:rsidR="00775576" w:rsidRDefault="00775576" w:rsidP="00775576">
      <w:r>
        <w:t xml:space="preserve">e. </w:t>
      </w:r>
      <w:r w:rsidRPr="00595C93">
        <w:rPr>
          <w:highlight w:val="yellow"/>
        </w:rPr>
        <w:t xml:space="preserve">Dorsal talonavicular </w:t>
      </w:r>
      <w:r>
        <w:t xml:space="preserve">ligament: restricts </w:t>
      </w:r>
      <w:r w:rsidRPr="00595C93">
        <w:rPr>
          <w:highlight w:val="yellow"/>
        </w:rPr>
        <w:t xml:space="preserve">midtarsal </w:t>
      </w:r>
      <w:r>
        <w:t>joint instability</w:t>
      </w:r>
    </w:p>
    <w:p w14:paraId="34904218" w14:textId="77777777" w:rsidR="00775576" w:rsidRDefault="00775576" w:rsidP="00775576">
      <w:r>
        <w:t xml:space="preserve">f. </w:t>
      </w:r>
      <w:r w:rsidRPr="00595C93">
        <w:rPr>
          <w:highlight w:val="yellow"/>
        </w:rPr>
        <w:t xml:space="preserve">Tibionavicular </w:t>
      </w:r>
      <w:r>
        <w:t xml:space="preserve">ligament: restricts subluxation of the ankle joint and stabilizes the ankle during </w:t>
      </w:r>
      <w:r w:rsidRPr="00595C93">
        <w:rPr>
          <w:highlight w:val="yellow"/>
        </w:rPr>
        <w:t>eversion</w:t>
      </w:r>
    </w:p>
    <w:p w14:paraId="1D445B8D" w14:textId="77777777" w:rsidR="00775576" w:rsidRDefault="00775576" w:rsidP="00775576">
      <w:r>
        <w:t xml:space="preserve">g. </w:t>
      </w:r>
      <w:r w:rsidRPr="00595C93">
        <w:rPr>
          <w:highlight w:val="yellow"/>
        </w:rPr>
        <w:t xml:space="preserve">Anterior talotibial </w:t>
      </w:r>
      <w:r>
        <w:t xml:space="preserve">ligament: restricts </w:t>
      </w:r>
      <w:r w:rsidRPr="00595C93">
        <w:rPr>
          <w:highlight w:val="yellow"/>
        </w:rPr>
        <w:t xml:space="preserve">eversion </w:t>
      </w:r>
      <w:r>
        <w:t>of the foot</w:t>
      </w:r>
    </w:p>
    <w:p w14:paraId="6278F8FA" w14:textId="77777777" w:rsidR="00775576" w:rsidRDefault="00775576" w:rsidP="00775576"/>
    <w:p w14:paraId="55F476F8" w14:textId="77777777" w:rsidR="00775576" w:rsidRDefault="00775576" w:rsidP="00775576">
      <w:pPr>
        <w:pStyle w:val="Heading2"/>
      </w:pPr>
      <w:r>
        <w:t>Card ID: 6.22</w:t>
      </w:r>
    </w:p>
    <w:p w14:paraId="1E84F45E" w14:textId="77777777" w:rsidR="00775576" w:rsidRDefault="00775576" w:rsidP="00775576">
      <w:r>
        <w:t>Image file: L1344_760206</w:t>
      </w:r>
    </w:p>
    <w:p w14:paraId="6D9F7FAE" w14:textId="77777777" w:rsidR="00775576" w:rsidRDefault="00775576" w:rsidP="00775576">
      <w:r>
        <w:rPr>
          <w:noProof/>
        </w:rPr>
        <w:drawing>
          <wp:inline distT="0" distB="0" distL="0" distR="0" wp14:anchorId="690E4058" wp14:editId="62C75D83">
            <wp:extent cx="1828800" cy="1196595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25A2" w14:textId="77777777" w:rsidR="00775576" w:rsidRDefault="00775576" w:rsidP="00775576">
      <w:r>
        <w:t xml:space="preserve">Title: </w:t>
      </w:r>
      <w:r w:rsidRPr="00797A80">
        <w:rPr>
          <w:highlight w:val="yellow"/>
        </w:rPr>
        <w:t>Rectus femoris</w:t>
      </w:r>
    </w:p>
    <w:p w14:paraId="569A6F39" w14:textId="77777777" w:rsidR="00775576" w:rsidRDefault="00775576" w:rsidP="00775576">
      <w:r>
        <w:t>Activity Interaction: select all that apply</w:t>
      </w:r>
    </w:p>
    <w:p w14:paraId="7DA9C076" w14:textId="77777777" w:rsidR="00775576" w:rsidRDefault="00775576" w:rsidP="00775576">
      <w:r>
        <w:rPr>
          <w:b/>
        </w:rPr>
        <w:t>Back-of-Card Content:</w:t>
      </w:r>
    </w:p>
    <w:p w14:paraId="74495823" w14:textId="77777777" w:rsidR="00775576" w:rsidRDefault="00775576" w:rsidP="00775576">
      <w:r>
        <w:t xml:space="preserve">Proximal insertion: </w:t>
      </w:r>
    </w:p>
    <w:p w14:paraId="3CC73EDC" w14:textId="77777777" w:rsidR="00775576" w:rsidRDefault="00775576" w:rsidP="00B70AF9">
      <w:pPr>
        <w:pStyle w:val="ListParagraph"/>
        <w:numPr>
          <w:ilvl w:val="0"/>
          <w:numId w:val="13"/>
        </w:numPr>
      </w:pPr>
      <w:r>
        <w:t xml:space="preserve">*anterior inferior iliac spine </w:t>
      </w:r>
    </w:p>
    <w:p w14:paraId="42C35969" w14:textId="77777777" w:rsidR="00775576" w:rsidRDefault="00775576" w:rsidP="00B70AF9">
      <w:pPr>
        <w:pStyle w:val="ListParagraph"/>
        <w:numPr>
          <w:ilvl w:val="0"/>
          <w:numId w:val="13"/>
        </w:numPr>
      </w:pPr>
      <w:r>
        <w:t>*area superior to the acetabulum</w:t>
      </w:r>
    </w:p>
    <w:p w14:paraId="5B49E2AA" w14:textId="77777777" w:rsidR="00775576" w:rsidRDefault="00775576" w:rsidP="00B70AF9">
      <w:pPr>
        <w:pStyle w:val="ListParagraph"/>
        <w:numPr>
          <w:ilvl w:val="0"/>
          <w:numId w:val="13"/>
        </w:numPr>
        <w:spacing w:after="160" w:line="278" w:lineRule="auto"/>
      </w:pPr>
      <w:r>
        <w:t>greater trochanter of the femur</w:t>
      </w:r>
    </w:p>
    <w:p w14:paraId="3C898593" w14:textId="77777777" w:rsidR="00775576" w:rsidRDefault="00775576" w:rsidP="00B70AF9">
      <w:pPr>
        <w:pStyle w:val="ListParagraph"/>
        <w:numPr>
          <w:ilvl w:val="0"/>
          <w:numId w:val="13"/>
        </w:numPr>
      </w:pPr>
      <w:r>
        <w:t>lateral condyle of the femur</w:t>
      </w:r>
    </w:p>
    <w:p w14:paraId="02D62EE0" w14:textId="77777777" w:rsidR="00775576" w:rsidRDefault="00775576" w:rsidP="00775576">
      <w:r>
        <w:t xml:space="preserve">Distal insertion: </w:t>
      </w:r>
    </w:p>
    <w:p w14:paraId="6DD0EC03" w14:textId="77777777" w:rsidR="00775576" w:rsidRDefault="00775576" w:rsidP="00B70AF9">
      <w:pPr>
        <w:pStyle w:val="ListParagraph"/>
        <w:numPr>
          <w:ilvl w:val="0"/>
          <w:numId w:val="12"/>
        </w:numPr>
      </w:pPr>
      <w:r>
        <w:t>*patella via the quadriceps tendon</w:t>
      </w:r>
    </w:p>
    <w:p w14:paraId="02FB287B" w14:textId="77777777" w:rsidR="00775576" w:rsidRDefault="00775576" w:rsidP="00B70AF9">
      <w:pPr>
        <w:pStyle w:val="ListParagraph"/>
        <w:numPr>
          <w:ilvl w:val="0"/>
          <w:numId w:val="12"/>
        </w:numPr>
      </w:pPr>
      <w:r>
        <w:t>*tibial tuberosity via the patellar ligament</w:t>
      </w:r>
    </w:p>
    <w:p w14:paraId="784CA4C3" w14:textId="77777777" w:rsidR="00775576" w:rsidRDefault="00775576" w:rsidP="00B70AF9">
      <w:pPr>
        <w:pStyle w:val="ListParagraph"/>
        <w:numPr>
          <w:ilvl w:val="0"/>
          <w:numId w:val="12"/>
        </w:numPr>
      </w:pPr>
      <w:r>
        <w:t>linea aspera</w:t>
      </w:r>
    </w:p>
    <w:p w14:paraId="2F59C1E2" w14:textId="77777777" w:rsidR="00775576" w:rsidRDefault="00775576" w:rsidP="00B70AF9">
      <w:pPr>
        <w:pStyle w:val="ListParagraph"/>
        <w:numPr>
          <w:ilvl w:val="0"/>
          <w:numId w:val="12"/>
        </w:numPr>
      </w:pPr>
      <w:r>
        <w:lastRenderedPageBreak/>
        <w:t>medial tibial condyle on the pes anserinus</w:t>
      </w:r>
    </w:p>
    <w:p w14:paraId="216FBB05" w14:textId="77777777" w:rsidR="00775576" w:rsidRDefault="00775576" w:rsidP="00775576">
      <w:r>
        <w:t xml:space="preserve">Innervation: </w:t>
      </w:r>
    </w:p>
    <w:p w14:paraId="56665FF8" w14:textId="77777777" w:rsidR="00775576" w:rsidRDefault="00775576" w:rsidP="00B70AF9">
      <w:pPr>
        <w:pStyle w:val="ListParagraph"/>
        <w:numPr>
          <w:ilvl w:val="0"/>
          <w:numId w:val="14"/>
        </w:numPr>
      </w:pPr>
      <w:r>
        <w:t>*femoral nerve</w:t>
      </w:r>
    </w:p>
    <w:p w14:paraId="307C8CEE" w14:textId="77777777" w:rsidR="00775576" w:rsidRDefault="00775576" w:rsidP="00B70AF9">
      <w:pPr>
        <w:pStyle w:val="ListParagraph"/>
        <w:numPr>
          <w:ilvl w:val="0"/>
          <w:numId w:val="14"/>
        </w:numPr>
      </w:pPr>
      <w:r>
        <w:t>tibial nerve</w:t>
      </w:r>
    </w:p>
    <w:p w14:paraId="35374627" w14:textId="77777777" w:rsidR="00775576" w:rsidRDefault="00775576" w:rsidP="00B70AF9">
      <w:pPr>
        <w:pStyle w:val="ListParagraph"/>
        <w:numPr>
          <w:ilvl w:val="0"/>
          <w:numId w:val="14"/>
        </w:numPr>
      </w:pPr>
      <w:r>
        <w:t>superior gluteal nerve (L4-S1)</w:t>
      </w:r>
    </w:p>
    <w:p w14:paraId="248B08C8" w14:textId="77777777" w:rsidR="00775576" w:rsidRDefault="00775576" w:rsidP="00B70AF9">
      <w:pPr>
        <w:pStyle w:val="ListParagraph"/>
        <w:numPr>
          <w:ilvl w:val="0"/>
          <w:numId w:val="14"/>
        </w:numPr>
      </w:pPr>
      <w:r>
        <w:t>obturator nerve</w:t>
      </w:r>
    </w:p>
    <w:p w14:paraId="04DCA67E" w14:textId="77777777" w:rsidR="00775576" w:rsidRDefault="00775576" w:rsidP="00775576">
      <w:r>
        <w:t xml:space="preserve">Action: </w:t>
      </w:r>
    </w:p>
    <w:p w14:paraId="1FEBEE57" w14:textId="77777777" w:rsidR="00775576" w:rsidRDefault="00775576" w:rsidP="00B70AF9">
      <w:pPr>
        <w:pStyle w:val="ListParagraph"/>
        <w:numPr>
          <w:ilvl w:val="0"/>
          <w:numId w:val="15"/>
        </w:numPr>
      </w:pPr>
      <w:r>
        <w:t>*hip flexion</w:t>
      </w:r>
    </w:p>
    <w:p w14:paraId="39234CC8" w14:textId="77777777" w:rsidR="00775576" w:rsidRDefault="00775576" w:rsidP="00B70AF9">
      <w:pPr>
        <w:pStyle w:val="ListParagraph"/>
        <w:numPr>
          <w:ilvl w:val="0"/>
          <w:numId w:val="15"/>
        </w:numPr>
      </w:pPr>
      <w:r>
        <w:t>*knee extension</w:t>
      </w:r>
    </w:p>
    <w:p w14:paraId="1A4571F2" w14:textId="77777777" w:rsidR="00775576" w:rsidRDefault="00775576" w:rsidP="00B70AF9">
      <w:pPr>
        <w:pStyle w:val="ListParagraph"/>
        <w:numPr>
          <w:ilvl w:val="0"/>
          <w:numId w:val="15"/>
        </w:numPr>
      </w:pPr>
      <w:r>
        <w:t>knee flexion</w:t>
      </w:r>
    </w:p>
    <w:p w14:paraId="753109DB" w14:textId="77777777" w:rsidR="00775576" w:rsidRDefault="00775576" w:rsidP="00B70AF9">
      <w:pPr>
        <w:pStyle w:val="ListParagraph"/>
        <w:numPr>
          <w:ilvl w:val="0"/>
          <w:numId w:val="15"/>
        </w:numPr>
      </w:pPr>
      <w:r>
        <w:t>hip external rotation</w:t>
      </w:r>
    </w:p>
    <w:p w14:paraId="7554188E" w14:textId="77777777" w:rsidR="00775576" w:rsidRDefault="00775576" w:rsidP="00775576"/>
    <w:p w14:paraId="363F057C" w14:textId="77777777" w:rsidR="00775576" w:rsidRDefault="00775576" w:rsidP="00775576">
      <w:pPr>
        <w:pStyle w:val="Heading2"/>
      </w:pPr>
      <w:r>
        <w:t>Card ID: 6.23</w:t>
      </w:r>
    </w:p>
    <w:p w14:paraId="2AC2304D" w14:textId="77777777" w:rsidR="00775576" w:rsidRDefault="00775576" w:rsidP="00775576">
      <w:r>
        <w:t>Image file: L1344_760207</w:t>
      </w:r>
    </w:p>
    <w:p w14:paraId="76C3D409" w14:textId="77777777" w:rsidR="00775576" w:rsidRDefault="00775576" w:rsidP="00775576">
      <w:r>
        <w:rPr>
          <w:noProof/>
        </w:rPr>
        <w:drawing>
          <wp:inline distT="0" distB="0" distL="0" distR="0" wp14:anchorId="155B59DC" wp14:editId="6C931CA5">
            <wp:extent cx="1828800" cy="1196595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43D8" w14:textId="77777777" w:rsidR="00775576" w:rsidRDefault="00775576" w:rsidP="00775576">
      <w:pPr>
        <w:rPr>
          <w:ins w:id="42" w:author="Claire Copa" w:date="2026-07-16T09:20:00Z" w16du:dateUtc="2026-07-16T13:20:00Z"/>
        </w:rPr>
      </w:pPr>
      <w:r>
        <w:t xml:space="preserve">Title: </w:t>
      </w:r>
      <w:r w:rsidRPr="00797A80">
        <w:rPr>
          <w:highlight w:val="yellow"/>
        </w:rPr>
        <w:t>Vastus lateralis</w:t>
      </w:r>
    </w:p>
    <w:p w14:paraId="0BF9A8F0" w14:textId="77777777" w:rsidR="00775576" w:rsidRDefault="00775576" w:rsidP="00775576">
      <w:r>
        <w:t>Activity Interaction: select all that apply</w:t>
      </w:r>
    </w:p>
    <w:p w14:paraId="03D2AF25" w14:textId="77777777" w:rsidR="00775576" w:rsidRDefault="00775576" w:rsidP="00775576">
      <w:r>
        <w:rPr>
          <w:b/>
        </w:rPr>
        <w:t>Back-of-Card Content:</w:t>
      </w:r>
    </w:p>
    <w:p w14:paraId="4495DB82" w14:textId="77777777" w:rsidR="00775576" w:rsidRDefault="00775576" w:rsidP="00775576">
      <w:r>
        <w:t xml:space="preserve">Proximal insertion: </w:t>
      </w:r>
    </w:p>
    <w:p w14:paraId="4412E57D" w14:textId="77777777" w:rsidR="00775576" w:rsidRDefault="00775576" w:rsidP="00B70AF9">
      <w:pPr>
        <w:pStyle w:val="ListParagraph"/>
        <w:numPr>
          <w:ilvl w:val="0"/>
          <w:numId w:val="16"/>
        </w:numPr>
      </w:pPr>
      <w:r>
        <w:t>*greater trochanter</w:t>
      </w:r>
    </w:p>
    <w:p w14:paraId="23FACF64" w14:textId="77777777" w:rsidR="00775576" w:rsidRDefault="00775576" w:rsidP="00B70AF9">
      <w:pPr>
        <w:pStyle w:val="ListParagraph"/>
        <w:numPr>
          <w:ilvl w:val="0"/>
          <w:numId w:val="16"/>
        </w:numPr>
      </w:pPr>
      <w:r>
        <w:t>*intertrochanteric line, proximal to the lateral lip of the linea aspera</w:t>
      </w:r>
    </w:p>
    <w:p w14:paraId="67F30724" w14:textId="77777777" w:rsidR="00775576" w:rsidRDefault="00775576" w:rsidP="00B70AF9">
      <w:pPr>
        <w:pStyle w:val="ListParagraph"/>
        <w:numPr>
          <w:ilvl w:val="0"/>
          <w:numId w:val="16"/>
        </w:numPr>
        <w:spacing w:after="160" w:line="278" w:lineRule="auto"/>
      </w:pPr>
      <w:r>
        <w:t>pubic rami</w:t>
      </w:r>
    </w:p>
    <w:p w14:paraId="7165EBC8" w14:textId="77777777" w:rsidR="00775576" w:rsidRDefault="00775576" w:rsidP="00B70AF9">
      <w:pPr>
        <w:pStyle w:val="ListParagraph"/>
        <w:numPr>
          <w:ilvl w:val="0"/>
          <w:numId w:val="16"/>
        </w:numPr>
        <w:spacing w:after="160" w:line="278" w:lineRule="auto"/>
      </w:pPr>
      <w:r>
        <w:t>ischial tuberosity</w:t>
      </w:r>
    </w:p>
    <w:p w14:paraId="6E135396" w14:textId="77777777" w:rsidR="00775576" w:rsidRDefault="00775576" w:rsidP="00775576">
      <w:r>
        <w:t xml:space="preserve">Distal insertion: </w:t>
      </w:r>
    </w:p>
    <w:p w14:paraId="767A8C1D" w14:textId="77777777" w:rsidR="00775576" w:rsidRDefault="00775576" w:rsidP="00B70AF9">
      <w:pPr>
        <w:pStyle w:val="ListParagraph"/>
        <w:numPr>
          <w:ilvl w:val="0"/>
          <w:numId w:val="17"/>
        </w:numPr>
      </w:pPr>
      <w:r>
        <w:t>*patella via the quadriceps tendon</w:t>
      </w:r>
    </w:p>
    <w:p w14:paraId="565E20A8" w14:textId="77777777" w:rsidR="00775576" w:rsidRDefault="00775576" w:rsidP="00B70AF9">
      <w:pPr>
        <w:pStyle w:val="ListParagraph"/>
        <w:numPr>
          <w:ilvl w:val="0"/>
          <w:numId w:val="17"/>
        </w:numPr>
      </w:pPr>
      <w:r>
        <w:t>*tibial tuberosity via the patellar ligament</w:t>
      </w:r>
    </w:p>
    <w:p w14:paraId="7417AB10" w14:textId="77777777" w:rsidR="00775576" w:rsidRDefault="00775576" w:rsidP="00B70AF9">
      <w:pPr>
        <w:pStyle w:val="ListParagraph"/>
        <w:numPr>
          <w:ilvl w:val="0"/>
          <w:numId w:val="17"/>
        </w:numPr>
      </w:pPr>
      <w:r>
        <w:t>linea aspera</w:t>
      </w:r>
    </w:p>
    <w:p w14:paraId="4B0A8371" w14:textId="77777777" w:rsidR="00775576" w:rsidRDefault="00775576" w:rsidP="00B70AF9">
      <w:pPr>
        <w:pStyle w:val="ListParagraph"/>
        <w:numPr>
          <w:ilvl w:val="0"/>
          <w:numId w:val="17"/>
        </w:numPr>
      </w:pPr>
      <w:r>
        <w:t>medial tibial condyle on the pes anserinus</w:t>
      </w:r>
    </w:p>
    <w:p w14:paraId="6D615EFD" w14:textId="77777777" w:rsidR="00775576" w:rsidRDefault="00775576" w:rsidP="00775576">
      <w:r>
        <w:lastRenderedPageBreak/>
        <w:t xml:space="preserve">Innervation: </w:t>
      </w:r>
    </w:p>
    <w:p w14:paraId="4B86010D" w14:textId="77777777" w:rsidR="00775576" w:rsidRDefault="00775576" w:rsidP="00B70AF9">
      <w:pPr>
        <w:pStyle w:val="ListParagraph"/>
        <w:numPr>
          <w:ilvl w:val="0"/>
          <w:numId w:val="18"/>
        </w:numPr>
      </w:pPr>
      <w:r>
        <w:t>*femoral nerve</w:t>
      </w:r>
    </w:p>
    <w:p w14:paraId="6EE33459" w14:textId="77777777" w:rsidR="00775576" w:rsidRDefault="00775576" w:rsidP="00B70AF9">
      <w:pPr>
        <w:pStyle w:val="ListParagraph"/>
        <w:numPr>
          <w:ilvl w:val="0"/>
          <w:numId w:val="18"/>
        </w:numPr>
      </w:pPr>
      <w:r>
        <w:t>tibial nerve</w:t>
      </w:r>
    </w:p>
    <w:p w14:paraId="1D5C385D" w14:textId="77777777" w:rsidR="00775576" w:rsidRDefault="00775576" w:rsidP="00B70AF9">
      <w:pPr>
        <w:pStyle w:val="ListParagraph"/>
        <w:numPr>
          <w:ilvl w:val="0"/>
          <w:numId w:val="18"/>
        </w:numPr>
      </w:pPr>
      <w:r>
        <w:t>superior gluteal nerve (L4-S1)</w:t>
      </w:r>
    </w:p>
    <w:p w14:paraId="75EB0F57" w14:textId="77777777" w:rsidR="00775576" w:rsidRDefault="00775576" w:rsidP="00B70AF9">
      <w:pPr>
        <w:pStyle w:val="ListParagraph"/>
        <w:numPr>
          <w:ilvl w:val="0"/>
          <w:numId w:val="18"/>
        </w:numPr>
      </w:pPr>
      <w:r>
        <w:t>obturator nerve</w:t>
      </w:r>
    </w:p>
    <w:p w14:paraId="55B8685A" w14:textId="77777777" w:rsidR="00775576" w:rsidRDefault="00775576" w:rsidP="00775576">
      <w:r>
        <w:t xml:space="preserve">Action: </w:t>
      </w:r>
    </w:p>
    <w:p w14:paraId="1E882654" w14:textId="77777777" w:rsidR="00775576" w:rsidRDefault="00775576" w:rsidP="00B70AF9">
      <w:pPr>
        <w:pStyle w:val="ListParagraph"/>
        <w:numPr>
          <w:ilvl w:val="0"/>
          <w:numId w:val="26"/>
        </w:numPr>
      </w:pPr>
      <w:r>
        <w:t>hip flexion</w:t>
      </w:r>
    </w:p>
    <w:p w14:paraId="683331FD" w14:textId="77777777" w:rsidR="00775576" w:rsidRDefault="00775576" w:rsidP="00B70AF9">
      <w:pPr>
        <w:pStyle w:val="ListParagraph"/>
        <w:numPr>
          <w:ilvl w:val="0"/>
          <w:numId w:val="26"/>
        </w:numPr>
      </w:pPr>
      <w:r>
        <w:t>*knee extension</w:t>
      </w:r>
    </w:p>
    <w:p w14:paraId="0F11B013" w14:textId="77777777" w:rsidR="00775576" w:rsidRDefault="00775576" w:rsidP="00B70AF9">
      <w:pPr>
        <w:pStyle w:val="ListParagraph"/>
        <w:numPr>
          <w:ilvl w:val="0"/>
          <w:numId w:val="26"/>
        </w:numPr>
      </w:pPr>
      <w:r>
        <w:t>knee flexion</w:t>
      </w:r>
    </w:p>
    <w:p w14:paraId="349C715D" w14:textId="77777777" w:rsidR="00775576" w:rsidRDefault="00775576" w:rsidP="00B70AF9">
      <w:pPr>
        <w:pStyle w:val="ListParagraph"/>
        <w:numPr>
          <w:ilvl w:val="0"/>
          <w:numId w:val="26"/>
        </w:numPr>
      </w:pPr>
      <w:r>
        <w:t>hip external rotation</w:t>
      </w:r>
    </w:p>
    <w:p w14:paraId="70B5D9EB" w14:textId="77777777" w:rsidR="00775576" w:rsidRDefault="00775576" w:rsidP="00775576"/>
    <w:p w14:paraId="0B76041C" w14:textId="77777777" w:rsidR="00775576" w:rsidRDefault="00775576" w:rsidP="00775576">
      <w:pPr>
        <w:pStyle w:val="Heading2"/>
      </w:pPr>
      <w:r>
        <w:t>Card ID: 6.24</w:t>
      </w:r>
    </w:p>
    <w:p w14:paraId="498863D6" w14:textId="77777777" w:rsidR="00775576" w:rsidRDefault="00775576" w:rsidP="00775576">
      <w:r>
        <w:t>Image file: L1344_760208</w:t>
      </w:r>
    </w:p>
    <w:p w14:paraId="106AF564" w14:textId="77777777" w:rsidR="00775576" w:rsidRDefault="00775576" w:rsidP="00775576">
      <w:r>
        <w:rPr>
          <w:noProof/>
        </w:rPr>
        <w:drawing>
          <wp:inline distT="0" distB="0" distL="0" distR="0" wp14:anchorId="62BEC9F8" wp14:editId="4C571BD0">
            <wp:extent cx="1828800" cy="1196595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BF56" w14:textId="77777777" w:rsidR="00775576" w:rsidRDefault="00775576" w:rsidP="00775576">
      <w:pPr>
        <w:rPr>
          <w:ins w:id="43" w:author="Claire Copa" w:date="2026-07-16T09:21:00Z" w16du:dateUtc="2026-07-16T13:21:00Z"/>
        </w:rPr>
      </w:pPr>
      <w:r>
        <w:t xml:space="preserve">Title: </w:t>
      </w:r>
      <w:r w:rsidRPr="00797A80">
        <w:rPr>
          <w:highlight w:val="yellow"/>
        </w:rPr>
        <w:t>Vastus medialis</w:t>
      </w:r>
    </w:p>
    <w:p w14:paraId="383D476B" w14:textId="77777777" w:rsidR="00775576" w:rsidRDefault="00775576" w:rsidP="00775576">
      <w:r>
        <w:t>Activity Interaction: select all that apply</w:t>
      </w:r>
    </w:p>
    <w:p w14:paraId="21E9B368" w14:textId="77777777" w:rsidR="00775576" w:rsidRDefault="00775576" w:rsidP="00775576">
      <w:r>
        <w:rPr>
          <w:b/>
        </w:rPr>
        <w:t>Back-of-Card Content:</w:t>
      </w:r>
    </w:p>
    <w:p w14:paraId="1D9466F6" w14:textId="77777777" w:rsidR="00775576" w:rsidRDefault="00775576" w:rsidP="00775576">
      <w:r>
        <w:t xml:space="preserve">Proximal insertion: </w:t>
      </w:r>
    </w:p>
    <w:p w14:paraId="613EBE76" w14:textId="77777777" w:rsidR="00775576" w:rsidRDefault="00775576" w:rsidP="00B70AF9">
      <w:pPr>
        <w:pStyle w:val="ListParagraph"/>
        <w:numPr>
          <w:ilvl w:val="0"/>
          <w:numId w:val="29"/>
        </w:numPr>
      </w:pPr>
      <w:r>
        <w:t>*intertrochanteric line and linea aspera</w:t>
      </w:r>
    </w:p>
    <w:p w14:paraId="3F1D9F91" w14:textId="77777777" w:rsidR="00775576" w:rsidRDefault="00775576" w:rsidP="00B70AF9">
      <w:pPr>
        <w:pStyle w:val="ListParagraph"/>
        <w:numPr>
          <w:ilvl w:val="0"/>
          <w:numId w:val="29"/>
        </w:numPr>
        <w:spacing w:after="160" w:line="278" w:lineRule="auto"/>
      </w:pPr>
      <w:r>
        <w:t>greater trochanter of the femur</w:t>
      </w:r>
    </w:p>
    <w:p w14:paraId="6E7F4A53" w14:textId="77777777" w:rsidR="00775576" w:rsidRDefault="00775576" w:rsidP="00B70AF9">
      <w:pPr>
        <w:pStyle w:val="ListParagraph"/>
        <w:numPr>
          <w:ilvl w:val="0"/>
          <w:numId w:val="29"/>
        </w:numPr>
        <w:spacing w:after="160" w:line="278" w:lineRule="auto"/>
      </w:pPr>
      <w:r>
        <w:t xml:space="preserve">iliopectineal line </w:t>
      </w:r>
    </w:p>
    <w:p w14:paraId="24534B63" w14:textId="77777777" w:rsidR="00775576" w:rsidRDefault="00775576" w:rsidP="00B70AF9">
      <w:pPr>
        <w:pStyle w:val="ListParagraph"/>
        <w:numPr>
          <w:ilvl w:val="0"/>
          <w:numId w:val="29"/>
        </w:numPr>
        <w:spacing w:after="160" w:line="278" w:lineRule="auto"/>
      </w:pPr>
      <w:r>
        <w:t>lesser trochanter of the femur</w:t>
      </w:r>
    </w:p>
    <w:p w14:paraId="2A7FEAE9" w14:textId="77777777" w:rsidR="00775576" w:rsidRDefault="00775576" w:rsidP="00775576">
      <w:r>
        <w:t xml:space="preserve">Distal insertion: </w:t>
      </w:r>
    </w:p>
    <w:p w14:paraId="0863AD3D" w14:textId="77777777" w:rsidR="00775576" w:rsidRDefault="00775576" w:rsidP="00B70AF9">
      <w:pPr>
        <w:pStyle w:val="ListParagraph"/>
        <w:numPr>
          <w:ilvl w:val="0"/>
          <w:numId w:val="24"/>
        </w:numPr>
      </w:pPr>
      <w:r>
        <w:t>*patella via the quadriceps tendon</w:t>
      </w:r>
    </w:p>
    <w:p w14:paraId="72F9A04C" w14:textId="77777777" w:rsidR="00775576" w:rsidRDefault="00775576" w:rsidP="00B70AF9">
      <w:pPr>
        <w:pStyle w:val="ListParagraph"/>
        <w:numPr>
          <w:ilvl w:val="0"/>
          <w:numId w:val="24"/>
        </w:numPr>
      </w:pPr>
      <w:r>
        <w:t>*tibial tuberosity via the patellar ligament</w:t>
      </w:r>
    </w:p>
    <w:p w14:paraId="6D878B14" w14:textId="77777777" w:rsidR="00775576" w:rsidRDefault="00775576" w:rsidP="00B70AF9">
      <w:pPr>
        <w:pStyle w:val="ListParagraph"/>
        <w:numPr>
          <w:ilvl w:val="0"/>
          <w:numId w:val="24"/>
        </w:numPr>
      </w:pPr>
      <w:r>
        <w:t>linea aspera</w:t>
      </w:r>
    </w:p>
    <w:p w14:paraId="03EF67B2" w14:textId="77777777" w:rsidR="00775576" w:rsidRDefault="00775576" w:rsidP="00B70AF9">
      <w:pPr>
        <w:pStyle w:val="ListParagraph"/>
        <w:numPr>
          <w:ilvl w:val="0"/>
          <w:numId w:val="24"/>
        </w:numPr>
      </w:pPr>
      <w:r>
        <w:t>medial tibial condyle on the pes anserinus</w:t>
      </w:r>
    </w:p>
    <w:p w14:paraId="1269BAA9" w14:textId="77777777" w:rsidR="00775576" w:rsidRDefault="00775576" w:rsidP="00775576">
      <w:r>
        <w:t xml:space="preserve">Innervation: </w:t>
      </w:r>
    </w:p>
    <w:p w14:paraId="7D2A9233" w14:textId="77777777" w:rsidR="00775576" w:rsidRDefault="00775576" w:rsidP="00B70AF9">
      <w:pPr>
        <w:pStyle w:val="ListParagraph"/>
        <w:numPr>
          <w:ilvl w:val="0"/>
          <w:numId w:val="19"/>
        </w:numPr>
      </w:pPr>
      <w:r>
        <w:lastRenderedPageBreak/>
        <w:t>*femoral nerve</w:t>
      </w:r>
    </w:p>
    <w:p w14:paraId="6537A031" w14:textId="77777777" w:rsidR="00775576" w:rsidRDefault="00775576" w:rsidP="00B70AF9">
      <w:pPr>
        <w:pStyle w:val="ListParagraph"/>
        <w:numPr>
          <w:ilvl w:val="0"/>
          <w:numId w:val="19"/>
        </w:numPr>
      </w:pPr>
      <w:r>
        <w:t>tibial nerve</w:t>
      </w:r>
    </w:p>
    <w:p w14:paraId="220966C6" w14:textId="77777777" w:rsidR="00775576" w:rsidRDefault="00775576" w:rsidP="00B70AF9">
      <w:pPr>
        <w:pStyle w:val="ListParagraph"/>
        <w:numPr>
          <w:ilvl w:val="0"/>
          <w:numId w:val="19"/>
        </w:numPr>
      </w:pPr>
      <w:r>
        <w:t>superior gluteal nerve (L4-S1)</w:t>
      </w:r>
    </w:p>
    <w:p w14:paraId="5DB86DC7" w14:textId="77777777" w:rsidR="00775576" w:rsidRDefault="00775576" w:rsidP="00B70AF9">
      <w:pPr>
        <w:pStyle w:val="ListParagraph"/>
        <w:numPr>
          <w:ilvl w:val="0"/>
          <w:numId w:val="19"/>
        </w:numPr>
      </w:pPr>
      <w:r>
        <w:t>obturator nerve</w:t>
      </w:r>
    </w:p>
    <w:p w14:paraId="07585FCF" w14:textId="77777777" w:rsidR="00775576" w:rsidRDefault="00775576" w:rsidP="00775576">
      <w:r>
        <w:t xml:space="preserve">Action: </w:t>
      </w:r>
    </w:p>
    <w:p w14:paraId="64604CFB" w14:textId="77777777" w:rsidR="00775576" w:rsidRDefault="00775576" w:rsidP="00B70AF9">
      <w:pPr>
        <w:pStyle w:val="ListParagraph"/>
        <w:numPr>
          <w:ilvl w:val="0"/>
          <w:numId w:val="27"/>
        </w:numPr>
      </w:pPr>
      <w:r>
        <w:t>hip flexion</w:t>
      </w:r>
    </w:p>
    <w:p w14:paraId="5D762FA5" w14:textId="77777777" w:rsidR="00775576" w:rsidRDefault="00775576" w:rsidP="00B70AF9">
      <w:pPr>
        <w:pStyle w:val="ListParagraph"/>
        <w:numPr>
          <w:ilvl w:val="0"/>
          <w:numId w:val="27"/>
        </w:numPr>
      </w:pPr>
      <w:r>
        <w:t>*knee extension</w:t>
      </w:r>
    </w:p>
    <w:p w14:paraId="1A0EAD74" w14:textId="77777777" w:rsidR="00775576" w:rsidRDefault="00775576" w:rsidP="00B70AF9">
      <w:pPr>
        <w:pStyle w:val="ListParagraph"/>
        <w:numPr>
          <w:ilvl w:val="0"/>
          <w:numId w:val="27"/>
        </w:numPr>
      </w:pPr>
      <w:r>
        <w:t>knee flexion</w:t>
      </w:r>
    </w:p>
    <w:p w14:paraId="4020ECD2" w14:textId="77777777" w:rsidR="00775576" w:rsidRDefault="00775576" w:rsidP="00B70AF9">
      <w:pPr>
        <w:pStyle w:val="ListParagraph"/>
        <w:numPr>
          <w:ilvl w:val="0"/>
          <w:numId w:val="27"/>
        </w:numPr>
      </w:pPr>
      <w:r>
        <w:t>hip external rotation</w:t>
      </w:r>
    </w:p>
    <w:p w14:paraId="4A29F82C" w14:textId="77777777" w:rsidR="00775576" w:rsidRDefault="00775576" w:rsidP="00775576"/>
    <w:p w14:paraId="47229F8D" w14:textId="77777777" w:rsidR="00775576" w:rsidRDefault="00775576" w:rsidP="00775576">
      <w:pPr>
        <w:pStyle w:val="Heading2"/>
      </w:pPr>
      <w:r>
        <w:t>Card ID: 6.25</w:t>
      </w:r>
    </w:p>
    <w:p w14:paraId="164FCFD3" w14:textId="77777777" w:rsidR="00775576" w:rsidRDefault="00775576" w:rsidP="00775576">
      <w:r>
        <w:t>Image file: L1344_760209</w:t>
      </w:r>
    </w:p>
    <w:p w14:paraId="0EE47ED6" w14:textId="77777777" w:rsidR="00775576" w:rsidRDefault="00775576" w:rsidP="00775576">
      <w:r>
        <w:rPr>
          <w:noProof/>
        </w:rPr>
        <w:drawing>
          <wp:inline distT="0" distB="0" distL="0" distR="0" wp14:anchorId="44D2E9E8" wp14:editId="6A643FF9">
            <wp:extent cx="1828800" cy="1196595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9F85" w14:textId="77777777" w:rsidR="00775576" w:rsidRDefault="00775576" w:rsidP="00775576">
      <w:pPr>
        <w:rPr>
          <w:ins w:id="44" w:author="Claire Copa" w:date="2026-07-16T09:21:00Z" w16du:dateUtc="2026-07-16T13:21:00Z"/>
        </w:rPr>
      </w:pPr>
      <w:r>
        <w:t xml:space="preserve">Title: </w:t>
      </w:r>
      <w:r w:rsidRPr="00797A80">
        <w:rPr>
          <w:highlight w:val="yellow"/>
        </w:rPr>
        <w:t>Vastus intermedius</w:t>
      </w:r>
    </w:p>
    <w:p w14:paraId="070EB1F9" w14:textId="77777777" w:rsidR="00775576" w:rsidRDefault="00775576" w:rsidP="00775576">
      <w:r>
        <w:t>Activity Interaction: select all that apply</w:t>
      </w:r>
    </w:p>
    <w:p w14:paraId="59CE4C49" w14:textId="77777777" w:rsidR="00775576" w:rsidRDefault="00775576" w:rsidP="00775576">
      <w:r>
        <w:rPr>
          <w:b/>
        </w:rPr>
        <w:t>Back-of-Card Content:</w:t>
      </w:r>
    </w:p>
    <w:p w14:paraId="5A517A83" w14:textId="77777777" w:rsidR="00775576" w:rsidRDefault="00775576" w:rsidP="00775576">
      <w:r>
        <w:t xml:space="preserve">Proximal insertion: </w:t>
      </w:r>
    </w:p>
    <w:p w14:paraId="02D5E64F" w14:textId="77777777" w:rsidR="00775576" w:rsidRDefault="00775576" w:rsidP="00B70AF9">
      <w:pPr>
        <w:pStyle w:val="ListParagraph"/>
        <w:numPr>
          <w:ilvl w:val="0"/>
          <w:numId w:val="30"/>
        </w:numPr>
      </w:pPr>
      <w:r>
        <w:t>*proximal two thirds of the anterior femur</w:t>
      </w:r>
    </w:p>
    <w:p w14:paraId="62F11BB2" w14:textId="77777777" w:rsidR="00775576" w:rsidRDefault="00775576" w:rsidP="00B70AF9">
      <w:pPr>
        <w:pStyle w:val="ListParagraph"/>
        <w:numPr>
          <w:ilvl w:val="0"/>
          <w:numId w:val="30"/>
        </w:numPr>
        <w:spacing w:after="160" w:line="278" w:lineRule="auto"/>
      </w:pPr>
      <w:r>
        <w:t>greater trochanter of the femur</w:t>
      </w:r>
    </w:p>
    <w:p w14:paraId="56C061F1" w14:textId="77777777" w:rsidR="00775576" w:rsidRDefault="00775576" w:rsidP="00B70AF9">
      <w:pPr>
        <w:pStyle w:val="ListParagraph"/>
        <w:numPr>
          <w:ilvl w:val="0"/>
          <w:numId w:val="30"/>
        </w:numPr>
        <w:spacing w:after="160" w:line="278" w:lineRule="auto"/>
      </w:pPr>
      <w:r>
        <w:t>superior aspect of the pubic bone</w:t>
      </w:r>
    </w:p>
    <w:p w14:paraId="2D7A4912" w14:textId="77777777" w:rsidR="00775576" w:rsidRDefault="00775576" w:rsidP="00B70AF9">
      <w:pPr>
        <w:pStyle w:val="ListParagraph"/>
        <w:numPr>
          <w:ilvl w:val="0"/>
          <w:numId w:val="30"/>
        </w:numPr>
        <w:spacing w:after="160" w:line="278" w:lineRule="auto"/>
      </w:pPr>
      <w:r>
        <w:t>lesser trochanter of the femur</w:t>
      </w:r>
    </w:p>
    <w:p w14:paraId="47520E4E" w14:textId="77777777" w:rsidR="00775576" w:rsidRDefault="00775576" w:rsidP="00775576"/>
    <w:p w14:paraId="31FBAD37" w14:textId="77777777" w:rsidR="00775576" w:rsidRDefault="00775576" w:rsidP="00775576">
      <w:r>
        <w:t xml:space="preserve">Proximal insertion: </w:t>
      </w:r>
    </w:p>
    <w:p w14:paraId="1F30D985" w14:textId="77777777" w:rsidR="00775576" w:rsidRDefault="00775576" w:rsidP="00B70AF9">
      <w:pPr>
        <w:pStyle w:val="ListParagraph"/>
        <w:numPr>
          <w:ilvl w:val="0"/>
          <w:numId w:val="25"/>
        </w:numPr>
      </w:pPr>
      <w:r>
        <w:t>*patella via the quadriceps tendon</w:t>
      </w:r>
    </w:p>
    <w:p w14:paraId="3015822F" w14:textId="77777777" w:rsidR="00775576" w:rsidRDefault="00775576" w:rsidP="00B70AF9">
      <w:pPr>
        <w:pStyle w:val="ListParagraph"/>
        <w:numPr>
          <w:ilvl w:val="0"/>
          <w:numId w:val="25"/>
        </w:numPr>
      </w:pPr>
      <w:r>
        <w:t>*tibial tuberosity via the patellar ligament</w:t>
      </w:r>
    </w:p>
    <w:p w14:paraId="443007C3" w14:textId="77777777" w:rsidR="00775576" w:rsidRDefault="00775576" w:rsidP="00B70AF9">
      <w:pPr>
        <w:pStyle w:val="ListParagraph"/>
        <w:numPr>
          <w:ilvl w:val="0"/>
          <w:numId w:val="25"/>
        </w:numPr>
      </w:pPr>
      <w:r>
        <w:t>linea aspera</w:t>
      </w:r>
    </w:p>
    <w:p w14:paraId="01A690A5" w14:textId="77777777" w:rsidR="00775576" w:rsidRDefault="00775576" w:rsidP="00B70AF9">
      <w:pPr>
        <w:pStyle w:val="ListParagraph"/>
        <w:numPr>
          <w:ilvl w:val="0"/>
          <w:numId w:val="25"/>
        </w:numPr>
      </w:pPr>
      <w:r>
        <w:t>medial tibial condyle on the pes anserinus</w:t>
      </w:r>
    </w:p>
    <w:p w14:paraId="6E07C462" w14:textId="77777777" w:rsidR="00775576" w:rsidRDefault="00775576" w:rsidP="00775576">
      <w:r>
        <w:t xml:space="preserve">Innervation: </w:t>
      </w:r>
    </w:p>
    <w:p w14:paraId="3B05D784" w14:textId="77777777" w:rsidR="00775576" w:rsidRDefault="00775576" w:rsidP="00B70AF9">
      <w:pPr>
        <w:pStyle w:val="ListParagraph"/>
        <w:numPr>
          <w:ilvl w:val="0"/>
          <w:numId w:val="20"/>
        </w:numPr>
      </w:pPr>
      <w:r>
        <w:lastRenderedPageBreak/>
        <w:t>*femoral nerve</w:t>
      </w:r>
    </w:p>
    <w:p w14:paraId="6A29C854" w14:textId="77777777" w:rsidR="00775576" w:rsidRDefault="00775576" w:rsidP="00B70AF9">
      <w:pPr>
        <w:pStyle w:val="ListParagraph"/>
        <w:numPr>
          <w:ilvl w:val="0"/>
          <w:numId w:val="20"/>
        </w:numPr>
      </w:pPr>
      <w:r>
        <w:t>tibial nerve</w:t>
      </w:r>
    </w:p>
    <w:p w14:paraId="5FF73580" w14:textId="77777777" w:rsidR="00775576" w:rsidRDefault="00775576" w:rsidP="00B70AF9">
      <w:pPr>
        <w:pStyle w:val="ListParagraph"/>
        <w:numPr>
          <w:ilvl w:val="0"/>
          <w:numId w:val="20"/>
        </w:numPr>
      </w:pPr>
      <w:r>
        <w:t>superior gluteal nerve (L4-S1)</w:t>
      </w:r>
    </w:p>
    <w:p w14:paraId="29CC5A6D" w14:textId="77777777" w:rsidR="00775576" w:rsidRDefault="00775576" w:rsidP="00B70AF9">
      <w:pPr>
        <w:pStyle w:val="ListParagraph"/>
        <w:numPr>
          <w:ilvl w:val="0"/>
          <w:numId w:val="20"/>
        </w:numPr>
      </w:pPr>
      <w:r>
        <w:t>obturator nerve</w:t>
      </w:r>
    </w:p>
    <w:p w14:paraId="1FB5C2CB" w14:textId="77777777" w:rsidR="00775576" w:rsidRDefault="00775576" w:rsidP="00775576">
      <w:r>
        <w:t xml:space="preserve">Action: </w:t>
      </w:r>
    </w:p>
    <w:p w14:paraId="1AFEAC42" w14:textId="77777777" w:rsidR="00775576" w:rsidRDefault="00775576" w:rsidP="00B70AF9">
      <w:pPr>
        <w:pStyle w:val="ListParagraph"/>
        <w:numPr>
          <w:ilvl w:val="0"/>
          <w:numId w:val="28"/>
        </w:numPr>
      </w:pPr>
      <w:r>
        <w:t>hip flexion</w:t>
      </w:r>
    </w:p>
    <w:p w14:paraId="37231088" w14:textId="77777777" w:rsidR="00775576" w:rsidRDefault="00775576" w:rsidP="00B70AF9">
      <w:pPr>
        <w:pStyle w:val="ListParagraph"/>
        <w:numPr>
          <w:ilvl w:val="0"/>
          <w:numId w:val="28"/>
        </w:numPr>
      </w:pPr>
      <w:r>
        <w:t>*knee extension</w:t>
      </w:r>
    </w:p>
    <w:p w14:paraId="573DFFDB" w14:textId="77777777" w:rsidR="00775576" w:rsidRDefault="00775576" w:rsidP="00B70AF9">
      <w:pPr>
        <w:pStyle w:val="ListParagraph"/>
        <w:numPr>
          <w:ilvl w:val="0"/>
          <w:numId w:val="28"/>
        </w:numPr>
      </w:pPr>
      <w:r>
        <w:t>knee flexion</w:t>
      </w:r>
    </w:p>
    <w:p w14:paraId="008D5538" w14:textId="77777777" w:rsidR="00775576" w:rsidRDefault="00775576" w:rsidP="00B70AF9">
      <w:pPr>
        <w:pStyle w:val="ListParagraph"/>
        <w:numPr>
          <w:ilvl w:val="0"/>
          <w:numId w:val="28"/>
        </w:numPr>
      </w:pPr>
      <w:r>
        <w:t>hip external rotation</w:t>
      </w:r>
    </w:p>
    <w:p w14:paraId="490B04F5" w14:textId="77777777" w:rsidR="00775576" w:rsidRDefault="00775576" w:rsidP="00775576"/>
    <w:p w14:paraId="46CA0D03" w14:textId="77777777" w:rsidR="00775576" w:rsidRDefault="00775576" w:rsidP="00775576">
      <w:pPr>
        <w:pStyle w:val="Heading2"/>
      </w:pPr>
      <w:commentRangeStart w:id="45"/>
      <w:r>
        <w:t>Card ID: 6.26</w:t>
      </w:r>
      <w:commentRangeEnd w:id="45"/>
      <w:r>
        <w:rPr>
          <w:rStyle w:val="CommentReference"/>
          <w:sz w:val="32"/>
          <w:szCs w:val="32"/>
        </w:rPr>
        <w:commentReference w:id="45"/>
      </w:r>
    </w:p>
    <w:p w14:paraId="50620182" w14:textId="77777777" w:rsidR="00775576" w:rsidRDefault="00775576" w:rsidP="00775576">
      <w:r>
        <w:t>Image file: L1344_760210</w:t>
      </w:r>
    </w:p>
    <w:p w14:paraId="5AE0B4C3" w14:textId="77777777" w:rsidR="00775576" w:rsidRDefault="00775576" w:rsidP="00775576">
      <w:r>
        <w:rPr>
          <w:noProof/>
        </w:rPr>
        <w:drawing>
          <wp:inline distT="0" distB="0" distL="0" distR="0" wp14:anchorId="22F7135E" wp14:editId="7BAEC3CD">
            <wp:extent cx="1828800" cy="1196595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8330" w14:textId="77777777" w:rsidR="00775576" w:rsidRDefault="00775576" w:rsidP="00775576">
      <w:pPr>
        <w:rPr>
          <w:ins w:id="46" w:author="Claire Copa" w:date="2026-07-16T09:21:00Z" w16du:dateUtc="2026-07-16T13:21:00Z"/>
        </w:rPr>
      </w:pPr>
      <w:r>
        <w:t xml:space="preserve">Title: </w:t>
      </w:r>
      <w:r w:rsidRPr="00797A80">
        <w:rPr>
          <w:highlight w:val="yellow"/>
        </w:rPr>
        <w:t>Sartorius</w:t>
      </w:r>
    </w:p>
    <w:p w14:paraId="454CCD49" w14:textId="77777777" w:rsidR="00775576" w:rsidRDefault="00775576" w:rsidP="00775576">
      <w:r>
        <w:t>Activity Interaction: select all that apply</w:t>
      </w:r>
    </w:p>
    <w:p w14:paraId="2E6C454F" w14:textId="77777777" w:rsidR="00775576" w:rsidRDefault="00775576" w:rsidP="00775576">
      <w:r>
        <w:rPr>
          <w:b/>
        </w:rPr>
        <w:t>Back-of-Card Content:</w:t>
      </w:r>
    </w:p>
    <w:p w14:paraId="0AABAEBC" w14:textId="77777777" w:rsidR="00775576" w:rsidRDefault="00775576" w:rsidP="00775576">
      <w:r>
        <w:t xml:space="preserve">Proximal insertion: </w:t>
      </w:r>
    </w:p>
    <w:p w14:paraId="775B1D43" w14:textId="77777777" w:rsidR="00775576" w:rsidRDefault="00775576" w:rsidP="00B70AF9">
      <w:pPr>
        <w:pStyle w:val="ListParagraph"/>
        <w:numPr>
          <w:ilvl w:val="0"/>
          <w:numId w:val="31"/>
        </w:numPr>
      </w:pPr>
      <w:r>
        <w:t>*anterior superior iliac spine</w:t>
      </w:r>
    </w:p>
    <w:p w14:paraId="7D7E91AA" w14:textId="77777777" w:rsidR="00775576" w:rsidRDefault="00775576" w:rsidP="00B70AF9">
      <w:pPr>
        <w:pStyle w:val="ListParagraph"/>
        <w:numPr>
          <w:ilvl w:val="0"/>
          <w:numId w:val="31"/>
        </w:numPr>
        <w:spacing w:after="160" w:line="278" w:lineRule="auto"/>
      </w:pPr>
      <w:r>
        <w:t>pubic rami</w:t>
      </w:r>
    </w:p>
    <w:p w14:paraId="7BA7308C" w14:textId="77777777" w:rsidR="00775576" w:rsidRDefault="00775576" w:rsidP="00B70AF9">
      <w:pPr>
        <w:pStyle w:val="ListParagraph"/>
        <w:numPr>
          <w:ilvl w:val="0"/>
          <w:numId w:val="31"/>
        </w:numPr>
      </w:pPr>
      <w:r>
        <w:t>lateral condyle of the femur</w:t>
      </w:r>
    </w:p>
    <w:p w14:paraId="57FE6C8F" w14:textId="77777777" w:rsidR="00775576" w:rsidRDefault="00775576" w:rsidP="00B70AF9">
      <w:pPr>
        <w:pStyle w:val="ListParagraph"/>
        <w:numPr>
          <w:ilvl w:val="0"/>
          <w:numId w:val="31"/>
        </w:numPr>
        <w:spacing w:after="160" w:line="278" w:lineRule="auto"/>
      </w:pPr>
      <w:r>
        <w:t>greater trochanter of the femur</w:t>
      </w:r>
    </w:p>
    <w:p w14:paraId="569793F9" w14:textId="77777777" w:rsidR="00775576" w:rsidRDefault="00775576" w:rsidP="00775576">
      <w:r>
        <w:t>Distal insertion:</w:t>
      </w:r>
    </w:p>
    <w:p w14:paraId="10149220" w14:textId="77777777" w:rsidR="00775576" w:rsidRDefault="00775576" w:rsidP="00B70AF9">
      <w:pPr>
        <w:pStyle w:val="ListParagraph"/>
        <w:numPr>
          <w:ilvl w:val="0"/>
          <w:numId w:val="32"/>
        </w:numPr>
      </w:pPr>
      <w:r>
        <w:t>*inferior to the medial condyle of the tibia on the pes anserinus</w:t>
      </w:r>
    </w:p>
    <w:p w14:paraId="003680DD" w14:textId="77777777" w:rsidR="00775576" w:rsidRDefault="00775576" w:rsidP="00B70AF9">
      <w:pPr>
        <w:pStyle w:val="ListParagraph"/>
        <w:numPr>
          <w:ilvl w:val="0"/>
          <w:numId w:val="32"/>
        </w:numPr>
      </w:pPr>
      <w:r>
        <w:t>lateral meniscus</w:t>
      </w:r>
    </w:p>
    <w:p w14:paraId="45FA4A58" w14:textId="77777777" w:rsidR="00775576" w:rsidRDefault="00775576" w:rsidP="00B70AF9">
      <w:pPr>
        <w:pStyle w:val="ListParagraph"/>
        <w:numPr>
          <w:ilvl w:val="0"/>
          <w:numId w:val="32"/>
        </w:numPr>
      </w:pPr>
      <w:r>
        <w:t>linea aspera</w:t>
      </w:r>
    </w:p>
    <w:p w14:paraId="2E02E451" w14:textId="77777777" w:rsidR="00775576" w:rsidRDefault="00775576" w:rsidP="00B70AF9">
      <w:pPr>
        <w:pStyle w:val="ListParagraph"/>
        <w:numPr>
          <w:ilvl w:val="0"/>
          <w:numId w:val="32"/>
        </w:numPr>
      </w:pPr>
      <w:r>
        <w:t>pectineal line of the femur</w:t>
      </w:r>
    </w:p>
    <w:p w14:paraId="3FFDD131" w14:textId="77777777" w:rsidR="00775576" w:rsidRDefault="00775576" w:rsidP="00775576"/>
    <w:p w14:paraId="074F0F82" w14:textId="77777777" w:rsidR="00775576" w:rsidRDefault="00775576" w:rsidP="00775576">
      <w:r>
        <w:t xml:space="preserve">Innervation: </w:t>
      </w:r>
    </w:p>
    <w:p w14:paraId="7F12A55F" w14:textId="77777777" w:rsidR="00775576" w:rsidRDefault="00775576" w:rsidP="00B70AF9">
      <w:pPr>
        <w:pStyle w:val="ListParagraph"/>
        <w:numPr>
          <w:ilvl w:val="0"/>
          <w:numId w:val="21"/>
        </w:numPr>
      </w:pPr>
      <w:r>
        <w:lastRenderedPageBreak/>
        <w:t>*femoral nerve</w:t>
      </w:r>
    </w:p>
    <w:p w14:paraId="095F21BB" w14:textId="77777777" w:rsidR="00775576" w:rsidRDefault="00775576" w:rsidP="00B70AF9">
      <w:pPr>
        <w:pStyle w:val="ListParagraph"/>
        <w:numPr>
          <w:ilvl w:val="0"/>
          <w:numId w:val="21"/>
        </w:numPr>
      </w:pPr>
      <w:r>
        <w:t>tibial nerve</w:t>
      </w:r>
    </w:p>
    <w:p w14:paraId="219DABEC" w14:textId="77777777" w:rsidR="00775576" w:rsidRDefault="00775576" w:rsidP="00B70AF9">
      <w:pPr>
        <w:pStyle w:val="ListParagraph"/>
        <w:numPr>
          <w:ilvl w:val="0"/>
          <w:numId w:val="21"/>
        </w:numPr>
      </w:pPr>
      <w:r>
        <w:t>superior gluteal nerve (L4-S1)</w:t>
      </w:r>
    </w:p>
    <w:p w14:paraId="38D93DEC" w14:textId="77777777" w:rsidR="00775576" w:rsidRDefault="00775576" w:rsidP="00B70AF9">
      <w:pPr>
        <w:pStyle w:val="ListParagraph"/>
        <w:numPr>
          <w:ilvl w:val="0"/>
          <w:numId w:val="21"/>
        </w:numPr>
      </w:pPr>
      <w:r>
        <w:t>obturator nerve</w:t>
      </w:r>
    </w:p>
    <w:p w14:paraId="012961A0" w14:textId="77777777" w:rsidR="00775576" w:rsidRDefault="00775576" w:rsidP="00775576">
      <w:r>
        <w:t xml:space="preserve">Action: </w:t>
      </w:r>
    </w:p>
    <w:p w14:paraId="2B92F744" w14:textId="77777777" w:rsidR="00775576" w:rsidRDefault="00775576" w:rsidP="00B70AF9">
      <w:pPr>
        <w:pStyle w:val="ListParagraph"/>
        <w:numPr>
          <w:ilvl w:val="0"/>
          <w:numId w:val="33"/>
        </w:numPr>
      </w:pPr>
      <w:r>
        <w:t>*hip flexion, abduction, and external rotation</w:t>
      </w:r>
    </w:p>
    <w:p w14:paraId="4024B1C3" w14:textId="77777777" w:rsidR="00775576" w:rsidRDefault="00775576" w:rsidP="00B70AF9">
      <w:pPr>
        <w:pStyle w:val="ListParagraph"/>
        <w:numPr>
          <w:ilvl w:val="0"/>
          <w:numId w:val="33"/>
        </w:numPr>
      </w:pPr>
      <w:r>
        <w:t>knee flexion and lower leg internal rotation</w:t>
      </w:r>
    </w:p>
    <w:p w14:paraId="5AC464CF" w14:textId="77777777" w:rsidR="00775576" w:rsidRDefault="00775576" w:rsidP="00B70AF9">
      <w:pPr>
        <w:pStyle w:val="ListParagraph"/>
        <w:numPr>
          <w:ilvl w:val="0"/>
          <w:numId w:val="33"/>
        </w:numPr>
      </w:pPr>
      <w:r>
        <w:t>*hip flexion, adduction, and internal rotation</w:t>
      </w:r>
    </w:p>
    <w:p w14:paraId="3B5C4EFD" w14:textId="77777777" w:rsidR="00775576" w:rsidRDefault="00775576" w:rsidP="00B70AF9">
      <w:pPr>
        <w:pStyle w:val="ListParagraph"/>
        <w:numPr>
          <w:ilvl w:val="0"/>
          <w:numId w:val="33"/>
        </w:numPr>
      </w:pPr>
      <w:r>
        <w:t>*hip flexion, abduction, and internal rotation</w:t>
      </w:r>
    </w:p>
    <w:p w14:paraId="5F4F0811" w14:textId="77777777" w:rsidR="00775576" w:rsidRDefault="00775576" w:rsidP="00775576"/>
    <w:p w14:paraId="75F54AF1" w14:textId="77777777" w:rsidR="00775576" w:rsidRDefault="00775576" w:rsidP="00775576">
      <w:pPr>
        <w:pStyle w:val="Heading2"/>
      </w:pPr>
      <w:r>
        <w:t>Card ID: 6.27</w:t>
      </w:r>
    </w:p>
    <w:p w14:paraId="5E48E66D" w14:textId="77777777" w:rsidR="00775576" w:rsidRDefault="00775576" w:rsidP="00775576">
      <w:r>
        <w:t>Image file: L1344_760211</w:t>
      </w:r>
    </w:p>
    <w:p w14:paraId="2DBCCC93" w14:textId="77777777" w:rsidR="00775576" w:rsidRDefault="00775576" w:rsidP="00775576">
      <w:r>
        <w:rPr>
          <w:noProof/>
        </w:rPr>
        <w:drawing>
          <wp:inline distT="0" distB="0" distL="0" distR="0" wp14:anchorId="7A9A9AB0" wp14:editId="182D3EA9">
            <wp:extent cx="1828800" cy="1196595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E93C" w14:textId="77777777" w:rsidR="00775576" w:rsidRDefault="00775576" w:rsidP="00775576">
      <w:pPr>
        <w:rPr>
          <w:ins w:id="47" w:author="Claire Copa" w:date="2026-07-16T09:21:00Z" w16du:dateUtc="2026-07-16T13:21:00Z"/>
        </w:rPr>
      </w:pPr>
      <w:r>
        <w:t xml:space="preserve">Title: </w:t>
      </w:r>
      <w:r w:rsidRPr="00797A80">
        <w:rPr>
          <w:highlight w:val="yellow"/>
        </w:rPr>
        <w:t>Iliacus</w:t>
      </w:r>
    </w:p>
    <w:p w14:paraId="210087BA" w14:textId="77777777" w:rsidR="00775576" w:rsidRDefault="00775576" w:rsidP="00775576">
      <w:r>
        <w:t>Activity Interaction: select all that apply</w:t>
      </w:r>
    </w:p>
    <w:p w14:paraId="2C63B7BF" w14:textId="77777777" w:rsidR="00775576" w:rsidRDefault="00775576" w:rsidP="00775576">
      <w:r>
        <w:rPr>
          <w:b/>
        </w:rPr>
        <w:t>Back-of-Card Content:</w:t>
      </w:r>
    </w:p>
    <w:p w14:paraId="088CF7AD" w14:textId="77777777" w:rsidR="00775576" w:rsidRDefault="00775576" w:rsidP="00775576">
      <w:r>
        <w:t xml:space="preserve">Proximal insertion: </w:t>
      </w:r>
    </w:p>
    <w:p w14:paraId="230660CC" w14:textId="77777777" w:rsidR="00775576" w:rsidRDefault="00775576" w:rsidP="00B70AF9">
      <w:pPr>
        <w:pStyle w:val="ListParagraph"/>
        <w:numPr>
          <w:ilvl w:val="0"/>
          <w:numId w:val="34"/>
        </w:numPr>
      </w:pPr>
      <w:r>
        <w:t>*iliac fossa</w:t>
      </w:r>
    </w:p>
    <w:p w14:paraId="46BC2762" w14:textId="77777777" w:rsidR="00775576" w:rsidRDefault="00775576" w:rsidP="00B70AF9">
      <w:pPr>
        <w:pStyle w:val="ListParagraph"/>
        <w:numPr>
          <w:ilvl w:val="0"/>
          <w:numId w:val="34"/>
        </w:numPr>
      </w:pPr>
      <w:r>
        <w:t>*iliac crest</w:t>
      </w:r>
    </w:p>
    <w:p w14:paraId="3B3FBA10" w14:textId="77777777" w:rsidR="00775576" w:rsidRDefault="00775576" w:rsidP="00B70AF9">
      <w:pPr>
        <w:pStyle w:val="ListParagraph"/>
        <w:numPr>
          <w:ilvl w:val="0"/>
          <w:numId w:val="34"/>
        </w:numPr>
      </w:pPr>
      <w:r>
        <w:t>*lateral sacrum</w:t>
      </w:r>
    </w:p>
    <w:p w14:paraId="16D1BB07" w14:textId="77777777" w:rsidR="00775576" w:rsidRDefault="00775576" w:rsidP="00B70AF9">
      <w:pPr>
        <w:pStyle w:val="ListParagraph"/>
        <w:numPr>
          <w:ilvl w:val="0"/>
          <w:numId w:val="34"/>
        </w:numPr>
      </w:pPr>
      <w:r>
        <w:t>lumbar vertebrae L1-L5</w:t>
      </w:r>
    </w:p>
    <w:p w14:paraId="0700AC66" w14:textId="77777777" w:rsidR="00775576" w:rsidRDefault="00775576" w:rsidP="00775576">
      <w:r>
        <w:t xml:space="preserve">Distal insertion: </w:t>
      </w:r>
    </w:p>
    <w:p w14:paraId="3FE28904" w14:textId="77777777" w:rsidR="00775576" w:rsidRDefault="00775576" w:rsidP="00B70AF9">
      <w:pPr>
        <w:pStyle w:val="ListParagraph"/>
        <w:numPr>
          <w:ilvl w:val="0"/>
          <w:numId w:val="36"/>
        </w:numPr>
      </w:pPr>
      <w:r>
        <w:t>*lesser trochanter of the femur</w:t>
      </w:r>
    </w:p>
    <w:p w14:paraId="70AF2EA0" w14:textId="77777777" w:rsidR="00775576" w:rsidRDefault="00775576" w:rsidP="00B70AF9">
      <w:pPr>
        <w:pStyle w:val="ListParagraph"/>
        <w:numPr>
          <w:ilvl w:val="0"/>
          <w:numId w:val="36"/>
        </w:numPr>
        <w:spacing w:after="160" w:line="278" w:lineRule="auto"/>
      </w:pPr>
      <w:r>
        <w:t>pubic rami</w:t>
      </w:r>
    </w:p>
    <w:p w14:paraId="0B9C979B" w14:textId="77777777" w:rsidR="00775576" w:rsidRDefault="00775576" w:rsidP="00B70AF9">
      <w:pPr>
        <w:pStyle w:val="ListParagraph"/>
        <w:numPr>
          <w:ilvl w:val="0"/>
          <w:numId w:val="36"/>
        </w:numPr>
        <w:spacing w:after="160" w:line="278" w:lineRule="auto"/>
      </w:pPr>
      <w:r>
        <w:t>ischial tuberosity</w:t>
      </w:r>
    </w:p>
    <w:p w14:paraId="1170C2F1" w14:textId="77777777" w:rsidR="00775576" w:rsidRDefault="00775576" w:rsidP="00B70AF9">
      <w:pPr>
        <w:pStyle w:val="ListParagraph"/>
        <w:numPr>
          <w:ilvl w:val="0"/>
          <w:numId w:val="36"/>
        </w:numPr>
        <w:spacing w:after="160" w:line="278" w:lineRule="auto"/>
      </w:pPr>
      <w:r>
        <w:t>greater trochanter of the femur</w:t>
      </w:r>
    </w:p>
    <w:p w14:paraId="2DF362C8" w14:textId="77777777" w:rsidR="00775576" w:rsidRDefault="00775576" w:rsidP="00775576"/>
    <w:p w14:paraId="6D215437" w14:textId="77777777" w:rsidR="00775576" w:rsidRDefault="00775576" w:rsidP="00775576">
      <w:r>
        <w:t xml:space="preserve">Innervation: </w:t>
      </w:r>
    </w:p>
    <w:p w14:paraId="32A8BFB6" w14:textId="77777777" w:rsidR="00775576" w:rsidRDefault="00775576" w:rsidP="00B70AF9">
      <w:pPr>
        <w:pStyle w:val="ListParagraph"/>
        <w:numPr>
          <w:ilvl w:val="0"/>
          <w:numId w:val="22"/>
        </w:numPr>
      </w:pPr>
      <w:r>
        <w:lastRenderedPageBreak/>
        <w:t>*femoral nerve</w:t>
      </w:r>
    </w:p>
    <w:p w14:paraId="0ECF7B2B" w14:textId="77777777" w:rsidR="00775576" w:rsidRDefault="00775576" w:rsidP="00B70AF9">
      <w:pPr>
        <w:pStyle w:val="ListParagraph"/>
        <w:numPr>
          <w:ilvl w:val="0"/>
          <w:numId w:val="22"/>
        </w:numPr>
      </w:pPr>
      <w:r>
        <w:t>tibial nerve</w:t>
      </w:r>
    </w:p>
    <w:p w14:paraId="48B4D020" w14:textId="77777777" w:rsidR="00775576" w:rsidRDefault="00775576" w:rsidP="00B70AF9">
      <w:pPr>
        <w:pStyle w:val="ListParagraph"/>
        <w:numPr>
          <w:ilvl w:val="0"/>
          <w:numId w:val="22"/>
        </w:numPr>
      </w:pPr>
      <w:r>
        <w:t>superior gluteal nerve (L4-S1)</w:t>
      </w:r>
    </w:p>
    <w:p w14:paraId="5BA13B9B" w14:textId="77777777" w:rsidR="00775576" w:rsidRDefault="00775576" w:rsidP="00B70AF9">
      <w:pPr>
        <w:pStyle w:val="ListParagraph"/>
        <w:numPr>
          <w:ilvl w:val="0"/>
          <w:numId w:val="22"/>
        </w:numPr>
      </w:pPr>
      <w:r>
        <w:t>obturator nerve</w:t>
      </w:r>
    </w:p>
    <w:p w14:paraId="53789D4C" w14:textId="77777777" w:rsidR="00775576" w:rsidRDefault="00775576" w:rsidP="00775576"/>
    <w:p w14:paraId="55374D57" w14:textId="77777777" w:rsidR="00775576" w:rsidRDefault="00775576" w:rsidP="00775576">
      <w:r>
        <w:t xml:space="preserve">Action: </w:t>
      </w:r>
    </w:p>
    <w:p w14:paraId="459EEF8D" w14:textId="77777777" w:rsidR="00775576" w:rsidRDefault="00775576" w:rsidP="00B70AF9">
      <w:pPr>
        <w:pStyle w:val="ListParagraph"/>
        <w:numPr>
          <w:ilvl w:val="0"/>
          <w:numId w:val="38"/>
        </w:numPr>
      </w:pPr>
      <w:r>
        <w:t>*trunk and thigh flexion</w:t>
      </w:r>
    </w:p>
    <w:p w14:paraId="7D58D21B" w14:textId="77777777" w:rsidR="00775576" w:rsidRDefault="00775576" w:rsidP="00B70AF9">
      <w:pPr>
        <w:pStyle w:val="ListParagraph"/>
        <w:numPr>
          <w:ilvl w:val="0"/>
          <w:numId w:val="38"/>
        </w:numPr>
      </w:pPr>
      <w:r>
        <w:t>hip external rotation</w:t>
      </w:r>
    </w:p>
    <w:p w14:paraId="53814680" w14:textId="77777777" w:rsidR="00775576" w:rsidRDefault="00775576" w:rsidP="00B70AF9">
      <w:pPr>
        <w:pStyle w:val="ListParagraph"/>
        <w:numPr>
          <w:ilvl w:val="0"/>
          <w:numId w:val="38"/>
        </w:numPr>
      </w:pPr>
      <w:r>
        <w:t>stabilization of the hip joint</w:t>
      </w:r>
    </w:p>
    <w:p w14:paraId="217A7D89" w14:textId="77777777" w:rsidR="00775576" w:rsidRDefault="00775576" w:rsidP="00B70AF9">
      <w:pPr>
        <w:pStyle w:val="ListParagraph"/>
        <w:numPr>
          <w:ilvl w:val="0"/>
          <w:numId w:val="38"/>
        </w:numPr>
      </w:pPr>
      <w:r>
        <w:t>assistance in abduction of the thigh</w:t>
      </w:r>
    </w:p>
    <w:p w14:paraId="732EACDC" w14:textId="77777777" w:rsidR="00775576" w:rsidRDefault="00775576" w:rsidP="00775576"/>
    <w:p w14:paraId="60AA67AF" w14:textId="77777777" w:rsidR="00775576" w:rsidRDefault="00775576" w:rsidP="00775576">
      <w:pPr>
        <w:pStyle w:val="Heading2"/>
      </w:pPr>
      <w:r>
        <w:t>Card ID: 6.28</w:t>
      </w:r>
    </w:p>
    <w:p w14:paraId="045896D8" w14:textId="77777777" w:rsidR="00775576" w:rsidRDefault="00775576" w:rsidP="00775576">
      <w:r>
        <w:t>Image file: L1344_760212</w:t>
      </w:r>
    </w:p>
    <w:p w14:paraId="559F9005" w14:textId="77777777" w:rsidR="00775576" w:rsidRDefault="00775576" w:rsidP="00775576">
      <w:r>
        <w:rPr>
          <w:noProof/>
        </w:rPr>
        <w:drawing>
          <wp:inline distT="0" distB="0" distL="0" distR="0" wp14:anchorId="1AC9A274" wp14:editId="4469F370">
            <wp:extent cx="1828800" cy="1196595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E874" w14:textId="77777777" w:rsidR="00775576" w:rsidRDefault="00775576" w:rsidP="00775576">
      <w:pPr>
        <w:rPr>
          <w:ins w:id="48" w:author="Claire Copa" w:date="2026-07-16T09:21:00Z" w16du:dateUtc="2026-07-16T13:21:00Z"/>
        </w:rPr>
      </w:pPr>
      <w:r>
        <w:t xml:space="preserve">Title: </w:t>
      </w:r>
      <w:r w:rsidRPr="00797A80">
        <w:rPr>
          <w:highlight w:val="yellow"/>
        </w:rPr>
        <w:t>Psoas major</w:t>
      </w:r>
    </w:p>
    <w:p w14:paraId="6B36A5C5" w14:textId="77777777" w:rsidR="00775576" w:rsidRDefault="00775576" w:rsidP="00775576">
      <w:r>
        <w:t>Activity Interaction: select all that apply</w:t>
      </w:r>
    </w:p>
    <w:p w14:paraId="2A826B88" w14:textId="77777777" w:rsidR="00775576" w:rsidRDefault="00775576" w:rsidP="00775576">
      <w:r>
        <w:rPr>
          <w:b/>
        </w:rPr>
        <w:t>Back-of-Card Content:</w:t>
      </w:r>
    </w:p>
    <w:p w14:paraId="686408B6" w14:textId="77777777" w:rsidR="00775576" w:rsidRDefault="00775576" w:rsidP="00775576">
      <w:r>
        <w:t xml:space="preserve">Proximal insertion: </w:t>
      </w:r>
    </w:p>
    <w:p w14:paraId="60AF12D2" w14:textId="77777777" w:rsidR="00775576" w:rsidRDefault="00775576" w:rsidP="00B70AF9">
      <w:pPr>
        <w:pStyle w:val="ListParagraph"/>
        <w:numPr>
          <w:ilvl w:val="0"/>
          <w:numId w:val="35"/>
        </w:numPr>
      </w:pPr>
      <w:r>
        <w:t>iliac fossa</w:t>
      </w:r>
    </w:p>
    <w:p w14:paraId="3771E0ED" w14:textId="77777777" w:rsidR="00775576" w:rsidRDefault="00775576" w:rsidP="00B70AF9">
      <w:pPr>
        <w:pStyle w:val="ListParagraph"/>
        <w:numPr>
          <w:ilvl w:val="0"/>
          <w:numId w:val="35"/>
        </w:numPr>
      </w:pPr>
      <w:r>
        <w:t>iliac crest</w:t>
      </w:r>
    </w:p>
    <w:p w14:paraId="26CEA763" w14:textId="77777777" w:rsidR="00775576" w:rsidRDefault="00775576" w:rsidP="00B70AF9">
      <w:pPr>
        <w:pStyle w:val="ListParagraph"/>
        <w:numPr>
          <w:ilvl w:val="0"/>
          <w:numId w:val="35"/>
        </w:numPr>
      </w:pPr>
      <w:r>
        <w:t>lateral sacrum</w:t>
      </w:r>
    </w:p>
    <w:p w14:paraId="60F838C9" w14:textId="77777777" w:rsidR="00775576" w:rsidRDefault="00775576" w:rsidP="00B70AF9">
      <w:pPr>
        <w:pStyle w:val="ListParagraph"/>
        <w:numPr>
          <w:ilvl w:val="0"/>
          <w:numId w:val="35"/>
        </w:numPr>
      </w:pPr>
      <w:r>
        <w:t>*lumbar vertebrae L1-L5</w:t>
      </w:r>
    </w:p>
    <w:p w14:paraId="2DA75D39" w14:textId="77777777" w:rsidR="00775576" w:rsidRDefault="00775576" w:rsidP="00775576">
      <w:r>
        <w:t>Distal insertion:</w:t>
      </w:r>
    </w:p>
    <w:p w14:paraId="08B02442" w14:textId="77777777" w:rsidR="00775576" w:rsidRDefault="00775576" w:rsidP="00B70AF9">
      <w:pPr>
        <w:pStyle w:val="ListParagraph"/>
        <w:numPr>
          <w:ilvl w:val="0"/>
          <w:numId w:val="37"/>
        </w:numPr>
      </w:pPr>
      <w:r>
        <w:t>*lesser trochanter of the femur</w:t>
      </w:r>
    </w:p>
    <w:p w14:paraId="686BB591" w14:textId="77777777" w:rsidR="00775576" w:rsidRDefault="00775576" w:rsidP="00B70AF9">
      <w:pPr>
        <w:pStyle w:val="ListParagraph"/>
        <w:numPr>
          <w:ilvl w:val="0"/>
          <w:numId w:val="37"/>
        </w:numPr>
        <w:spacing w:after="160" w:line="278" w:lineRule="auto"/>
      </w:pPr>
      <w:r>
        <w:t>pubic rami</w:t>
      </w:r>
    </w:p>
    <w:p w14:paraId="0721615B" w14:textId="77777777" w:rsidR="00775576" w:rsidRDefault="00775576" w:rsidP="00B70AF9">
      <w:pPr>
        <w:pStyle w:val="ListParagraph"/>
        <w:numPr>
          <w:ilvl w:val="0"/>
          <w:numId w:val="37"/>
        </w:numPr>
        <w:spacing w:after="160" w:line="278" w:lineRule="auto"/>
      </w:pPr>
      <w:r>
        <w:t>ischial tuberosity</w:t>
      </w:r>
    </w:p>
    <w:p w14:paraId="26A0A631" w14:textId="77777777" w:rsidR="00775576" w:rsidRDefault="00775576" w:rsidP="00B70AF9">
      <w:pPr>
        <w:pStyle w:val="ListParagraph"/>
        <w:numPr>
          <w:ilvl w:val="0"/>
          <w:numId w:val="37"/>
        </w:numPr>
        <w:spacing w:after="160" w:line="278" w:lineRule="auto"/>
      </w:pPr>
      <w:r>
        <w:t>greater trochanter of the femur</w:t>
      </w:r>
    </w:p>
    <w:p w14:paraId="7C14803C" w14:textId="77777777" w:rsidR="00775576" w:rsidRDefault="00775576" w:rsidP="00775576">
      <w:r>
        <w:t xml:space="preserve">Innervation: </w:t>
      </w:r>
    </w:p>
    <w:p w14:paraId="39888737" w14:textId="77777777" w:rsidR="00775576" w:rsidRDefault="00775576" w:rsidP="00B70AF9">
      <w:pPr>
        <w:pStyle w:val="ListParagraph"/>
        <w:numPr>
          <w:ilvl w:val="0"/>
          <w:numId w:val="23"/>
        </w:numPr>
      </w:pPr>
      <w:r>
        <w:lastRenderedPageBreak/>
        <w:t>femoral nerve</w:t>
      </w:r>
    </w:p>
    <w:p w14:paraId="45B827EA" w14:textId="77777777" w:rsidR="00775576" w:rsidRDefault="00775576" w:rsidP="00B70AF9">
      <w:pPr>
        <w:pStyle w:val="ListParagraph"/>
        <w:numPr>
          <w:ilvl w:val="0"/>
          <w:numId w:val="23"/>
        </w:numPr>
      </w:pPr>
      <w:r>
        <w:t>*anterior rami of the lumbar spinal nerves</w:t>
      </w:r>
    </w:p>
    <w:p w14:paraId="44E01B2B" w14:textId="77777777" w:rsidR="00775576" w:rsidRDefault="00775576" w:rsidP="00B70AF9">
      <w:pPr>
        <w:pStyle w:val="ListParagraph"/>
        <w:numPr>
          <w:ilvl w:val="0"/>
          <w:numId w:val="23"/>
        </w:numPr>
      </w:pPr>
      <w:r>
        <w:t>superior gluteal nerve (L4-S1)</w:t>
      </w:r>
    </w:p>
    <w:p w14:paraId="647F0E52" w14:textId="77777777" w:rsidR="00775576" w:rsidRDefault="00775576" w:rsidP="00B70AF9">
      <w:pPr>
        <w:pStyle w:val="ListParagraph"/>
        <w:numPr>
          <w:ilvl w:val="0"/>
          <w:numId w:val="23"/>
        </w:numPr>
      </w:pPr>
      <w:r>
        <w:t>obturator nerve</w:t>
      </w:r>
    </w:p>
    <w:p w14:paraId="7955477D" w14:textId="77777777" w:rsidR="00775576" w:rsidRDefault="00775576" w:rsidP="00775576">
      <w:r>
        <w:t xml:space="preserve">Action: </w:t>
      </w:r>
    </w:p>
    <w:p w14:paraId="57A46F3C" w14:textId="77777777" w:rsidR="00775576" w:rsidRDefault="00775576" w:rsidP="00B70AF9">
      <w:pPr>
        <w:pStyle w:val="ListParagraph"/>
        <w:numPr>
          <w:ilvl w:val="0"/>
          <w:numId w:val="39"/>
        </w:numPr>
      </w:pPr>
      <w:r>
        <w:t>* thigh flexion</w:t>
      </w:r>
    </w:p>
    <w:p w14:paraId="5A4C2F21" w14:textId="77777777" w:rsidR="00775576" w:rsidRDefault="00775576" w:rsidP="00B70AF9">
      <w:pPr>
        <w:pStyle w:val="ListParagraph"/>
        <w:numPr>
          <w:ilvl w:val="0"/>
          <w:numId w:val="39"/>
        </w:numPr>
      </w:pPr>
      <w:r>
        <w:t>hip external rotation</w:t>
      </w:r>
    </w:p>
    <w:p w14:paraId="37B8F921" w14:textId="77777777" w:rsidR="00775576" w:rsidRDefault="00775576" w:rsidP="00B70AF9">
      <w:pPr>
        <w:pStyle w:val="ListParagraph"/>
        <w:numPr>
          <w:ilvl w:val="0"/>
          <w:numId w:val="39"/>
        </w:numPr>
      </w:pPr>
      <w:r>
        <w:t xml:space="preserve">*vertebral column lateral flexion </w:t>
      </w:r>
    </w:p>
    <w:p w14:paraId="4E3A2F4B" w14:textId="77777777" w:rsidR="00775576" w:rsidRDefault="00775576" w:rsidP="00B70AF9">
      <w:pPr>
        <w:pStyle w:val="ListParagraph"/>
        <w:numPr>
          <w:ilvl w:val="0"/>
          <w:numId w:val="39"/>
        </w:numPr>
      </w:pPr>
      <w:r>
        <w:t>assistance in abduction of the thigh</w:t>
      </w:r>
    </w:p>
    <w:p w14:paraId="293534F4" w14:textId="77777777" w:rsidR="00775576" w:rsidRDefault="00775576" w:rsidP="00775576"/>
    <w:p w14:paraId="793D2CE9" w14:textId="77777777" w:rsidR="00775576" w:rsidRDefault="00775576" w:rsidP="00775576">
      <w:pPr>
        <w:pStyle w:val="Heading2"/>
      </w:pPr>
      <w:r>
        <w:t>Card ID: 6.29</w:t>
      </w:r>
    </w:p>
    <w:p w14:paraId="3AF0D04B" w14:textId="77777777" w:rsidR="00775576" w:rsidRDefault="00775576" w:rsidP="00775576">
      <w:r>
        <w:t>Image file: L1344_760213</w:t>
      </w:r>
    </w:p>
    <w:p w14:paraId="4373AB95" w14:textId="77777777" w:rsidR="00775576" w:rsidRDefault="00775576" w:rsidP="00775576">
      <w:r>
        <w:rPr>
          <w:noProof/>
        </w:rPr>
        <w:drawing>
          <wp:inline distT="0" distB="0" distL="0" distR="0" wp14:anchorId="2FACEB7A" wp14:editId="17D26E5B">
            <wp:extent cx="1828800" cy="1196595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40E8" w14:textId="77777777" w:rsidR="00775576" w:rsidRDefault="00775576" w:rsidP="00775576">
      <w:pPr>
        <w:rPr>
          <w:ins w:id="49" w:author="Claire Copa" w:date="2026-07-16T09:21:00Z" w16du:dateUtc="2026-07-16T13:21:00Z"/>
        </w:rPr>
      </w:pPr>
      <w:r>
        <w:t xml:space="preserve">Title: </w:t>
      </w:r>
      <w:r w:rsidRPr="00797A80">
        <w:rPr>
          <w:highlight w:val="yellow"/>
        </w:rPr>
        <w:t>Psoas minor</w:t>
      </w:r>
    </w:p>
    <w:p w14:paraId="1DE8CC97" w14:textId="77777777" w:rsidR="00775576" w:rsidRDefault="00775576" w:rsidP="00775576">
      <w:r>
        <w:t>Activity Interaction: select all that apply</w:t>
      </w:r>
    </w:p>
    <w:p w14:paraId="06FD7B33" w14:textId="77777777" w:rsidR="00775576" w:rsidRDefault="00775576" w:rsidP="00775576">
      <w:r>
        <w:rPr>
          <w:b/>
        </w:rPr>
        <w:t>Back-of-Card Content:</w:t>
      </w:r>
    </w:p>
    <w:p w14:paraId="456C0BCC" w14:textId="77777777" w:rsidR="00775576" w:rsidRDefault="00775576" w:rsidP="00775576">
      <w:r>
        <w:t xml:space="preserve">Proximal insertion: </w:t>
      </w:r>
    </w:p>
    <w:p w14:paraId="5D0D7AC2" w14:textId="77777777" w:rsidR="00775576" w:rsidRDefault="00775576" w:rsidP="00B70AF9">
      <w:pPr>
        <w:pStyle w:val="ListParagraph"/>
        <w:numPr>
          <w:ilvl w:val="0"/>
          <w:numId w:val="43"/>
        </w:numPr>
      </w:pPr>
      <w:r>
        <w:t>*T12 and L1 intervertebral discs and bodies</w:t>
      </w:r>
    </w:p>
    <w:p w14:paraId="692B42A9" w14:textId="77777777" w:rsidR="00775576" w:rsidRDefault="00775576" w:rsidP="00B70AF9">
      <w:pPr>
        <w:pStyle w:val="ListParagraph"/>
        <w:numPr>
          <w:ilvl w:val="0"/>
          <w:numId w:val="43"/>
        </w:numPr>
      </w:pPr>
      <w:r>
        <w:t>iliac fossa</w:t>
      </w:r>
    </w:p>
    <w:p w14:paraId="3BA93399" w14:textId="77777777" w:rsidR="00775576" w:rsidRDefault="00775576" w:rsidP="00B70AF9">
      <w:pPr>
        <w:pStyle w:val="ListParagraph"/>
        <w:numPr>
          <w:ilvl w:val="0"/>
          <w:numId w:val="43"/>
        </w:numPr>
      </w:pPr>
      <w:r>
        <w:t>iliac crest</w:t>
      </w:r>
    </w:p>
    <w:p w14:paraId="652D4521" w14:textId="77777777" w:rsidR="00775576" w:rsidRDefault="00775576" w:rsidP="00B70AF9">
      <w:pPr>
        <w:pStyle w:val="ListParagraph"/>
        <w:numPr>
          <w:ilvl w:val="0"/>
          <w:numId w:val="43"/>
        </w:numPr>
      </w:pPr>
      <w:r>
        <w:t>lateral sacrum</w:t>
      </w:r>
    </w:p>
    <w:p w14:paraId="14C1E6F2" w14:textId="77777777" w:rsidR="00775576" w:rsidRDefault="00775576" w:rsidP="00775576">
      <w:r>
        <w:t>Distal insertion:</w:t>
      </w:r>
    </w:p>
    <w:p w14:paraId="6DC5913A" w14:textId="77777777" w:rsidR="00775576" w:rsidRDefault="00775576" w:rsidP="00B70AF9">
      <w:pPr>
        <w:pStyle w:val="ListParagraph"/>
        <w:numPr>
          <w:ilvl w:val="0"/>
          <w:numId w:val="44"/>
        </w:numPr>
      </w:pPr>
      <w:r>
        <w:t>*iliopectineal line</w:t>
      </w:r>
    </w:p>
    <w:p w14:paraId="4F614A91" w14:textId="77777777" w:rsidR="00775576" w:rsidRDefault="00775576" w:rsidP="00B70AF9">
      <w:pPr>
        <w:pStyle w:val="ListParagraph"/>
        <w:numPr>
          <w:ilvl w:val="0"/>
          <w:numId w:val="44"/>
        </w:numPr>
      </w:pPr>
      <w:r>
        <w:t>lesser trochanter of the femur</w:t>
      </w:r>
    </w:p>
    <w:p w14:paraId="6276771D" w14:textId="77777777" w:rsidR="00775576" w:rsidRDefault="00775576" w:rsidP="00B70AF9">
      <w:pPr>
        <w:pStyle w:val="ListParagraph"/>
        <w:numPr>
          <w:ilvl w:val="0"/>
          <w:numId w:val="44"/>
        </w:numPr>
        <w:spacing w:after="160" w:line="278" w:lineRule="auto"/>
      </w:pPr>
      <w:r>
        <w:t>pubic rami</w:t>
      </w:r>
    </w:p>
    <w:p w14:paraId="75C47696" w14:textId="77777777" w:rsidR="00775576" w:rsidRDefault="00775576" w:rsidP="00B70AF9">
      <w:pPr>
        <w:pStyle w:val="ListParagraph"/>
        <w:numPr>
          <w:ilvl w:val="0"/>
          <w:numId w:val="44"/>
        </w:numPr>
        <w:spacing w:after="160" w:line="278" w:lineRule="auto"/>
      </w:pPr>
      <w:r>
        <w:t>ischial tuberosity</w:t>
      </w:r>
    </w:p>
    <w:p w14:paraId="0D065DA5" w14:textId="77777777" w:rsidR="00775576" w:rsidRDefault="00775576" w:rsidP="00775576">
      <w:r>
        <w:t xml:space="preserve">Innervation: </w:t>
      </w:r>
    </w:p>
    <w:p w14:paraId="48432DE0" w14:textId="77777777" w:rsidR="00775576" w:rsidRDefault="00775576" w:rsidP="00B70AF9">
      <w:pPr>
        <w:pStyle w:val="ListParagraph"/>
        <w:numPr>
          <w:ilvl w:val="0"/>
          <w:numId w:val="41"/>
        </w:numPr>
      </w:pPr>
      <w:r>
        <w:t>*anterior ramus of L1 spinal nerve</w:t>
      </w:r>
    </w:p>
    <w:p w14:paraId="5443C749" w14:textId="77777777" w:rsidR="00775576" w:rsidRDefault="00775576" w:rsidP="00B70AF9">
      <w:pPr>
        <w:pStyle w:val="ListParagraph"/>
        <w:numPr>
          <w:ilvl w:val="0"/>
          <w:numId w:val="41"/>
        </w:numPr>
      </w:pPr>
      <w:r>
        <w:lastRenderedPageBreak/>
        <w:t>obturator nerve</w:t>
      </w:r>
    </w:p>
    <w:p w14:paraId="47411E5A" w14:textId="77777777" w:rsidR="00775576" w:rsidRDefault="00775576" w:rsidP="00B70AF9">
      <w:pPr>
        <w:pStyle w:val="ListParagraph"/>
        <w:numPr>
          <w:ilvl w:val="0"/>
          <w:numId w:val="41"/>
        </w:numPr>
      </w:pPr>
      <w:r>
        <w:t>femoral nerve</w:t>
      </w:r>
    </w:p>
    <w:p w14:paraId="28362C94" w14:textId="77777777" w:rsidR="00775576" w:rsidRDefault="00775576" w:rsidP="00B70AF9">
      <w:pPr>
        <w:pStyle w:val="ListParagraph"/>
        <w:numPr>
          <w:ilvl w:val="0"/>
          <w:numId w:val="41"/>
        </w:numPr>
      </w:pPr>
      <w:r>
        <w:t>superior gluteal nerve (L4-S1)</w:t>
      </w:r>
    </w:p>
    <w:p w14:paraId="4158E0FD" w14:textId="77777777" w:rsidR="00775576" w:rsidRDefault="00775576" w:rsidP="00775576">
      <w:r>
        <w:t xml:space="preserve">Action: </w:t>
      </w:r>
    </w:p>
    <w:p w14:paraId="09BC1EBC" w14:textId="77777777" w:rsidR="00775576" w:rsidRDefault="00775576" w:rsidP="00B70AF9">
      <w:pPr>
        <w:pStyle w:val="ListParagraph"/>
        <w:numPr>
          <w:ilvl w:val="0"/>
          <w:numId w:val="40"/>
        </w:numPr>
      </w:pPr>
      <w:r>
        <w:t>*pelvis flexion</w:t>
      </w:r>
    </w:p>
    <w:p w14:paraId="10F3B717" w14:textId="77777777" w:rsidR="00775576" w:rsidRDefault="00775576" w:rsidP="00B70AF9">
      <w:pPr>
        <w:pStyle w:val="ListParagraph"/>
        <w:numPr>
          <w:ilvl w:val="0"/>
          <w:numId w:val="40"/>
        </w:numPr>
      </w:pPr>
      <w:r>
        <w:t>hip external rotation</w:t>
      </w:r>
    </w:p>
    <w:p w14:paraId="70C3A7F2" w14:textId="77777777" w:rsidR="00775576" w:rsidRDefault="00775576" w:rsidP="00B70AF9">
      <w:pPr>
        <w:pStyle w:val="ListParagraph"/>
        <w:numPr>
          <w:ilvl w:val="0"/>
          <w:numId w:val="40"/>
        </w:numPr>
      </w:pPr>
      <w:r>
        <w:t xml:space="preserve">vertebral column lateral flexion </w:t>
      </w:r>
    </w:p>
    <w:p w14:paraId="1D0EF0C4" w14:textId="77777777" w:rsidR="00775576" w:rsidRDefault="00775576" w:rsidP="00B70AF9">
      <w:pPr>
        <w:pStyle w:val="ListParagraph"/>
        <w:numPr>
          <w:ilvl w:val="0"/>
          <w:numId w:val="40"/>
        </w:numPr>
      </w:pPr>
      <w:r>
        <w:t>assistance in abduction of the thigh</w:t>
      </w:r>
    </w:p>
    <w:p w14:paraId="613760CC" w14:textId="77777777" w:rsidR="00775576" w:rsidRDefault="00775576" w:rsidP="00775576"/>
    <w:p w14:paraId="24896AE5" w14:textId="77777777" w:rsidR="00775576" w:rsidRDefault="00775576" w:rsidP="00775576">
      <w:pPr>
        <w:pStyle w:val="Heading2"/>
      </w:pPr>
      <w:r>
        <w:t>Card ID: 6.30</w:t>
      </w:r>
    </w:p>
    <w:p w14:paraId="46D6A58A" w14:textId="77777777" w:rsidR="00775576" w:rsidRDefault="00775576" w:rsidP="00775576">
      <w:r>
        <w:t>Image file: L1344_760214</w:t>
      </w:r>
    </w:p>
    <w:p w14:paraId="33996A83" w14:textId="77777777" w:rsidR="00775576" w:rsidRDefault="00775576" w:rsidP="00775576">
      <w:r>
        <w:rPr>
          <w:noProof/>
        </w:rPr>
        <w:drawing>
          <wp:inline distT="0" distB="0" distL="0" distR="0" wp14:anchorId="7EE05406" wp14:editId="7F046881">
            <wp:extent cx="1828800" cy="1196595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F317" w14:textId="77777777" w:rsidR="00775576" w:rsidRDefault="00775576" w:rsidP="00775576">
      <w:pPr>
        <w:rPr>
          <w:ins w:id="50" w:author="Claire Copa" w:date="2026-07-16T09:21:00Z" w16du:dateUtc="2026-07-16T13:21:00Z"/>
        </w:rPr>
      </w:pPr>
      <w:r>
        <w:t xml:space="preserve">Title: </w:t>
      </w:r>
      <w:r w:rsidRPr="00797A80">
        <w:rPr>
          <w:highlight w:val="yellow"/>
        </w:rPr>
        <w:t>Pectineus</w:t>
      </w:r>
    </w:p>
    <w:p w14:paraId="2355887B" w14:textId="77777777" w:rsidR="00775576" w:rsidRDefault="00775576" w:rsidP="00775576">
      <w:r>
        <w:t>Activity Interaction: select all that apply</w:t>
      </w:r>
    </w:p>
    <w:p w14:paraId="2361A955" w14:textId="77777777" w:rsidR="00775576" w:rsidRDefault="00775576" w:rsidP="00775576">
      <w:r>
        <w:rPr>
          <w:b/>
        </w:rPr>
        <w:t>Back-of-Card Content:</w:t>
      </w:r>
    </w:p>
    <w:p w14:paraId="74A9E2C4" w14:textId="77777777" w:rsidR="00775576" w:rsidRDefault="00775576" w:rsidP="00775576">
      <w:r>
        <w:t>Proximal insertion:</w:t>
      </w:r>
    </w:p>
    <w:p w14:paraId="346D5E95" w14:textId="77777777" w:rsidR="00775576" w:rsidRDefault="00775576" w:rsidP="00B70AF9">
      <w:pPr>
        <w:pStyle w:val="ListParagraph"/>
        <w:numPr>
          <w:ilvl w:val="0"/>
          <w:numId w:val="46"/>
        </w:numPr>
      </w:pPr>
      <w:r>
        <w:t xml:space="preserve">iliopectineal line </w:t>
      </w:r>
    </w:p>
    <w:p w14:paraId="62D24AD3" w14:textId="77777777" w:rsidR="00775576" w:rsidRDefault="00775576" w:rsidP="00B70AF9">
      <w:pPr>
        <w:pStyle w:val="ListParagraph"/>
        <w:numPr>
          <w:ilvl w:val="0"/>
          <w:numId w:val="46"/>
        </w:numPr>
      </w:pPr>
      <w:r>
        <w:t>*superior aspect of the pubic bone</w:t>
      </w:r>
    </w:p>
    <w:p w14:paraId="388D728B" w14:textId="77777777" w:rsidR="00775576" w:rsidRDefault="00775576" w:rsidP="00B70AF9">
      <w:pPr>
        <w:pStyle w:val="ListParagraph"/>
        <w:numPr>
          <w:ilvl w:val="0"/>
          <w:numId w:val="46"/>
        </w:numPr>
        <w:spacing w:after="160" w:line="278" w:lineRule="auto"/>
      </w:pPr>
      <w:r>
        <w:t>ischial tuberosity</w:t>
      </w:r>
    </w:p>
    <w:p w14:paraId="25701BEF" w14:textId="77777777" w:rsidR="00775576" w:rsidRDefault="00775576" w:rsidP="00B70AF9">
      <w:pPr>
        <w:pStyle w:val="ListParagraph"/>
        <w:numPr>
          <w:ilvl w:val="0"/>
          <w:numId w:val="46"/>
        </w:numPr>
        <w:spacing w:after="160" w:line="278" w:lineRule="auto"/>
      </w:pPr>
      <w:r>
        <w:t>ischial rami</w:t>
      </w:r>
    </w:p>
    <w:p w14:paraId="58EC66B5" w14:textId="77777777" w:rsidR="00775576" w:rsidRDefault="00775576" w:rsidP="00775576">
      <w:r>
        <w:t xml:space="preserve">Distal insertion: </w:t>
      </w:r>
    </w:p>
    <w:p w14:paraId="002D0127" w14:textId="77777777" w:rsidR="00775576" w:rsidRDefault="00775576" w:rsidP="00B70AF9">
      <w:pPr>
        <w:pStyle w:val="ListParagraph"/>
        <w:numPr>
          <w:ilvl w:val="0"/>
          <w:numId w:val="45"/>
        </w:numPr>
      </w:pPr>
      <w:r>
        <w:t>*pectineal line of the femur</w:t>
      </w:r>
    </w:p>
    <w:p w14:paraId="5991EF03" w14:textId="77777777" w:rsidR="00775576" w:rsidRDefault="00775576" w:rsidP="00B70AF9">
      <w:pPr>
        <w:pStyle w:val="ListParagraph"/>
        <w:numPr>
          <w:ilvl w:val="0"/>
          <w:numId w:val="45"/>
        </w:numPr>
      </w:pPr>
      <w:r>
        <w:t>lesser trochanter of the femur</w:t>
      </w:r>
    </w:p>
    <w:p w14:paraId="4E8B289F" w14:textId="77777777" w:rsidR="00775576" w:rsidRDefault="00775576" w:rsidP="00B70AF9">
      <w:pPr>
        <w:pStyle w:val="ListParagraph"/>
        <w:numPr>
          <w:ilvl w:val="0"/>
          <w:numId w:val="45"/>
        </w:numPr>
        <w:spacing w:after="160" w:line="278" w:lineRule="auto"/>
      </w:pPr>
      <w:r>
        <w:t>pubic rami</w:t>
      </w:r>
    </w:p>
    <w:p w14:paraId="4BA23E84" w14:textId="77777777" w:rsidR="00775576" w:rsidRDefault="00775576" w:rsidP="00B70AF9">
      <w:pPr>
        <w:pStyle w:val="ListParagraph"/>
        <w:numPr>
          <w:ilvl w:val="0"/>
          <w:numId w:val="45"/>
        </w:numPr>
        <w:spacing w:after="160" w:line="278" w:lineRule="auto"/>
      </w:pPr>
      <w:r>
        <w:t>ischial tuberosity</w:t>
      </w:r>
    </w:p>
    <w:p w14:paraId="2A45373B" w14:textId="77777777" w:rsidR="00775576" w:rsidRDefault="00775576" w:rsidP="00775576">
      <w:r>
        <w:t xml:space="preserve">Innervation: </w:t>
      </w:r>
    </w:p>
    <w:p w14:paraId="3C648DC7" w14:textId="77777777" w:rsidR="00775576" w:rsidRDefault="00775576" w:rsidP="00B70AF9">
      <w:pPr>
        <w:pStyle w:val="ListParagraph"/>
        <w:numPr>
          <w:ilvl w:val="0"/>
          <w:numId w:val="42"/>
        </w:numPr>
      </w:pPr>
      <w:r>
        <w:t>anterior ramus of L1 spinal nerve</w:t>
      </w:r>
    </w:p>
    <w:p w14:paraId="789FDFBC" w14:textId="77777777" w:rsidR="00775576" w:rsidRDefault="00775576" w:rsidP="00B70AF9">
      <w:pPr>
        <w:pStyle w:val="ListParagraph"/>
        <w:numPr>
          <w:ilvl w:val="0"/>
          <w:numId w:val="42"/>
        </w:numPr>
      </w:pPr>
      <w:r>
        <w:t>obturator nerve</w:t>
      </w:r>
    </w:p>
    <w:p w14:paraId="28572456" w14:textId="77777777" w:rsidR="00775576" w:rsidRDefault="00775576" w:rsidP="00B70AF9">
      <w:pPr>
        <w:pStyle w:val="ListParagraph"/>
        <w:numPr>
          <w:ilvl w:val="0"/>
          <w:numId w:val="42"/>
        </w:numPr>
      </w:pPr>
      <w:r>
        <w:lastRenderedPageBreak/>
        <w:t>*femoral nerve</w:t>
      </w:r>
    </w:p>
    <w:p w14:paraId="3219C698" w14:textId="77777777" w:rsidR="00775576" w:rsidRDefault="00775576" w:rsidP="00B70AF9">
      <w:pPr>
        <w:pStyle w:val="ListParagraph"/>
        <w:numPr>
          <w:ilvl w:val="0"/>
          <w:numId w:val="42"/>
        </w:numPr>
      </w:pPr>
      <w:r>
        <w:t>superior gluteal nerve (L4-S1)</w:t>
      </w:r>
    </w:p>
    <w:p w14:paraId="21E47669" w14:textId="77777777" w:rsidR="00775576" w:rsidRDefault="00775576" w:rsidP="00775576"/>
    <w:p w14:paraId="549F4EAB" w14:textId="77777777" w:rsidR="00775576" w:rsidRDefault="00775576" w:rsidP="00775576">
      <w:r>
        <w:t xml:space="preserve">Action: </w:t>
      </w:r>
    </w:p>
    <w:p w14:paraId="7E99DC9F" w14:textId="77777777" w:rsidR="00775576" w:rsidRDefault="00775576" w:rsidP="00B70AF9">
      <w:pPr>
        <w:pStyle w:val="ListParagraph"/>
        <w:numPr>
          <w:ilvl w:val="0"/>
          <w:numId w:val="47"/>
        </w:numPr>
      </w:pPr>
      <w:r>
        <w:t>*hip flexion</w:t>
      </w:r>
    </w:p>
    <w:p w14:paraId="6FB1AC2E" w14:textId="77777777" w:rsidR="00775576" w:rsidRDefault="00775576" w:rsidP="00B70AF9">
      <w:pPr>
        <w:pStyle w:val="ListParagraph"/>
        <w:numPr>
          <w:ilvl w:val="0"/>
          <w:numId w:val="47"/>
        </w:numPr>
      </w:pPr>
      <w:r>
        <w:t>*hip adduction</w:t>
      </w:r>
    </w:p>
    <w:p w14:paraId="0E275A9F" w14:textId="77777777" w:rsidR="00775576" w:rsidRDefault="00775576" w:rsidP="00B70AF9">
      <w:pPr>
        <w:pStyle w:val="ListParagraph"/>
        <w:numPr>
          <w:ilvl w:val="0"/>
          <w:numId w:val="47"/>
        </w:numPr>
      </w:pPr>
      <w:r>
        <w:t>*hip external rotation</w:t>
      </w:r>
    </w:p>
    <w:p w14:paraId="16CC4D9F" w14:textId="77777777" w:rsidR="00775576" w:rsidRDefault="00775576" w:rsidP="00B70AF9">
      <w:pPr>
        <w:pStyle w:val="ListParagraph"/>
        <w:numPr>
          <w:ilvl w:val="0"/>
          <w:numId w:val="47"/>
        </w:numPr>
      </w:pPr>
      <w:r>
        <w:t>hip internal rotation</w:t>
      </w:r>
    </w:p>
    <w:p w14:paraId="36CA87A8" w14:textId="77777777" w:rsidR="00775576" w:rsidRDefault="00775576" w:rsidP="00775576"/>
    <w:p w14:paraId="12C30908" w14:textId="77777777" w:rsidR="00775576" w:rsidRDefault="00775576" w:rsidP="00775576">
      <w:pPr>
        <w:pStyle w:val="Heading2"/>
      </w:pPr>
      <w:r>
        <w:t>Card ID: 6.31</w:t>
      </w:r>
    </w:p>
    <w:p w14:paraId="5F3E38F1" w14:textId="77777777" w:rsidR="00775576" w:rsidRDefault="00775576" w:rsidP="00775576">
      <w:r>
        <w:t>Image file: L1344_760215</w:t>
      </w:r>
    </w:p>
    <w:p w14:paraId="711B68DD" w14:textId="77777777" w:rsidR="00775576" w:rsidRDefault="00775576" w:rsidP="00775576">
      <w:r>
        <w:rPr>
          <w:noProof/>
        </w:rPr>
        <w:drawing>
          <wp:inline distT="0" distB="0" distL="0" distR="0" wp14:anchorId="672A26A8" wp14:editId="5719D65E">
            <wp:extent cx="1828800" cy="1196595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D507" w14:textId="77777777" w:rsidR="00775576" w:rsidRDefault="00775576" w:rsidP="00775576">
      <w:pPr>
        <w:rPr>
          <w:ins w:id="51" w:author="Claire Copa" w:date="2026-07-16T09:21:00Z" w16du:dateUtc="2026-07-16T13:21:00Z"/>
        </w:rPr>
      </w:pPr>
      <w:r>
        <w:t xml:space="preserve">Title: </w:t>
      </w:r>
      <w:r w:rsidRPr="009E1058">
        <w:rPr>
          <w:highlight w:val="yellow"/>
        </w:rPr>
        <w:t>Gluteus maximus</w:t>
      </w:r>
    </w:p>
    <w:p w14:paraId="7303595D" w14:textId="77777777" w:rsidR="00775576" w:rsidRDefault="00775576" w:rsidP="00775576">
      <w:r>
        <w:t>Activity Interaction: select all that apply</w:t>
      </w:r>
    </w:p>
    <w:p w14:paraId="62882D3C" w14:textId="77777777" w:rsidR="00775576" w:rsidRDefault="00775576" w:rsidP="00775576">
      <w:r>
        <w:rPr>
          <w:b/>
        </w:rPr>
        <w:t>Back-of-Card Content:</w:t>
      </w:r>
    </w:p>
    <w:p w14:paraId="1D3C38BB" w14:textId="77777777" w:rsidR="00775576" w:rsidRDefault="00775576" w:rsidP="00775576">
      <w:r>
        <w:t xml:space="preserve">Proximal insertion: </w:t>
      </w:r>
    </w:p>
    <w:p w14:paraId="2A5920EC" w14:textId="77777777" w:rsidR="00775576" w:rsidRDefault="00775576" w:rsidP="00B70AF9">
      <w:pPr>
        <w:pStyle w:val="ListParagraph"/>
        <w:numPr>
          <w:ilvl w:val="0"/>
          <w:numId w:val="48"/>
        </w:numPr>
      </w:pPr>
      <w:r>
        <w:t>*lateroposterior surface of the sacrum and coccyx</w:t>
      </w:r>
    </w:p>
    <w:p w14:paraId="3850C00C" w14:textId="77777777" w:rsidR="00775576" w:rsidRDefault="00775576" w:rsidP="00B70AF9">
      <w:pPr>
        <w:pStyle w:val="ListParagraph"/>
        <w:numPr>
          <w:ilvl w:val="0"/>
          <w:numId w:val="48"/>
        </w:numPr>
      </w:pPr>
      <w:r>
        <w:t>*gluteal surface of the ilium</w:t>
      </w:r>
    </w:p>
    <w:p w14:paraId="0CE45CB0" w14:textId="77777777" w:rsidR="00775576" w:rsidRDefault="00775576" w:rsidP="00B70AF9">
      <w:pPr>
        <w:pStyle w:val="ListParagraph"/>
        <w:numPr>
          <w:ilvl w:val="0"/>
          <w:numId w:val="48"/>
        </w:numPr>
      </w:pPr>
      <w:r>
        <w:t>*thoracolumbar fascia</w:t>
      </w:r>
    </w:p>
    <w:p w14:paraId="2FC474A0" w14:textId="77777777" w:rsidR="00775576" w:rsidRDefault="00775576" w:rsidP="00B70AF9">
      <w:pPr>
        <w:pStyle w:val="ListParagraph"/>
        <w:numPr>
          <w:ilvl w:val="0"/>
          <w:numId w:val="48"/>
        </w:numPr>
      </w:pPr>
      <w:r>
        <w:t>*sacrotuberous ligament</w:t>
      </w:r>
    </w:p>
    <w:p w14:paraId="1EBAE9CE" w14:textId="77777777" w:rsidR="00775576" w:rsidRDefault="00775576" w:rsidP="00775576">
      <w:r>
        <w:t xml:space="preserve">Distal insertion: </w:t>
      </w:r>
    </w:p>
    <w:p w14:paraId="03A848D9" w14:textId="77777777" w:rsidR="00775576" w:rsidRDefault="00775576" w:rsidP="00B70AF9">
      <w:pPr>
        <w:pStyle w:val="ListParagraph"/>
        <w:numPr>
          <w:ilvl w:val="0"/>
          <w:numId w:val="49"/>
        </w:numPr>
      </w:pPr>
      <w:r>
        <w:t>*iliotibial tract</w:t>
      </w:r>
    </w:p>
    <w:p w14:paraId="69FF6B78" w14:textId="77777777" w:rsidR="00775576" w:rsidRDefault="00775576" w:rsidP="00B70AF9">
      <w:pPr>
        <w:pStyle w:val="ListParagraph"/>
        <w:numPr>
          <w:ilvl w:val="0"/>
          <w:numId w:val="49"/>
        </w:numPr>
      </w:pPr>
      <w:r>
        <w:t>*gluteal tuberosity of the femur</w:t>
      </w:r>
    </w:p>
    <w:p w14:paraId="06CAD51B" w14:textId="77777777" w:rsidR="00775576" w:rsidRDefault="00775576" w:rsidP="00B70AF9">
      <w:pPr>
        <w:pStyle w:val="ListParagraph"/>
        <w:numPr>
          <w:ilvl w:val="0"/>
          <w:numId w:val="49"/>
        </w:numPr>
        <w:spacing w:after="160" w:line="278" w:lineRule="auto"/>
      </w:pPr>
      <w:r>
        <w:t>lesser trochanter of the femur</w:t>
      </w:r>
    </w:p>
    <w:p w14:paraId="2E5E1F9D" w14:textId="77777777" w:rsidR="00775576" w:rsidRDefault="00775576" w:rsidP="00B70AF9">
      <w:pPr>
        <w:pStyle w:val="ListParagraph"/>
        <w:numPr>
          <w:ilvl w:val="0"/>
          <w:numId w:val="49"/>
        </w:numPr>
      </w:pPr>
      <w:r>
        <w:t>linea aspera</w:t>
      </w:r>
    </w:p>
    <w:p w14:paraId="6BEF835A" w14:textId="77777777" w:rsidR="00775576" w:rsidRDefault="00775576" w:rsidP="00775576">
      <w:r>
        <w:t xml:space="preserve">Innervation: </w:t>
      </w:r>
    </w:p>
    <w:p w14:paraId="5E8F122C" w14:textId="77777777" w:rsidR="00775576" w:rsidRDefault="00775576" w:rsidP="00B70AF9">
      <w:pPr>
        <w:pStyle w:val="ListParagraph"/>
        <w:numPr>
          <w:ilvl w:val="0"/>
          <w:numId w:val="50"/>
        </w:numPr>
      </w:pPr>
      <w:r>
        <w:t>*inferior gluteal nerve (L5-S2)</w:t>
      </w:r>
    </w:p>
    <w:p w14:paraId="31B91334" w14:textId="77777777" w:rsidR="00775576" w:rsidRDefault="00775576" w:rsidP="00B70AF9">
      <w:pPr>
        <w:pStyle w:val="ListParagraph"/>
        <w:numPr>
          <w:ilvl w:val="0"/>
          <w:numId w:val="50"/>
        </w:numPr>
      </w:pPr>
      <w:r>
        <w:lastRenderedPageBreak/>
        <w:t>superior gluteal nerve (L4-S1)</w:t>
      </w:r>
    </w:p>
    <w:p w14:paraId="242276FA" w14:textId="77777777" w:rsidR="00775576" w:rsidRDefault="00775576" w:rsidP="00B70AF9">
      <w:pPr>
        <w:pStyle w:val="ListParagraph"/>
        <w:numPr>
          <w:ilvl w:val="0"/>
          <w:numId w:val="50"/>
        </w:numPr>
      </w:pPr>
      <w:r>
        <w:t>tibial nerve</w:t>
      </w:r>
    </w:p>
    <w:p w14:paraId="593B1A6D" w14:textId="77777777" w:rsidR="00775576" w:rsidRDefault="00775576" w:rsidP="00B70AF9">
      <w:pPr>
        <w:pStyle w:val="ListParagraph"/>
        <w:numPr>
          <w:ilvl w:val="0"/>
          <w:numId w:val="50"/>
        </w:numPr>
      </w:pPr>
      <w:r>
        <w:t>femoral nerve</w:t>
      </w:r>
    </w:p>
    <w:p w14:paraId="4B71BDFC" w14:textId="77777777" w:rsidR="00775576" w:rsidRDefault="00775576" w:rsidP="00775576">
      <w:r>
        <w:t xml:space="preserve">Action: </w:t>
      </w:r>
    </w:p>
    <w:p w14:paraId="65924616" w14:textId="77777777" w:rsidR="00775576" w:rsidRDefault="00775576" w:rsidP="00B70AF9">
      <w:pPr>
        <w:pStyle w:val="ListParagraph"/>
        <w:numPr>
          <w:ilvl w:val="0"/>
          <w:numId w:val="51"/>
        </w:numPr>
      </w:pPr>
      <w:r>
        <w:t>*hip extension</w:t>
      </w:r>
    </w:p>
    <w:p w14:paraId="37979628" w14:textId="77777777" w:rsidR="00775576" w:rsidRDefault="00775576" w:rsidP="00B70AF9">
      <w:pPr>
        <w:pStyle w:val="ListParagraph"/>
        <w:numPr>
          <w:ilvl w:val="0"/>
          <w:numId w:val="51"/>
        </w:numPr>
      </w:pPr>
      <w:r>
        <w:t>hip internal rotation</w:t>
      </w:r>
    </w:p>
    <w:p w14:paraId="4D68400B" w14:textId="77777777" w:rsidR="00775576" w:rsidRDefault="00775576" w:rsidP="00B70AF9">
      <w:pPr>
        <w:pStyle w:val="ListParagraph"/>
        <w:numPr>
          <w:ilvl w:val="0"/>
          <w:numId w:val="51"/>
        </w:numPr>
        <w:spacing w:after="160" w:line="278" w:lineRule="auto"/>
      </w:pPr>
      <w:r>
        <w:t>assistance in adduction of the thigh</w:t>
      </w:r>
    </w:p>
    <w:p w14:paraId="336DB2B9" w14:textId="77777777" w:rsidR="00775576" w:rsidRDefault="00775576" w:rsidP="00775576">
      <w:pPr>
        <w:spacing w:after="160" w:line="278" w:lineRule="auto"/>
      </w:pPr>
    </w:p>
    <w:p w14:paraId="126E3D0D" w14:textId="77777777" w:rsidR="00775576" w:rsidRDefault="00775576" w:rsidP="00775576">
      <w:pPr>
        <w:pStyle w:val="Heading2"/>
      </w:pPr>
      <w:r>
        <w:t>Card ID: 6.32</w:t>
      </w:r>
    </w:p>
    <w:p w14:paraId="2A28C708" w14:textId="77777777" w:rsidR="00775576" w:rsidRDefault="00775576" w:rsidP="00775576">
      <w:r>
        <w:t>Image file: L1344_760216</w:t>
      </w:r>
    </w:p>
    <w:p w14:paraId="7968574B" w14:textId="77777777" w:rsidR="00775576" w:rsidRDefault="00775576" w:rsidP="00775576">
      <w:r>
        <w:rPr>
          <w:noProof/>
        </w:rPr>
        <w:drawing>
          <wp:inline distT="0" distB="0" distL="0" distR="0" wp14:anchorId="1541BE1A" wp14:editId="162698C8">
            <wp:extent cx="1828800" cy="1196595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CCD6" w14:textId="77777777" w:rsidR="00775576" w:rsidRDefault="00775576" w:rsidP="00775576">
      <w:pPr>
        <w:rPr>
          <w:ins w:id="52" w:author="Claire Copa" w:date="2026-07-16T09:21:00Z" w16du:dateUtc="2026-07-16T13:21:00Z"/>
        </w:rPr>
      </w:pPr>
      <w:r>
        <w:t xml:space="preserve">Title: </w:t>
      </w:r>
      <w:r w:rsidRPr="009E1058">
        <w:rPr>
          <w:highlight w:val="yellow"/>
        </w:rPr>
        <w:t>Biceps femoris</w:t>
      </w:r>
    </w:p>
    <w:p w14:paraId="4E63F97E" w14:textId="77777777" w:rsidR="00775576" w:rsidRDefault="00775576" w:rsidP="00775576">
      <w:r>
        <w:t>Activity Interaction: select all that apply</w:t>
      </w:r>
    </w:p>
    <w:p w14:paraId="6C67491D" w14:textId="77777777" w:rsidR="00775576" w:rsidRDefault="00775576" w:rsidP="00775576">
      <w:r>
        <w:rPr>
          <w:b/>
        </w:rPr>
        <w:t>Back-of-Card Content:</w:t>
      </w:r>
    </w:p>
    <w:p w14:paraId="516CBE6B" w14:textId="77777777" w:rsidR="00775576" w:rsidRDefault="00775576" w:rsidP="00775576">
      <w:r>
        <w:t xml:space="preserve">Proximal insertion: </w:t>
      </w:r>
    </w:p>
    <w:p w14:paraId="53D1E377" w14:textId="77777777" w:rsidR="00775576" w:rsidRDefault="00775576" w:rsidP="00B70AF9">
      <w:pPr>
        <w:pStyle w:val="ListParagraph"/>
        <w:numPr>
          <w:ilvl w:val="0"/>
          <w:numId w:val="52"/>
        </w:numPr>
      </w:pPr>
      <w:r>
        <w:t>*ischial tuberosity</w:t>
      </w:r>
    </w:p>
    <w:p w14:paraId="361028D8" w14:textId="77777777" w:rsidR="00775576" w:rsidRDefault="00775576" w:rsidP="00B70AF9">
      <w:pPr>
        <w:pStyle w:val="ListParagraph"/>
        <w:numPr>
          <w:ilvl w:val="0"/>
          <w:numId w:val="52"/>
        </w:numPr>
      </w:pPr>
      <w:r>
        <w:t>*linea aspera</w:t>
      </w:r>
    </w:p>
    <w:p w14:paraId="24FBAD6E" w14:textId="77777777" w:rsidR="00775576" w:rsidRDefault="00775576" w:rsidP="00B70AF9">
      <w:pPr>
        <w:pStyle w:val="ListParagraph"/>
        <w:numPr>
          <w:ilvl w:val="0"/>
          <w:numId w:val="52"/>
        </w:numPr>
        <w:spacing w:after="160" w:line="278" w:lineRule="auto"/>
      </w:pPr>
      <w:r>
        <w:t>pubic rami</w:t>
      </w:r>
    </w:p>
    <w:p w14:paraId="663908F6" w14:textId="77777777" w:rsidR="00775576" w:rsidRDefault="00775576" w:rsidP="00775576">
      <w:r>
        <w:t xml:space="preserve">Distal insertion: </w:t>
      </w:r>
    </w:p>
    <w:p w14:paraId="3519A174" w14:textId="77777777" w:rsidR="00775576" w:rsidRDefault="00775576" w:rsidP="00B70AF9">
      <w:pPr>
        <w:pStyle w:val="ListParagraph"/>
        <w:numPr>
          <w:ilvl w:val="0"/>
          <w:numId w:val="54"/>
        </w:numPr>
      </w:pPr>
      <w:r>
        <w:t>*head of the fibula</w:t>
      </w:r>
    </w:p>
    <w:p w14:paraId="3353C20C" w14:textId="77777777" w:rsidR="00775576" w:rsidRDefault="00775576" w:rsidP="00B70AF9">
      <w:pPr>
        <w:pStyle w:val="ListParagraph"/>
        <w:numPr>
          <w:ilvl w:val="0"/>
          <w:numId w:val="54"/>
        </w:numPr>
      </w:pPr>
      <w:r>
        <w:t>proximal tibia</w:t>
      </w:r>
    </w:p>
    <w:p w14:paraId="2F481735" w14:textId="77777777" w:rsidR="00775576" w:rsidRDefault="00775576" w:rsidP="00B70AF9">
      <w:pPr>
        <w:pStyle w:val="ListParagraph"/>
        <w:numPr>
          <w:ilvl w:val="0"/>
          <w:numId w:val="54"/>
        </w:numPr>
        <w:spacing w:after="160" w:line="278" w:lineRule="auto"/>
      </w:pPr>
      <w:r>
        <w:t>distal to the medial tibial condyle on the pes anserinus</w:t>
      </w:r>
    </w:p>
    <w:p w14:paraId="7BAF25B7" w14:textId="77777777" w:rsidR="00775576" w:rsidRDefault="00775576" w:rsidP="00775576">
      <w:r>
        <w:t xml:space="preserve">Innervation: </w:t>
      </w:r>
    </w:p>
    <w:p w14:paraId="0946D90A" w14:textId="77777777" w:rsidR="00775576" w:rsidRDefault="00775576" w:rsidP="00B70AF9">
      <w:pPr>
        <w:pStyle w:val="ListParagraph"/>
        <w:numPr>
          <w:ilvl w:val="0"/>
          <w:numId w:val="53"/>
        </w:numPr>
      </w:pPr>
      <w:r>
        <w:t>*tibial nerve</w:t>
      </w:r>
    </w:p>
    <w:p w14:paraId="7E011C56" w14:textId="77777777" w:rsidR="00775576" w:rsidRDefault="00775576" w:rsidP="00B70AF9">
      <w:pPr>
        <w:pStyle w:val="ListParagraph"/>
        <w:numPr>
          <w:ilvl w:val="0"/>
          <w:numId w:val="53"/>
        </w:numPr>
      </w:pPr>
      <w:r>
        <w:t>*fibular nerve</w:t>
      </w:r>
    </w:p>
    <w:p w14:paraId="0BA908EE" w14:textId="77777777" w:rsidR="00775576" w:rsidRDefault="00775576" w:rsidP="00B70AF9">
      <w:pPr>
        <w:pStyle w:val="ListParagraph"/>
        <w:numPr>
          <w:ilvl w:val="0"/>
          <w:numId w:val="53"/>
        </w:numPr>
      </w:pPr>
      <w:r>
        <w:t>femoral nerve</w:t>
      </w:r>
    </w:p>
    <w:p w14:paraId="6EC84556" w14:textId="77777777" w:rsidR="00775576" w:rsidRDefault="00775576" w:rsidP="00B70AF9">
      <w:pPr>
        <w:pStyle w:val="ListParagraph"/>
        <w:numPr>
          <w:ilvl w:val="0"/>
          <w:numId w:val="53"/>
        </w:numPr>
      </w:pPr>
      <w:r>
        <w:t>deep fibular (peroneal) nerve</w:t>
      </w:r>
    </w:p>
    <w:p w14:paraId="1418DAE6" w14:textId="77777777" w:rsidR="00775576" w:rsidRDefault="00775576" w:rsidP="00775576">
      <w:r>
        <w:t>Action:</w:t>
      </w:r>
    </w:p>
    <w:p w14:paraId="18925757" w14:textId="77777777" w:rsidR="00775576" w:rsidRDefault="00775576" w:rsidP="00B70AF9">
      <w:pPr>
        <w:pStyle w:val="ListParagraph"/>
        <w:numPr>
          <w:ilvl w:val="0"/>
          <w:numId w:val="55"/>
        </w:numPr>
      </w:pPr>
      <w:r>
        <w:lastRenderedPageBreak/>
        <w:t>hip extension and external rotation</w:t>
      </w:r>
    </w:p>
    <w:p w14:paraId="412D5768" w14:textId="77777777" w:rsidR="00775576" w:rsidRDefault="00775576" w:rsidP="00B70AF9">
      <w:pPr>
        <w:pStyle w:val="ListParagraph"/>
        <w:numPr>
          <w:ilvl w:val="0"/>
          <w:numId w:val="55"/>
        </w:numPr>
      </w:pPr>
      <w:r>
        <w:t>*knee flexion</w:t>
      </w:r>
    </w:p>
    <w:p w14:paraId="037F1078" w14:textId="77777777" w:rsidR="00775576" w:rsidRDefault="00775576" w:rsidP="00B70AF9">
      <w:pPr>
        <w:pStyle w:val="ListParagraph"/>
        <w:numPr>
          <w:ilvl w:val="0"/>
          <w:numId w:val="55"/>
        </w:numPr>
      </w:pPr>
      <w:r>
        <w:t>lower leg external rotation</w:t>
      </w:r>
    </w:p>
    <w:p w14:paraId="3CA77D59" w14:textId="77777777" w:rsidR="00775576" w:rsidRDefault="00775576" w:rsidP="00B70AF9">
      <w:pPr>
        <w:pStyle w:val="ListParagraph"/>
        <w:numPr>
          <w:ilvl w:val="0"/>
          <w:numId w:val="55"/>
        </w:numPr>
      </w:pPr>
      <w:r>
        <w:t>hip extension and internal rotation</w:t>
      </w:r>
    </w:p>
    <w:p w14:paraId="00808A31" w14:textId="77777777" w:rsidR="00775576" w:rsidRDefault="00775576" w:rsidP="00775576"/>
    <w:p w14:paraId="5E421885" w14:textId="77777777" w:rsidR="00775576" w:rsidRDefault="00775576" w:rsidP="00775576">
      <w:pPr>
        <w:pStyle w:val="Heading2"/>
      </w:pPr>
      <w:commentRangeStart w:id="53"/>
      <w:r>
        <w:t>Card ID: 6.33</w:t>
      </w:r>
      <w:commentRangeEnd w:id="53"/>
      <w:r>
        <w:rPr>
          <w:rStyle w:val="CommentReference"/>
          <w:sz w:val="32"/>
          <w:szCs w:val="32"/>
        </w:rPr>
        <w:commentReference w:id="53"/>
      </w:r>
    </w:p>
    <w:p w14:paraId="28B3924A" w14:textId="77777777" w:rsidR="00775576" w:rsidRDefault="00775576" w:rsidP="00775576">
      <w:r>
        <w:t>Image file: L1344_760217</w:t>
      </w:r>
    </w:p>
    <w:p w14:paraId="0BFFFC60" w14:textId="77777777" w:rsidR="00775576" w:rsidRDefault="00775576" w:rsidP="00775576">
      <w:r>
        <w:rPr>
          <w:noProof/>
        </w:rPr>
        <w:drawing>
          <wp:inline distT="0" distB="0" distL="0" distR="0" wp14:anchorId="61BFE002" wp14:editId="1901A524">
            <wp:extent cx="1828800" cy="1196595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9A08" w14:textId="77777777" w:rsidR="00775576" w:rsidRDefault="00775576" w:rsidP="00775576">
      <w:pPr>
        <w:rPr>
          <w:ins w:id="54" w:author="Claire Copa" w:date="2026-07-16T09:21:00Z" w16du:dateUtc="2026-07-16T13:21:00Z"/>
        </w:rPr>
      </w:pPr>
      <w:r>
        <w:t xml:space="preserve">Title: </w:t>
      </w:r>
      <w:r w:rsidRPr="009E1058">
        <w:rPr>
          <w:highlight w:val="yellow"/>
        </w:rPr>
        <w:t>Semitendinosus</w:t>
      </w:r>
    </w:p>
    <w:p w14:paraId="64FF16B8" w14:textId="77777777" w:rsidR="00775576" w:rsidRDefault="00775576" w:rsidP="00775576">
      <w:r>
        <w:t>Activity Interaction: select all that apply</w:t>
      </w:r>
    </w:p>
    <w:p w14:paraId="29178DC0" w14:textId="77777777" w:rsidR="00775576" w:rsidRDefault="00775576" w:rsidP="00775576">
      <w:r>
        <w:rPr>
          <w:b/>
        </w:rPr>
        <w:t>Back-of-Card Content:</w:t>
      </w:r>
    </w:p>
    <w:p w14:paraId="07A5D0BA" w14:textId="77777777" w:rsidR="00775576" w:rsidRDefault="00775576" w:rsidP="00775576">
      <w:r>
        <w:t xml:space="preserve">Proximal insertion: </w:t>
      </w:r>
    </w:p>
    <w:p w14:paraId="7F45181A" w14:textId="77777777" w:rsidR="00775576" w:rsidRDefault="00775576" w:rsidP="00B70AF9">
      <w:pPr>
        <w:pStyle w:val="ListParagraph"/>
        <w:numPr>
          <w:ilvl w:val="0"/>
          <w:numId w:val="60"/>
        </w:numPr>
      </w:pPr>
      <w:r>
        <w:t>*ischial tuberosity</w:t>
      </w:r>
    </w:p>
    <w:p w14:paraId="18BAA7EA" w14:textId="77777777" w:rsidR="00775576" w:rsidRDefault="00775576" w:rsidP="00B70AF9">
      <w:pPr>
        <w:pStyle w:val="ListParagraph"/>
        <w:numPr>
          <w:ilvl w:val="0"/>
          <w:numId w:val="60"/>
        </w:numPr>
        <w:spacing w:after="160" w:line="278" w:lineRule="auto"/>
      </w:pPr>
      <w:r>
        <w:t>ischial rami</w:t>
      </w:r>
    </w:p>
    <w:p w14:paraId="4BC88942" w14:textId="77777777" w:rsidR="00775576" w:rsidRDefault="00775576" w:rsidP="00B70AF9">
      <w:pPr>
        <w:pStyle w:val="ListParagraph"/>
        <w:numPr>
          <w:ilvl w:val="0"/>
          <w:numId w:val="60"/>
        </w:numPr>
        <w:spacing w:after="160" w:line="278" w:lineRule="auto"/>
      </w:pPr>
      <w:r>
        <w:t>superior aspect of the pubic bone</w:t>
      </w:r>
    </w:p>
    <w:p w14:paraId="67468D3B" w14:textId="77777777" w:rsidR="00775576" w:rsidRDefault="00775576" w:rsidP="00B70AF9">
      <w:pPr>
        <w:pStyle w:val="ListParagraph"/>
        <w:numPr>
          <w:ilvl w:val="0"/>
          <w:numId w:val="60"/>
        </w:numPr>
        <w:spacing w:after="160" w:line="278" w:lineRule="auto"/>
      </w:pPr>
      <w:r>
        <w:t xml:space="preserve">iliopectineal line </w:t>
      </w:r>
    </w:p>
    <w:p w14:paraId="18A4EBA0" w14:textId="77777777" w:rsidR="00775576" w:rsidRDefault="00775576" w:rsidP="00775576">
      <w:r>
        <w:t>Distal insertion:</w:t>
      </w:r>
    </w:p>
    <w:p w14:paraId="09F00EC7" w14:textId="77777777" w:rsidR="00775576" w:rsidRDefault="00775576" w:rsidP="00B70AF9">
      <w:pPr>
        <w:pStyle w:val="ListParagraph"/>
        <w:numPr>
          <w:ilvl w:val="0"/>
          <w:numId w:val="61"/>
        </w:numPr>
      </w:pPr>
      <w:r>
        <w:t>*inferior to the medial tibial condyle on the pes anserinus</w:t>
      </w:r>
    </w:p>
    <w:p w14:paraId="59739DDE" w14:textId="77777777" w:rsidR="00775576" w:rsidRDefault="00775576" w:rsidP="00B70AF9">
      <w:pPr>
        <w:pStyle w:val="ListParagraph"/>
        <w:numPr>
          <w:ilvl w:val="0"/>
          <w:numId w:val="61"/>
        </w:numPr>
      </w:pPr>
      <w:r>
        <w:t>lateral meniscus</w:t>
      </w:r>
    </w:p>
    <w:p w14:paraId="437C229E" w14:textId="77777777" w:rsidR="00775576" w:rsidRDefault="00775576" w:rsidP="00B70AF9">
      <w:pPr>
        <w:pStyle w:val="ListParagraph"/>
        <w:numPr>
          <w:ilvl w:val="0"/>
          <w:numId w:val="61"/>
        </w:numPr>
        <w:spacing w:after="160" w:line="278" w:lineRule="auto"/>
      </w:pPr>
      <w:r>
        <w:t>anteromedial fibula shaft</w:t>
      </w:r>
    </w:p>
    <w:p w14:paraId="0C48E07E" w14:textId="77777777" w:rsidR="00775576" w:rsidRDefault="00775576" w:rsidP="00B70AF9">
      <w:pPr>
        <w:pStyle w:val="ListParagraph"/>
        <w:numPr>
          <w:ilvl w:val="0"/>
          <w:numId w:val="61"/>
        </w:numPr>
      </w:pPr>
      <w:r>
        <w:t>pectineal line of the femur</w:t>
      </w:r>
    </w:p>
    <w:p w14:paraId="62D8F420" w14:textId="77777777" w:rsidR="00775576" w:rsidRDefault="00775576" w:rsidP="00775576">
      <w:r>
        <w:t xml:space="preserve">Innervation: </w:t>
      </w:r>
    </w:p>
    <w:p w14:paraId="381A4BDD" w14:textId="77777777" w:rsidR="00775576" w:rsidRDefault="00775576" w:rsidP="00B70AF9">
      <w:pPr>
        <w:pStyle w:val="ListParagraph"/>
        <w:numPr>
          <w:ilvl w:val="0"/>
          <w:numId w:val="56"/>
        </w:numPr>
      </w:pPr>
      <w:r>
        <w:t>*tibial nerve</w:t>
      </w:r>
    </w:p>
    <w:p w14:paraId="63DD27C3" w14:textId="77777777" w:rsidR="00775576" w:rsidRDefault="00775576" w:rsidP="00B70AF9">
      <w:pPr>
        <w:pStyle w:val="ListParagraph"/>
        <w:numPr>
          <w:ilvl w:val="0"/>
          <w:numId w:val="56"/>
        </w:numPr>
      </w:pPr>
      <w:r>
        <w:t>fibular nerve</w:t>
      </w:r>
    </w:p>
    <w:p w14:paraId="364B52CF" w14:textId="77777777" w:rsidR="00775576" w:rsidRDefault="00775576" w:rsidP="00B70AF9">
      <w:pPr>
        <w:pStyle w:val="ListParagraph"/>
        <w:numPr>
          <w:ilvl w:val="0"/>
          <w:numId w:val="56"/>
        </w:numPr>
      </w:pPr>
      <w:r>
        <w:t>femoral nerve</w:t>
      </w:r>
    </w:p>
    <w:p w14:paraId="02B4A96B" w14:textId="77777777" w:rsidR="00775576" w:rsidRDefault="00775576" w:rsidP="00B70AF9">
      <w:pPr>
        <w:pStyle w:val="ListParagraph"/>
        <w:numPr>
          <w:ilvl w:val="0"/>
          <w:numId w:val="56"/>
        </w:numPr>
      </w:pPr>
      <w:r>
        <w:t>deep fibular (peroneal) nerve</w:t>
      </w:r>
    </w:p>
    <w:p w14:paraId="67D415A8" w14:textId="77777777" w:rsidR="00775576" w:rsidRDefault="00775576" w:rsidP="00775576">
      <w:r>
        <w:t xml:space="preserve">Action: </w:t>
      </w:r>
    </w:p>
    <w:p w14:paraId="4E4FB92E" w14:textId="77777777" w:rsidR="00775576" w:rsidRDefault="00775576" w:rsidP="00B70AF9">
      <w:pPr>
        <w:pStyle w:val="ListParagraph"/>
        <w:numPr>
          <w:ilvl w:val="0"/>
          <w:numId w:val="62"/>
        </w:numPr>
      </w:pPr>
      <w:r>
        <w:t>*hip extension</w:t>
      </w:r>
    </w:p>
    <w:p w14:paraId="638000CF" w14:textId="77777777" w:rsidR="00775576" w:rsidRDefault="00775576" w:rsidP="00B70AF9">
      <w:pPr>
        <w:pStyle w:val="ListParagraph"/>
        <w:numPr>
          <w:ilvl w:val="0"/>
          <w:numId w:val="62"/>
        </w:numPr>
      </w:pPr>
      <w:r>
        <w:lastRenderedPageBreak/>
        <w:t>*knee flexion</w:t>
      </w:r>
    </w:p>
    <w:p w14:paraId="40AC0301" w14:textId="77777777" w:rsidR="00775576" w:rsidRDefault="00775576" w:rsidP="00B70AF9">
      <w:pPr>
        <w:pStyle w:val="ListParagraph"/>
        <w:numPr>
          <w:ilvl w:val="0"/>
          <w:numId w:val="62"/>
        </w:numPr>
      </w:pPr>
      <w:r>
        <w:t>*lower leg internal rotation</w:t>
      </w:r>
    </w:p>
    <w:p w14:paraId="21FC163B" w14:textId="77777777" w:rsidR="00775576" w:rsidRDefault="00775576" w:rsidP="00B70AF9">
      <w:pPr>
        <w:pStyle w:val="ListParagraph"/>
        <w:numPr>
          <w:ilvl w:val="0"/>
          <w:numId w:val="62"/>
        </w:numPr>
      </w:pPr>
      <w:r>
        <w:t>hip adduction</w:t>
      </w:r>
    </w:p>
    <w:p w14:paraId="5EED993E" w14:textId="77777777" w:rsidR="00775576" w:rsidRDefault="00775576" w:rsidP="00775576">
      <w:pPr>
        <w:pStyle w:val="Heading2"/>
      </w:pPr>
      <w:r>
        <w:t>Card ID: 6.34</w:t>
      </w:r>
    </w:p>
    <w:p w14:paraId="5C1CC81F" w14:textId="77777777" w:rsidR="00775576" w:rsidRDefault="00775576" w:rsidP="00775576">
      <w:r>
        <w:t>Image file: L1344_760218</w:t>
      </w:r>
    </w:p>
    <w:p w14:paraId="57363CFB" w14:textId="77777777" w:rsidR="00775576" w:rsidRDefault="00775576" w:rsidP="00775576">
      <w:r>
        <w:rPr>
          <w:noProof/>
        </w:rPr>
        <w:drawing>
          <wp:inline distT="0" distB="0" distL="0" distR="0" wp14:anchorId="6F290595" wp14:editId="13C8051D">
            <wp:extent cx="1828800" cy="1196595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3C5A" w14:textId="77777777" w:rsidR="00775576" w:rsidRDefault="00775576" w:rsidP="00775576">
      <w:pPr>
        <w:rPr>
          <w:ins w:id="55" w:author="Claire Copa" w:date="2026-07-16T09:21:00Z" w16du:dateUtc="2026-07-16T13:21:00Z"/>
        </w:rPr>
      </w:pPr>
      <w:r>
        <w:t xml:space="preserve">Title: </w:t>
      </w:r>
      <w:r w:rsidRPr="009E1058">
        <w:rPr>
          <w:highlight w:val="yellow"/>
        </w:rPr>
        <w:t>Semimembranosus</w:t>
      </w:r>
    </w:p>
    <w:p w14:paraId="40EE3A5D" w14:textId="77777777" w:rsidR="00775576" w:rsidRDefault="00775576" w:rsidP="00775576">
      <w:r>
        <w:t>Activity Interaction: select all that apply</w:t>
      </w:r>
    </w:p>
    <w:p w14:paraId="0E41CA52" w14:textId="77777777" w:rsidR="00775576" w:rsidRDefault="00775576" w:rsidP="00775576">
      <w:r>
        <w:rPr>
          <w:b/>
        </w:rPr>
        <w:t>Back-of-Card Content:</w:t>
      </w:r>
    </w:p>
    <w:p w14:paraId="0CFB58AD" w14:textId="77777777" w:rsidR="00775576" w:rsidRDefault="00775576" w:rsidP="00775576">
      <w:r>
        <w:t xml:space="preserve">Proximal insertion: </w:t>
      </w:r>
    </w:p>
    <w:p w14:paraId="218590C2" w14:textId="77777777" w:rsidR="00775576" w:rsidRDefault="00775576" w:rsidP="00B70AF9">
      <w:pPr>
        <w:pStyle w:val="ListParagraph"/>
        <w:numPr>
          <w:ilvl w:val="0"/>
          <w:numId w:val="63"/>
        </w:numPr>
      </w:pPr>
      <w:r>
        <w:t>*ischial tuberosity</w:t>
      </w:r>
    </w:p>
    <w:p w14:paraId="1C0F26E3" w14:textId="77777777" w:rsidR="00775576" w:rsidRDefault="00775576" w:rsidP="00B70AF9">
      <w:pPr>
        <w:pStyle w:val="ListParagraph"/>
        <w:numPr>
          <w:ilvl w:val="0"/>
          <w:numId w:val="63"/>
        </w:numPr>
        <w:spacing w:after="160" w:line="278" w:lineRule="auto"/>
      </w:pPr>
      <w:r>
        <w:t>ischial rami</w:t>
      </w:r>
    </w:p>
    <w:p w14:paraId="0C53A617" w14:textId="77777777" w:rsidR="00775576" w:rsidRDefault="00775576" w:rsidP="00B70AF9">
      <w:pPr>
        <w:pStyle w:val="ListParagraph"/>
        <w:numPr>
          <w:ilvl w:val="0"/>
          <w:numId w:val="63"/>
        </w:numPr>
        <w:spacing w:after="160" w:line="278" w:lineRule="auto"/>
      </w:pPr>
      <w:r>
        <w:t>superior aspect of the pubic bone</w:t>
      </w:r>
    </w:p>
    <w:p w14:paraId="001768BF" w14:textId="77777777" w:rsidR="00775576" w:rsidRDefault="00775576" w:rsidP="00B70AF9">
      <w:pPr>
        <w:pStyle w:val="ListParagraph"/>
        <w:numPr>
          <w:ilvl w:val="0"/>
          <w:numId w:val="63"/>
        </w:numPr>
        <w:spacing w:after="160" w:line="278" w:lineRule="auto"/>
      </w:pPr>
      <w:r>
        <w:t xml:space="preserve">iliopectineal line </w:t>
      </w:r>
    </w:p>
    <w:p w14:paraId="1D1A1732" w14:textId="77777777" w:rsidR="00775576" w:rsidRDefault="00775576" w:rsidP="00775576">
      <w:r>
        <w:t xml:space="preserve">Distal insertion: </w:t>
      </w:r>
    </w:p>
    <w:p w14:paraId="0CF8884C" w14:textId="77777777" w:rsidR="00775576" w:rsidRDefault="00775576" w:rsidP="00B70AF9">
      <w:pPr>
        <w:pStyle w:val="ListParagraph"/>
        <w:numPr>
          <w:ilvl w:val="0"/>
          <w:numId w:val="64"/>
        </w:numPr>
      </w:pPr>
      <w:r>
        <w:t>inferior to the medial tibial condyle on the pes anserinus</w:t>
      </w:r>
    </w:p>
    <w:p w14:paraId="35919664" w14:textId="77777777" w:rsidR="00775576" w:rsidRDefault="00775576" w:rsidP="00B70AF9">
      <w:pPr>
        <w:pStyle w:val="ListParagraph"/>
        <w:numPr>
          <w:ilvl w:val="0"/>
          <w:numId w:val="64"/>
        </w:numPr>
        <w:spacing w:after="160" w:line="278" w:lineRule="auto"/>
      </w:pPr>
      <w:r>
        <w:t>*medial tibial condyle</w:t>
      </w:r>
    </w:p>
    <w:p w14:paraId="2D433872" w14:textId="77777777" w:rsidR="00775576" w:rsidRDefault="00775576" w:rsidP="00B70AF9">
      <w:pPr>
        <w:pStyle w:val="ListParagraph"/>
        <w:numPr>
          <w:ilvl w:val="0"/>
          <w:numId w:val="64"/>
        </w:numPr>
        <w:spacing w:after="160" w:line="278" w:lineRule="auto"/>
      </w:pPr>
      <w:r>
        <w:t>anteromedial fibula shaft</w:t>
      </w:r>
    </w:p>
    <w:p w14:paraId="06D93726" w14:textId="77777777" w:rsidR="00775576" w:rsidRDefault="00775576" w:rsidP="00B70AF9">
      <w:pPr>
        <w:pStyle w:val="ListParagraph"/>
        <w:numPr>
          <w:ilvl w:val="0"/>
          <w:numId w:val="64"/>
        </w:numPr>
      </w:pPr>
      <w:r>
        <w:t>pectineal line of the femur</w:t>
      </w:r>
    </w:p>
    <w:p w14:paraId="56255617" w14:textId="77777777" w:rsidR="00775576" w:rsidRDefault="00775576" w:rsidP="00775576">
      <w:r>
        <w:t xml:space="preserve">Innervation: </w:t>
      </w:r>
    </w:p>
    <w:p w14:paraId="71648D6A" w14:textId="77777777" w:rsidR="00775576" w:rsidRDefault="00775576" w:rsidP="00B70AF9">
      <w:pPr>
        <w:pStyle w:val="ListParagraph"/>
        <w:numPr>
          <w:ilvl w:val="0"/>
          <w:numId w:val="57"/>
        </w:numPr>
      </w:pPr>
      <w:r>
        <w:t>*tibial nerve</w:t>
      </w:r>
    </w:p>
    <w:p w14:paraId="39920C47" w14:textId="77777777" w:rsidR="00775576" w:rsidRDefault="00775576" w:rsidP="00B70AF9">
      <w:pPr>
        <w:pStyle w:val="ListParagraph"/>
        <w:numPr>
          <w:ilvl w:val="0"/>
          <w:numId w:val="57"/>
        </w:numPr>
      </w:pPr>
      <w:r>
        <w:t>fibular nerve</w:t>
      </w:r>
    </w:p>
    <w:p w14:paraId="32EDC182" w14:textId="77777777" w:rsidR="00775576" w:rsidRDefault="00775576" w:rsidP="00B70AF9">
      <w:pPr>
        <w:pStyle w:val="ListParagraph"/>
        <w:numPr>
          <w:ilvl w:val="0"/>
          <w:numId w:val="57"/>
        </w:numPr>
      </w:pPr>
      <w:r>
        <w:t>femoral nerve</w:t>
      </w:r>
    </w:p>
    <w:p w14:paraId="6625572A" w14:textId="77777777" w:rsidR="00775576" w:rsidRDefault="00775576" w:rsidP="00B70AF9">
      <w:pPr>
        <w:pStyle w:val="ListParagraph"/>
        <w:numPr>
          <w:ilvl w:val="0"/>
          <w:numId w:val="57"/>
        </w:numPr>
      </w:pPr>
      <w:r>
        <w:t>deep fibular (peroneal) nerve</w:t>
      </w:r>
    </w:p>
    <w:p w14:paraId="418DD647" w14:textId="77777777" w:rsidR="00775576" w:rsidRDefault="00775576" w:rsidP="00775576">
      <w:r>
        <w:t xml:space="preserve">Action: </w:t>
      </w:r>
    </w:p>
    <w:p w14:paraId="79622A78" w14:textId="77777777" w:rsidR="00775576" w:rsidRDefault="00775576" w:rsidP="00B70AF9">
      <w:pPr>
        <w:pStyle w:val="ListParagraph"/>
        <w:numPr>
          <w:ilvl w:val="0"/>
          <w:numId w:val="65"/>
        </w:numPr>
      </w:pPr>
      <w:r>
        <w:t>*hip extension</w:t>
      </w:r>
    </w:p>
    <w:p w14:paraId="46044524" w14:textId="77777777" w:rsidR="00775576" w:rsidRDefault="00775576" w:rsidP="00B70AF9">
      <w:pPr>
        <w:pStyle w:val="ListParagraph"/>
        <w:numPr>
          <w:ilvl w:val="0"/>
          <w:numId w:val="65"/>
        </w:numPr>
      </w:pPr>
      <w:r>
        <w:t>*knee flexion</w:t>
      </w:r>
    </w:p>
    <w:p w14:paraId="2CDD402F" w14:textId="77777777" w:rsidR="00775576" w:rsidRDefault="00775576" w:rsidP="00B70AF9">
      <w:pPr>
        <w:pStyle w:val="ListParagraph"/>
        <w:numPr>
          <w:ilvl w:val="0"/>
          <w:numId w:val="65"/>
        </w:numPr>
      </w:pPr>
      <w:r>
        <w:t>*lower leg internal rotation</w:t>
      </w:r>
    </w:p>
    <w:p w14:paraId="3EF41734" w14:textId="77777777" w:rsidR="00775576" w:rsidRDefault="00775576" w:rsidP="00B70AF9">
      <w:pPr>
        <w:pStyle w:val="ListParagraph"/>
        <w:numPr>
          <w:ilvl w:val="0"/>
          <w:numId w:val="65"/>
        </w:numPr>
      </w:pPr>
      <w:r>
        <w:t>hip adduction</w:t>
      </w:r>
    </w:p>
    <w:p w14:paraId="352AEE59" w14:textId="77777777" w:rsidR="00775576" w:rsidRDefault="00775576" w:rsidP="00775576"/>
    <w:p w14:paraId="4B06989C" w14:textId="77777777" w:rsidR="00775576" w:rsidRDefault="00775576" w:rsidP="00775576">
      <w:pPr>
        <w:pStyle w:val="Heading2"/>
      </w:pPr>
      <w:r>
        <w:t>Card ID: 6.35</w:t>
      </w:r>
    </w:p>
    <w:p w14:paraId="57196F10" w14:textId="77777777" w:rsidR="00775576" w:rsidRDefault="00775576" w:rsidP="00775576">
      <w:r>
        <w:t>Image file: L1344_760219</w:t>
      </w:r>
    </w:p>
    <w:p w14:paraId="05C6A337" w14:textId="77777777" w:rsidR="00775576" w:rsidRDefault="00775576" w:rsidP="00775576">
      <w:r>
        <w:rPr>
          <w:noProof/>
        </w:rPr>
        <w:drawing>
          <wp:inline distT="0" distB="0" distL="0" distR="0" wp14:anchorId="7B78F73C" wp14:editId="6AB1A07F">
            <wp:extent cx="1828800" cy="1196595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25C3" w14:textId="77777777" w:rsidR="00775576" w:rsidRDefault="00775576" w:rsidP="00775576">
      <w:pPr>
        <w:rPr>
          <w:ins w:id="56" w:author="Claire Copa" w:date="2026-07-16T09:21:00Z" w16du:dateUtc="2026-07-16T13:21:00Z"/>
        </w:rPr>
      </w:pPr>
      <w:r>
        <w:t xml:space="preserve">Title: </w:t>
      </w:r>
      <w:r w:rsidRPr="009E1058">
        <w:rPr>
          <w:highlight w:val="yellow"/>
        </w:rPr>
        <w:t>Piriformis</w:t>
      </w:r>
    </w:p>
    <w:p w14:paraId="596566D5" w14:textId="77777777" w:rsidR="00775576" w:rsidRDefault="00775576" w:rsidP="00775576">
      <w:r>
        <w:t>Activity Interaction: select all that apply</w:t>
      </w:r>
    </w:p>
    <w:p w14:paraId="2226CDAD" w14:textId="77777777" w:rsidR="00775576" w:rsidRDefault="00775576" w:rsidP="00775576">
      <w:r>
        <w:rPr>
          <w:b/>
        </w:rPr>
        <w:t>Back-of-Card Content:</w:t>
      </w:r>
    </w:p>
    <w:p w14:paraId="45AD2696" w14:textId="77777777" w:rsidR="00775576" w:rsidRDefault="00775576" w:rsidP="00775576">
      <w:r>
        <w:t xml:space="preserve">Proximal insertion: </w:t>
      </w:r>
    </w:p>
    <w:p w14:paraId="1EAE1FF0" w14:textId="77777777" w:rsidR="00775576" w:rsidRDefault="00775576" w:rsidP="00B70AF9">
      <w:pPr>
        <w:pStyle w:val="ListParagraph"/>
        <w:numPr>
          <w:ilvl w:val="0"/>
          <w:numId w:val="66"/>
        </w:numPr>
      </w:pPr>
      <w:r>
        <w:t>*anterolateral surface of the sacrum</w:t>
      </w:r>
    </w:p>
    <w:p w14:paraId="190BECB1" w14:textId="77777777" w:rsidR="00775576" w:rsidRDefault="00775576" w:rsidP="00B70AF9">
      <w:pPr>
        <w:pStyle w:val="ListParagraph"/>
        <w:numPr>
          <w:ilvl w:val="0"/>
          <w:numId w:val="66"/>
        </w:numPr>
        <w:spacing w:after="160" w:line="278" w:lineRule="auto"/>
      </w:pPr>
      <w:r>
        <w:t>superior aspect of the pubic bone</w:t>
      </w:r>
    </w:p>
    <w:p w14:paraId="7984061C" w14:textId="77777777" w:rsidR="00775576" w:rsidRDefault="00775576" w:rsidP="00B70AF9">
      <w:pPr>
        <w:pStyle w:val="ListParagraph"/>
        <w:numPr>
          <w:ilvl w:val="0"/>
          <w:numId w:val="66"/>
        </w:numPr>
        <w:spacing w:after="160" w:line="278" w:lineRule="auto"/>
      </w:pPr>
      <w:r>
        <w:t>ischial tuberosity</w:t>
      </w:r>
    </w:p>
    <w:p w14:paraId="58EB48C5" w14:textId="77777777" w:rsidR="00775576" w:rsidRDefault="00775576" w:rsidP="00775576">
      <w:r>
        <w:t xml:space="preserve">Distal insertion: </w:t>
      </w:r>
    </w:p>
    <w:p w14:paraId="55539D49" w14:textId="77777777" w:rsidR="00775576" w:rsidRDefault="00775576" w:rsidP="00B70AF9">
      <w:pPr>
        <w:pStyle w:val="ListParagraph"/>
        <w:numPr>
          <w:ilvl w:val="0"/>
          <w:numId w:val="67"/>
        </w:numPr>
      </w:pPr>
      <w:r>
        <w:t>*greater trochanter of the femur</w:t>
      </w:r>
    </w:p>
    <w:p w14:paraId="03C5CCB2" w14:textId="77777777" w:rsidR="00775576" w:rsidRDefault="00775576" w:rsidP="00B70AF9">
      <w:pPr>
        <w:pStyle w:val="ListParagraph"/>
        <w:numPr>
          <w:ilvl w:val="0"/>
          <w:numId w:val="67"/>
        </w:numPr>
        <w:spacing w:after="160" w:line="278" w:lineRule="auto"/>
      </w:pPr>
      <w:r>
        <w:t>lesser trochanter of the femur</w:t>
      </w:r>
    </w:p>
    <w:p w14:paraId="564A6D9A" w14:textId="77777777" w:rsidR="00775576" w:rsidRDefault="00775576" w:rsidP="00B70AF9">
      <w:pPr>
        <w:pStyle w:val="ListParagraph"/>
        <w:numPr>
          <w:ilvl w:val="0"/>
          <w:numId w:val="67"/>
        </w:numPr>
      </w:pPr>
      <w:r>
        <w:t>lateral condyle of the femur</w:t>
      </w:r>
    </w:p>
    <w:p w14:paraId="005B9BD8" w14:textId="77777777" w:rsidR="00775576" w:rsidRDefault="00775576" w:rsidP="00775576">
      <w:r>
        <w:t xml:space="preserve">Innervation: </w:t>
      </w:r>
    </w:p>
    <w:p w14:paraId="55765A5A" w14:textId="77777777" w:rsidR="00775576" w:rsidRDefault="00775576" w:rsidP="00B70AF9">
      <w:pPr>
        <w:pStyle w:val="ListParagraph"/>
        <w:numPr>
          <w:ilvl w:val="0"/>
          <w:numId w:val="58"/>
        </w:numPr>
      </w:pPr>
      <w:r>
        <w:t>tibial nerve</w:t>
      </w:r>
    </w:p>
    <w:p w14:paraId="387500F8" w14:textId="77777777" w:rsidR="00775576" w:rsidRDefault="00775576" w:rsidP="00B70AF9">
      <w:pPr>
        <w:pStyle w:val="ListParagraph"/>
        <w:numPr>
          <w:ilvl w:val="0"/>
          <w:numId w:val="58"/>
        </w:numPr>
      </w:pPr>
      <w:r>
        <w:t>fibular nerve</w:t>
      </w:r>
    </w:p>
    <w:p w14:paraId="7BB2FCE3" w14:textId="77777777" w:rsidR="00775576" w:rsidRDefault="00775576" w:rsidP="00B70AF9">
      <w:pPr>
        <w:pStyle w:val="ListParagraph"/>
        <w:numPr>
          <w:ilvl w:val="0"/>
          <w:numId w:val="58"/>
        </w:numPr>
      </w:pPr>
      <w:r>
        <w:t>deep fibular (peroneal) nerve</w:t>
      </w:r>
    </w:p>
    <w:p w14:paraId="1C9C85A8" w14:textId="77777777" w:rsidR="00775576" w:rsidRDefault="00775576" w:rsidP="00B70AF9">
      <w:pPr>
        <w:pStyle w:val="ListParagraph"/>
        <w:numPr>
          <w:ilvl w:val="0"/>
          <w:numId w:val="58"/>
        </w:numPr>
      </w:pPr>
      <w:r>
        <w:t>*spinal nerves L5-S2</w:t>
      </w:r>
    </w:p>
    <w:p w14:paraId="3BC034CE" w14:textId="77777777" w:rsidR="00775576" w:rsidRDefault="00775576" w:rsidP="00775576">
      <w:r>
        <w:t xml:space="preserve">Action: </w:t>
      </w:r>
    </w:p>
    <w:p w14:paraId="57B69435" w14:textId="77777777" w:rsidR="00775576" w:rsidRDefault="00775576" w:rsidP="00B70AF9">
      <w:pPr>
        <w:pStyle w:val="ListParagraph"/>
        <w:numPr>
          <w:ilvl w:val="0"/>
          <w:numId w:val="59"/>
        </w:numPr>
      </w:pPr>
      <w:r>
        <w:t xml:space="preserve">*hip external rotation </w:t>
      </w:r>
    </w:p>
    <w:p w14:paraId="12609923" w14:textId="77777777" w:rsidR="00775576" w:rsidRDefault="00775576" w:rsidP="00B70AF9">
      <w:pPr>
        <w:pStyle w:val="ListParagraph"/>
        <w:numPr>
          <w:ilvl w:val="0"/>
          <w:numId w:val="59"/>
        </w:numPr>
      </w:pPr>
      <w:r>
        <w:t>*hip abduction</w:t>
      </w:r>
    </w:p>
    <w:p w14:paraId="1EDF8C10" w14:textId="77777777" w:rsidR="00775576" w:rsidRDefault="00775576" w:rsidP="00B70AF9">
      <w:pPr>
        <w:pStyle w:val="ListParagraph"/>
        <w:numPr>
          <w:ilvl w:val="0"/>
          <w:numId w:val="59"/>
        </w:numPr>
      </w:pPr>
      <w:r>
        <w:t>hip internal rotation</w:t>
      </w:r>
    </w:p>
    <w:p w14:paraId="010D0C12" w14:textId="77777777" w:rsidR="00775576" w:rsidRDefault="00775576" w:rsidP="00B70AF9">
      <w:pPr>
        <w:pStyle w:val="ListParagraph"/>
        <w:numPr>
          <w:ilvl w:val="0"/>
          <w:numId w:val="59"/>
        </w:numPr>
      </w:pPr>
      <w:r>
        <w:t>hip extension</w:t>
      </w:r>
    </w:p>
    <w:p w14:paraId="6C94C23D" w14:textId="77777777" w:rsidR="00775576" w:rsidRDefault="00775576" w:rsidP="00775576">
      <w:pPr>
        <w:pStyle w:val="Heading2"/>
      </w:pPr>
      <w:commentRangeStart w:id="57"/>
      <w:r>
        <w:t>Card ID: 6.36</w:t>
      </w:r>
      <w:commentRangeEnd w:id="57"/>
      <w:r>
        <w:rPr>
          <w:rStyle w:val="CommentReference"/>
          <w:sz w:val="32"/>
          <w:szCs w:val="32"/>
        </w:rPr>
        <w:commentReference w:id="57"/>
      </w:r>
    </w:p>
    <w:p w14:paraId="21EC84BE" w14:textId="77777777" w:rsidR="00775576" w:rsidRDefault="00775576" w:rsidP="00775576">
      <w:r>
        <w:t>Image file: L1344_760220</w:t>
      </w:r>
    </w:p>
    <w:p w14:paraId="09AD1F4E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3B6710F6" wp14:editId="7C028BA0">
            <wp:extent cx="1828800" cy="1196595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A23E" w14:textId="77777777" w:rsidR="00775576" w:rsidRDefault="00775576" w:rsidP="00775576">
      <w:pPr>
        <w:rPr>
          <w:ins w:id="58" w:author="Claire Copa" w:date="2026-07-16T09:21:00Z" w16du:dateUtc="2026-07-16T13:21:00Z"/>
        </w:rPr>
      </w:pPr>
      <w:r>
        <w:t xml:space="preserve">Title: </w:t>
      </w:r>
      <w:r w:rsidRPr="00C903C2">
        <w:rPr>
          <w:highlight w:val="yellow"/>
        </w:rPr>
        <w:t>Tensor fascia latae</w:t>
      </w:r>
    </w:p>
    <w:p w14:paraId="1ADAF320" w14:textId="77777777" w:rsidR="00775576" w:rsidRDefault="00775576" w:rsidP="00775576">
      <w:r>
        <w:t>Activity Interaction: select all that apply</w:t>
      </w:r>
    </w:p>
    <w:p w14:paraId="5CADDADB" w14:textId="77777777" w:rsidR="00775576" w:rsidRDefault="00775576" w:rsidP="00775576">
      <w:r>
        <w:rPr>
          <w:b/>
        </w:rPr>
        <w:t>Back-of-Card Content:</w:t>
      </w:r>
    </w:p>
    <w:p w14:paraId="14B1E14C" w14:textId="77777777" w:rsidR="00775576" w:rsidRDefault="00775576" w:rsidP="00775576">
      <w:r>
        <w:t xml:space="preserve">Proximal insertion: </w:t>
      </w:r>
    </w:p>
    <w:p w14:paraId="071CDD01" w14:textId="77777777" w:rsidR="00775576" w:rsidRDefault="00775576" w:rsidP="00B70AF9">
      <w:pPr>
        <w:pStyle w:val="ListParagraph"/>
        <w:numPr>
          <w:ilvl w:val="0"/>
          <w:numId w:val="71"/>
        </w:numPr>
      </w:pPr>
      <w:r>
        <w:t>*anterior aspect of the iliac crest</w:t>
      </w:r>
    </w:p>
    <w:p w14:paraId="79573245" w14:textId="77777777" w:rsidR="00775576" w:rsidRDefault="00775576" w:rsidP="00B70AF9">
      <w:pPr>
        <w:pStyle w:val="ListParagraph"/>
        <w:numPr>
          <w:ilvl w:val="0"/>
          <w:numId w:val="71"/>
        </w:numPr>
      </w:pPr>
      <w:r>
        <w:t>anterior superior iliac spine (ASIS)</w:t>
      </w:r>
    </w:p>
    <w:p w14:paraId="21308923" w14:textId="77777777" w:rsidR="00775576" w:rsidRDefault="00775576" w:rsidP="00B70AF9">
      <w:pPr>
        <w:pStyle w:val="ListParagraph"/>
        <w:numPr>
          <w:ilvl w:val="0"/>
          <w:numId w:val="71"/>
        </w:numPr>
        <w:spacing w:after="160" w:line="278" w:lineRule="auto"/>
      </w:pPr>
      <w:r>
        <w:t>greater trochanter of the femur</w:t>
      </w:r>
    </w:p>
    <w:p w14:paraId="5E09D828" w14:textId="77777777" w:rsidR="00775576" w:rsidRDefault="00775576" w:rsidP="00B70AF9">
      <w:pPr>
        <w:pStyle w:val="ListParagraph"/>
        <w:numPr>
          <w:ilvl w:val="0"/>
          <w:numId w:val="71"/>
        </w:numPr>
        <w:spacing w:after="160" w:line="278" w:lineRule="auto"/>
      </w:pPr>
      <w:r>
        <w:t>lesser trochanter of the femur</w:t>
      </w:r>
    </w:p>
    <w:p w14:paraId="3AB66B92" w14:textId="77777777" w:rsidR="00775576" w:rsidRDefault="00775576" w:rsidP="00775576">
      <w:r>
        <w:t>Distal insertion:</w:t>
      </w:r>
    </w:p>
    <w:p w14:paraId="03498F3E" w14:textId="77777777" w:rsidR="00775576" w:rsidRDefault="00775576" w:rsidP="00B70AF9">
      <w:pPr>
        <w:pStyle w:val="ListParagraph"/>
        <w:numPr>
          <w:ilvl w:val="0"/>
          <w:numId w:val="72"/>
        </w:numPr>
      </w:pPr>
      <w:r>
        <w:t>*iliotibial tract</w:t>
      </w:r>
    </w:p>
    <w:p w14:paraId="3808F0C6" w14:textId="77777777" w:rsidR="00775576" w:rsidRDefault="00775576" w:rsidP="00B70AF9">
      <w:pPr>
        <w:pStyle w:val="ListParagraph"/>
        <w:numPr>
          <w:ilvl w:val="0"/>
          <w:numId w:val="72"/>
        </w:numPr>
        <w:spacing w:after="160" w:line="278" w:lineRule="auto"/>
      </w:pPr>
      <w:r>
        <w:t>anteromedial fibula shaft</w:t>
      </w:r>
    </w:p>
    <w:p w14:paraId="4A09BF10" w14:textId="77777777" w:rsidR="00775576" w:rsidRDefault="00775576" w:rsidP="00B70AF9">
      <w:pPr>
        <w:pStyle w:val="ListParagraph"/>
        <w:numPr>
          <w:ilvl w:val="0"/>
          <w:numId w:val="72"/>
        </w:numPr>
        <w:spacing w:after="160" w:line="278" w:lineRule="auto"/>
      </w:pPr>
      <w:r>
        <w:t>distal to the medial tibial condyle on the pes anserinus</w:t>
      </w:r>
    </w:p>
    <w:p w14:paraId="72F39F34" w14:textId="77777777" w:rsidR="00775576" w:rsidRDefault="00775576" w:rsidP="00775576">
      <w:r>
        <w:t xml:space="preserve">Innervation: </w:t>
      </w:r>
    </w:p>
    <w:p w14:paraId="072F784B" w14:textId="77777777" w:rsidR="00775576" w:rsidRDefault="00775576" w:rsidP="00B70AF9">
      <w:pPr>
        <w:pStyle w:val="ListParagraph"/>
        <w:numPr>
          <w:ilvl w:val="0"/>
          <w:numId w:val="68"/>
        </w:numPr>
      </w:pPr>
      <w:r>
        <w:t>*superior gluteal nerve (L4-S1)</w:t>
      </w:r>
    </w:p>
    <w:p w14:paraId="43268606" w14:textId="77777777" w:rsidR="00775576" w:rsidRDefault="00775576" w:rsidP="00B70AF9">
      <w:pPr>
        <w:pStyle w:val="ListParagraph"/>
        <w:numPr>
          <w:ilvl w:val="0"/>
          <w:numId w:val="68"/>
        </w:numPr>
      </w:pPr>
      <w:r>
        <w:t>obturator nerve</w:t>
      </w:r>
    </w:p>
    <w:p w14:paraId="37F07789" w14:textId="77777777" w:rsidR="00775576" w:rsidRDefault="00775576" w:rsidP="00B70AF9">
      <w:pPr>
        <w:pStyle w:val="ListParagraph"/>
        <w:numPr>
          <w:ilvl w:val="0"/>
          <w:numId w:val="68"/>
        </w:numPr>
      </w:pPr>
      <w:r>
        <w:t>femoral nerve</w:t>
      </w:r>
    </w:p>
    <w:p w14:paraId="1F269711" w14:textId="77777777" w:rsidR="00775576" w:rsidRDefault="00775576" w:rsidP="00B70AF9">
      <w:pPr>
        <w:pStyle w:val="ListParagraph"/>
        <w:numPr>
          <w:ilvl w:val="0"/>
          <w:numId w:val="68"/>
        </w:numPr>
      </w:pPr>
      <w:r>
        <w:t>tibial nerve</w:t>
      </w:r>
    </w:p>
    <w:p w14:paraId="267E27EA" w14:textId="77777777" w:rsidR="00775576" w:rsidRDefault="00775576" w:rsidP="00775576">
      <w:r>
        <w:t xml:space="preserve">Action: </w:t>
      </w:r>
    </w:p>
    <w:p w14:paraId="50CE1373" w14:textId="77777777" w:rsidR="00775576" w:rsidRDefault="00775576" w:rsidP="00B70AF9">
      <w:pPr>
        <w:pStyle w:val="ListParagraph"/>
        <w:numPr>
          <w:ilvl w:val="0"/>
          <w:numId w:val="73"/>
        </w:numPr>
      </w:pPr>
      <w:r>
        <w:t>*thigh internal rotation</w:t>
      </w:r>
    </w:p>
    <w:p w14:paraId="0CCCFBA5" w14:textId="77777777" w:rsidR="00775576" w:rsidRDefault="00775576" w:rsidP="00B70AF9">
      <w:pPr>
        <w:pStyle w:val="ListParagraph"/>
        <w:numPr>
          <w:ilvl w:val="0"/>
          <w:numId w:val="73"/>
        </w:numPr>
      </w:pPr>
      <w:r>
        <w:t>*maintenance of stability between the leg and the trunk</w:t>
      </w:r>
    </w:p>
    <w:p w14:paraId="2EDEACC1" w14:textId="77777777" w:rsidR="00775576" w:rsidRDefault="00775576" w:rsidP="00B70AF9">
      <w:pPr>
        <w:pStyle w:val="ListParagraph"/>
        <w:numPr>
          <w:ilvl w:val="0"/>
          <w:numId w:val="73"/>
        </w:numPr>
        <w:spacing w:after="160" w:line="278" w:lineRule="auto"/>
      </w:pPr>
      <w:r>
        <w:t>flexion of the knee when the foot is dorsiflexed</w:t>
      </w:r>
    </w:p>
    <w:p w14:paraId="2F962A5A" w14:textId="77777777" w:rsidR="00775576" w:rsidRDefault="00775576" w:rsidP="00775576"/>
    <w:p w14:paraId="2EE3880D" w14:textId="77777777" w:rsidR="00775576" w:rsidRDefault="00775576" w:rsidP="00775576">
      <w:pPr>
        <w:pStyle w:val="Heading2"/>
      </w:pPr>
      <w:r>
        <w:t>Card ID: 6.37</w:t>
      </w:r>
    </w:p>
    <w:p w14:paraId="69E72DE4" w14:textId="77777777" w:rsidR="00775576" w:rsidRDefault="00775576" w:rsidP="00775576">
      <w:r>
        <w:t>Image file: L1344_760221</w:t>
      </w:r>
    </w:p>
    <w:p w14:paraId="64D8757E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08B3664D" wp14:editId="65683E1C">
            <wp:extent cx="1828800" cy="1196595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51AA" w14:textId="77777777" w:rsidR="00775576" w:rsidRDefault="00775576" w:rsidP="00775576">
      <w:pPr>
        <w:rPr>
          <w:ins w:id="59" w:author="Claire Copa" w:date="2026-07-16T09:21:00Z" w16du:dateUtc="2026-07-16T13:21:00Z"/>
        </w:rPr>
      </w:pPr>
      <w:r>
        <w:t xml:space="preserve">Title: </w:t>
      </w:r>
      <w:r w:rsidRPr="00C903C2">
        <w:rPr>
          <w:highlight w:val="yellow"/>
        </w:rPr>
        <w:t>Gluteus medius</w:t>
      </w:r>
    </w:p>
    <w:p w14:paraId="75E9E05D" w14:textId="77777777" w:rsidR="00775576" w:rsidRDefault="00775576" w:rsidP="00775576">
      <w:r>
        <w:t>Activity Interaction: select all that apply</w:t>
      </w:r>
    </w:p>
    <w:p w14:paraId="2851486C" w14:textId="77777777" w:rsidR="00775576" w:rsidRDefault="00775576" w:rsidP="00775576">
      <w:r>
        <w:rPr>
          <w:b/>
        </w:rPr>
        <w:t>Back-of-Card Content:</w:t>
      </w:r>
    </w:p>
    <w:p w14:paraId="51541BCB" w14:textId="77777777" w:rsidR="00775576" w:rsidRDefault="00775576" w:rsidP="00775576">
      <w:r>
        <w:t xml:space="preserve">Proximal insertion: </w:t>
      </w:r>
    </w:p>
    <w:p w14:paraId="22BB1C4E" w14:textId="77777777" w:rsidR="00775576" w:rsidRDefault="00775576" w:rsidP="00B70AF9">
      <w:pPr>
        <w:pStyle w:val="ListParagraph"/>
        <w:numPr>
          <w:ilvl w:val="0"/>
          <w:numId w:val="74"/>
        </w:numPr>
      </w:pPr>
      <w:r>
        <w:t>*lateral surface of the ilium</w:t>
      </w:r>
    </w:p>
    <w:p w14:paraId="7F39A2D7" w14:textId="77777777" w:rsidR="00775576" w:rsidRDefault="00775576" w:rsidP="00B70AF9">
      <w:pPr>
        <w:pStyle w:val="ListParagraph"/>
        <w:numPr>
          <w:ilvl w:val="0"/>
          <w:numId w:val="74"/>
        </w:numPr>
      </w:pPr>
      <w:r>
        <w:t>external surface of the ilium</w:t>
      </w:r>
    </w:p>
    <w:p w14:paraId="61290F62" w14:textId="77777777" w:rsidR="00775576" w:rsidRDefault="00775576" w:rsidP="00B70AF9">
      <w:pPr>
        <w:pStyle w:val="ListParagraph"/>
        <w:numPr>
          <w:ilvl w:val="0"/>
          <w:numId w:val="74"/>
        </w:numPr>
        <w:spacing w:after="160" w:line="278" w:lineRule="auto"/>
      </w:pPr>
      <w:r>
        <w:t>lateroposterior surface of the sacrum and coccyx</w:t>
      </w:r>
    </w:p>
    <w:p w14:paraId="7F401769" w14:textId="77777777" w:rsidR="00775576" w:rsidRDefault="00775576" w:rsidP="00775576">
      <w:r>
        <w:t xml:space="preserve">Distal insertion: </w:t>
      </w:r>
    </w:p>
    <w:p w14:paraId="58CF1E2A" w14:textId="77777777" w:rsidR="00775576" w:rsidRDefault="00775576" w:rsidP="00B70AF9">
      <w:pPr>
        <w:pStyle w:val="ListParagraph"/>
        <w:numPr>
          <w:ilvl w:val="0"/>
          <w:numId w:val="76"/>
        </w:numPr>
      </w:pPr>
      <w:r>
        <w:t>*greater trochanter of the femur</w:t>
      </w:r>
    </w:p>
    <w:p w14:paraId="1CC51763" w14:textId="77777777" w:rsidR="00775576" w:rsidRDefault="00775576" w:rsidP="00B70AF9">
      <w:pPr>
        <w:pStyle w:val="ListParagraph"/>
        <w:numPr>
          <w:ilvl w:val="0"/>
          <w:numId w:val="76"/>
        </w:numPr>
        <w:spacing w:after="160" w:line="278" w:lineRule="auto"/>
      </w:pPr>
      <w:r>
        <w:t>lesser trochanter of the femur</w:t>
      </w:r>
    </w:p>
    <w:p w14:paraId="501EFA8B" w14:textId="77777777" w:rsidR="00775576" w:rsidRDefault="00775576" w:rsidP="00B70AF9">
      <w:pPr>
        <w:pStyle w:val="ListParagraph"/>
        <w:numPr>
          <w:ilvl w:val="0"/>
          <w:numId w:val="76"/>
        </w:numPr>
        <w:spacing w:after="160" w:line="278" w:lineRule="auto"/>
      </w:pPr>
      <w:r>
        <w:t xml:space="preserve">iliopectineal line </w:t>
      </w:r>
    </w:p>
    <w:p w14:paraId="4F7E8E92" w14:textId="77777777" w:rsidR="00775576" w:rsidRDefault="00775576" w:rsidP="00B70AF9">
      <w:pPr>
        <w:pStyle w:val="ListParagraph"/>
        <w:numPr>
          <w:ilvl w:val="0"/>
          <w:numId w:val="76"/>
        </w:numPr>
      </w:pPr>
      <w:r>
        <w:t>linea aspera</w:t>
      </w:r>
    </w:p>
    <w:p w14:paraId="45305C58" w14:textId="77777777" w:rsidR="00775576" w:rsidRDefault="00775576" w:rsidP="00775576">
      <w:r>
        <w:t xml:space="preserve">Innervation: </w:t>
      </w:r>
    </w:p>
    <w:p w14:paraId="6B53659F" w14:textId="77777777" w:rsidR="00775576" w:rsidRDefault="00775576" w:rsidP="00B70AF9">
      <w:pPr>
        <w:pStyle w:val="ListParagraph"/>
        <w:numPr>
          <w:ilvl w:val="0"/>
          <w:numId w:val="69"/>
        </w:numPr>
      </w:pPr>
      <w:r>
        <w:t>*superior gluteal nerve (L4-S1)</w:t>
      </w:r>
    </w:p>
    <w:p w14:paraId="796E73CD" w14:textId="77777777" w:rsidR="00775576" w:rsidRDefault="00775576" w:rsidP="00B70AF9">
      <w:pPr>
        <w:pStyle w:val="ListParagraph"/>
        <w:numPr>
          <w:ilvl w:val="0"/>
          <w:numId w:val="69"/>
        </w:numPr>
      </w:pPr>
      <w:r>
        <w:t>obturator nerve</w:t>
      </w:r>
    </w:p>
    <w:p w14:paraId="1D5D872C" w14:textId="77777777" w:rsidR="00775576" w:rsidRDefault="00775576" w:rsidP="00B70AF9">
      <w:pPr>
        <w:pStyle w:val="ListParagraph"/>
        <w:numPr>
          <w:ilvl w:val="0"/>
          <w:numId w:val="69"/>
        </w:numPr>
      </w:pPr>
      <w:r>
        <w:t>femoral nerve</w:t>
      </w:r>
    </w:p>
    <w:p w14:paraId="281754AA" w14:textId="77777777" w:rsidR="00775576" w:rsidRDefault="00775576" w:rsidP="00B70AF9">
      <w:pPr>
        <w:pStyle w:val="ListParagraph"/>
        <w:numPr>
          <w:ilvl w:val="0"/>
          <w:numId w:val="69"/>
        </w:numPr>
      </w:pPr>
      <w:r>
        <w:t>tibial nerve</w:t>
      </w:r>
    </w:p>
    <w:p w14:paraId="2217C1A5" w14:textId="77777777" w:rsidR="00775576" w:rsidRDefault="00775576" w:rsidP="00775576">
      <w:r>
        <w:t xml:space="preserve">Action: </w:t>
      </w:r>
    </w:p>
    <w:p w14:paraId="046CA026" w14:textId="77777777" w:rsidR="00775576" w:rsidRDefault="00775576" w:rsidP="00B70AF9">
      <w:pPr>
        <w:pStyle w:val="ListParagraph"/>
        <w:numPr>
          <w:ilvl w:val="0"/>
          <w:numId w:val="79"/>
        </w:numPr>
      </w:pPr>
      <w:r>
        <w:t xml:space="preserve">*hip abduction </w:t>
      </w:r>
    </w:p>
    <w:p w14:paraId="5648970A" w14:textId="77777777" w:rsidR="00775576" w:rsidRDefault="00775576" w:rsidP="00B70AF9">
      <w:pPr>
        <w:pStyle w:val="ListParagraph"/>
        <w:numPr>
          <w:ilvl w:val="0"/>
          <w:numId w:val="79"/>
        </w:numPr>
      </w:pPr>
      <w:r>
        <w:t>*hip internal rotation</w:t>
      </w:r>
    </w:p>
    <w:p w14:paraId="39D72E2E" w14:textId="77777777" w:rsidR="00775576" w:rsidRDefault="00775576" w:rsidP="00B70AF9">
      <w:pPr>
        <w:pStyle w:val="ListParagraph"/>
        <w:numPr>
          <w:ilvl w:val="0"/>
          <w:numId w:val="79"/>
        </w:numPr>
      </w:pPr>
      <w:r>
        <w:t>hip external rotation</w:t>
      </w:r>
    </w:p>
    <w:p w14:paraId="0F13627F" w14:textId="77777777" w:rsidR="00775576" w:rsidRDefault="00775576" w:rsidP="00B70AF9">
      <w:pPr>
        <w:pStyle w:val="ListParagraph"/>
        <w:numPr>
          <w:ilvl w:val="0"/>
          <w:numId w:val="79"/>
        </w:numPr>
      </w:pPr>
      <w:r>
        <w:t>hip extension</w:t>
      </w:r>
    </w:p>
    <w:p w14:paraId="75B6560F" w14:textId="77777777" w:rsidR="00775576" w:rsidRDefault="00775576" w:rsidP="00775576"/>
    <w:p w14:paraId="6F1078EE" w14:textId="77777777" w:rsidR="00775576" w:rsidRDefault="00775576" w:rsidP="00775576">
      <w:pPr>
        <w:pStyle w:val="Heading2"/>
      </w:pPr>
      <w:r>
        <w:t>Card ID: 6.38</w:t>
      </w:r>
    </w:p>
    <w:p w14:paraId="65FC297C" w14:textId="77777777" w:rsidR="00775576" w:rsidRDefault="00775576" w:rsidP="00775576">
      <w:r>
        <w:t>Image file: L1344_760222</w:t>
      </w:r>
    </w:p>
    <w:p w14:paraId="15D070F6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6B23A378" wp14:editId="514310A1">
            <wp:extent cx="1828800" cy="1196595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4AF5" w14:textId="77777777" w:rsidR="00775576" w:rsidRDefault="00775576" w:rsidP="00775576">
      <w:pPr>
        <w:rPr>
          <w:ins w:id="60" w:author="Claire Copa" w:date="2026-07-16T09:21:00Z" w16du:dateUtc="2026-07-16T13:21:00Z"/>
        </w:rPr>
      </w:pPr>
      <w:r>
        <w:t xml:space="preserve">Title: </w:t>
      </w:r>
      <w:r w:rsidRPr="00C903C2">
        <w:rPr>
          <w:highlight w:val="yellow"/>
        </w:rPr>
        <w:t>Gluteus minimus</w:t>
      </w:r>
    </w:p>
    <w:p w14:paraId="6C6A7EAE" w14:textId="77777777" w:rsidR="00775576" w:rsidRDefault="00775576" w:rsidP="00775576">
      <w:r>
        <w:t>Activity Interaction: select all that apply</w:t>
      </w:r>
    </w:p>
    <w:p w14:paraId="4C8AC5C8" w14:textId="77777777" w:rsidR="00775576" w:rsidRDefault="00775576" w:rsidP="00775576">
      <w:r>
        <w:rPr>
          <w:b/>
        </w:rPr>
        <w:t>Back-of-Card Content:</w:t>
      </w:r>
    </w:p>
    <w:p w14:paraId="02D26B24" w14:textId="77777777" w:rsidR="00775576" w:rsidRDefault="00775576" w:rsidP="00775576">
      <w:r>
        <w:t xml:space="preserve">Proximal insertion: </w:t>
      </w:r>
    </w:p>
    <w:p w14:paraId="5D65039E" w14:textId="77777777" w:rsidR="00775576" w:rsidRDefault="00775576" w:rsidP="00B70AF9">
      <w:pPr>
        <w:pStyle w:val="ListParagraph"/>
        <w:numPr>
          <w:ilvl w:val="0"/>
          <w:numId w:val="75"/>
        </w:numPr>
      </w:pPr>
      <w:r>
        <w:t>lateral surface of the ilium</w:t>
      </w:r>
    </w:p>
    <w:p w14:paraId="07489F71" w14:textId="77777777" w:rsidR="00775576" w:rsidRDefault="00775576" w:rsidP="00B70AF9">
      <w:pPr>
        <w:pStyle w:val="ListParagraph"/>
        <w:numPr>
          <w:ilvl w:val="0"/>
          <w:numId w:val="75"/>
        </w:numPr>
      </w:pPr>
      <w:r>
        <w:t>*external surface of the ilium</w:t>
      </w:r>
    </w:p>
    <w:p w14:paraId="081970C5" w14:textId="77777777" w:rsidR="00775576" w:rsidRDefault="00775576" w:rsidP="00B70AF9">
      <w:pPr>
        <w:pStyle w:val="ListParagraph"/>
        <w:numPr>
          <w:ilvl w:val="0"/>
          <w:numId w:val="75"/>
        </w:numPr>
        <w:spacing w:after="160" w:line="278" w:lineRule="auto"/>
      </w:pPr>
      <w:r>
        <w:t>lateroposterior surface of the sacrum and coccyx</w:t>
      </w:r>
    </w:p>
    <w:p w14:paraId="5307EA51" w14:textId="77777777" w:rsidR="00775576" w:rsidRDefault="00775576" w:rsidP="00775576">
      <w:r>
        <w:t xml:space="preserve">Distal insertion: </w:t>
      </w:r>
    </w:p>
    <w:p w14:paraId="71B4FA77" w14:textId="77777777" w:rsidR="00775576" w:rsidRDefault="00775576" w:rsidP="00B70AF9">
      <w:pPr>
        <w:pStyle w:val="ListParagraph"/>
        <w:numPr>
          <w:ilvl w:val="0"/>
          <w:numId w:val="77"/>
        </w:numPr>
      </w:pPr>
      <w:r>
        <w:t>*greater trochanter of the femur</w:t>
      </w:r>
    </w:p>
    <w:p w14:paraId="46F9ADA7" w14:textId="77777777" w:rsidR="00775576" w:rsidRDefault="00775576" w:rsidP="00B70AF9">
      <w:pPr>
        <w:pStyle w:val="ListParagraph"/>
        <w:numPr>
          <w:ilvl w:val="0"/>
          <w:numId w:val="77"/>
        </w:numPr>
        <w:spacing w:after="160" w:line="278" w:lineRule="auto"/>
      </w:pPr>
      <w:r>
        <w:t>lesser trochanter of the femur</w:t>
      </w:r>
    </w:p>
    <w:p w14:paraId="7387B469" w14:textId="77777777" w:rsidR="00775576" w:rsidRDefault="00775576" w:rsidP="00B70AF9">
      <w:pPr>
        <w:pStyle w:val="ListParagraph"/>
        <w:numPr>
          <w:ilvl w:val="0"/>
          <w:numId w:val="77"/>
        </w:numPr>
        <w:spacing w:after="160" w:line="278" w:lineRule="auto"/>
      </w:pPr>
      <w:r>
        <w:t xml:space="preserve">iliopectineal line </w:t>
      </w:r>
    </w:p>
    <w:p w14:paraId="38210AB2" w14:textId="77777777" w:rsidR="00775576" w:rsidRDefault="00775576" w:rsidP="00B70AF9">
      <w:pPr>
        <w:pStyle w:val="ListParagraph"/>
        <w:numPr>
          <w:ilvl w:val="0"/>
          <w:numId w:val="77"/>
        </w:numPr>
      </w:pPr>
      <w:r>
        <w:t>linea aspera</w:t>
      </w:r>
    </w:p>
    <w:p w14:paraId="66A40D87" w14:textId="77777777" w:rsidR="00775576" w:rsidRDefault="00775576" w:rsidP="00775576">
      <w:r>
        <w:t xml:space="preserve">Innervation: </w:t>
      </w:r>
    </w:p>
    <w:p w14:paraId="3EA7DD18" w14:textId="77777777" w:rsidR="00775576" w:rsidRDefault="00775576" w:rsidP="00B70AF9">
      <w:pPr>
        <w:pStyle w:val="ListParagraph"/>
        <w:numPr>
          <w:ilvl w:val="0"/>
          <w:numId w:val="70"/>
        </w:numPr>
      </w:pPr>
      <w:r>
        <w:t>*superior gluteal nerve (L4-S1)</w:t>
      </w:r>
    </w:p>
    <w:p w14:paraId="48D9AE85" w14:textId="77777777" w:rsidR="00775576" w:rsidRDefault="00775576" w:rsidP="00B70AF9">
      <w:pPr>
        <w:pStyle w:val="ListParagraph"/>
        <w:numPr>
          <w:ilvl w:val="0"/>
          <w:numId w:val="70"/>
        </w:numPr>
      </w:pPr>
      <w:r>
        <w:t>obturator nerve</w:t>
      </w:r>
    </w:p>
    <w:p w14:paraId="6209051F" w14:textId="77777777" w:rsidR="00775576" w:rsidRDefault="00775576" w:rsidP="00B70AF9">
      <w:pPr>
        <w:pStyle w:val="ListParagraph"/>
        <w:numPr>
          <w:ilvl w:val="0"/>
          <w:numId w:val="70"/>
        </w:numPr>
      </w:pPr>
      <w:r>
        <w:t>femoral nerve</w:t>
      </w:r>
    </w:p>
    <w:p w14:paraId="0F166A2E" w14:textId="77777777" w:rsidR="00775576" w:rsidRDefault="00775576" w:rsidP="00B70AF9">
      <w:pPr>
        <w:pStyle w:val="ListParagraph"/>
        <w:numPr>
          <w:ilvl w:val="0"/>
          <w:numId w:val="70"/>
        </w:numPr>
      </w:pPr>
      <w:r>
        <w:t>tibial nerve</w:t>
      </w:r>
    </w:p>
    <w:p w14:paraId="69F41A1C" w14:textId="77777777" w:rsidR="00775576" w:rsidRDefault="00775576" w:rsidP="00775576">
      <w:r>
        <w:t xml:space="preserve">Action: </w:t>
      </w:r>
    </w:p>
    <w:p w14:paraId="549A953D" w14:textId="77777777" w:rsidR="00775576" w:rsidRDefault="00775576" w:rsidP="00B70AF9">
      <w:pPr>
        <w:pStyle w:val="ListParagraph"/>
        <w:numPr>
          <w:ilvl w:val="0"/>
          <w:numId w:val="78"/>
        </w:numPr>
      </w:pPr>
      <w:r>
        <w:t xml:space="preserve">*hip abduction </w:t>
      </w:r>
    </w:p>
    <w:p w14:paraId="495C22AC" w14:textId="77777777" w:rsidR="00775576" w:rsidRDefault="00775576" w:rsidP="00B70AF9">
      <w:pPr>
        <w:pStyle w:val="ListParagraph"/>
        <w:numPr>
          <w:ilvl w:val="0"/>
          <w:numId w:val="78"/>
        </w:numPr>
      </w:pPr>
      <w:r>
        <w:t>*hip internal rotation</w:t>
      </w:r>
    </w:p>
    <w:p w14:paraId="6EAAEE55" w14:textId="77777777" w:rsidR="00775576" w:rsidRDefault="00775576" w:rsidP="00B70AF9">
      <w:pPr>
        <w:pStyle w:val="ListParagraph"/>
        <w:numPr>
          <w:ilvl w:val="0"/>
          <w:numId w:val="78"/>
        </w:numPr>
      </w:pPr>
      <w:r>
        <w:t>hip external rotation</w:t>
      </w:r>
    </w:p>
    <w:p w14:paraId="2E862885" w14:textId="77777777" w:rsidR="00775576" w:rsidRDefault="00775576" w:rsidP="00B70AF9">
      <w:pPr>
        <w:pStyle w:val="ListParagraph"/>
        <w:numPr>
          <w:ilvl w:val="0"/>
          <w:numId w:val="78"/>
        </w:numPr>
      </w:pPr>
      <w:r>
        <w:t>hip extension</w:t>
      </w:r>
    </w:p>
    <w:p w14:paraId="6BCD30AF" w14:textId="77777777" w:rsidR="00775576" w:rsidRDefault="00775576" w:rsidP="00775576"/>
    <w:p w14:paraId="39D19685" w14:textId="77777777" w:rsidR="00775576" w:rsidRDefault="00775576" w:rsidP="00775576">
      <w:pPr>
        <w:pStyle w:val="Heading2"/>
      </w:pPr>
      <w:commentRangeStart w:id="61"/>
      <w:r>
        <w:t>Card ID: 6.39</w:t>
      </w:r>
      <w:commentRangeEnd w:id="61"/>
      <w:r>
        <w:rPr>
          <w:rStyle w:val="CommentReference"/>
          <w:sz w:val="32"/>
          <w:szCs w:val="32"/>
        </w:rPr>
        <w:commentReference w:id="61"/>
      </w:r>
    </w:p>
    <w:p w14:paraId="38884A5A" w14:textId="77777777" w:rsidR="00775576" w:rsidRDefault="00775576" w:rsidP="00775576">
      <w:r>
        <w:t>Image file: L1344_760223</w:t>
      </w:r>
    </w:p>
    <w:p w14:paraId="5F9936F6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14E1C8D5" wp14:editId="34E24CC6">
            <wp:extent cx="1828800" cy="1196595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5429" w14:textId="77777777" w:rsidR="00775576" w:rsidRDefault="00775576" w:rsidP="00775576">
      <w:pPr>
        <w:rPr>
          <w:ins w:id="62" w:author="Claire Copa" w:date="2026-07-16T09:21:00Z" w16du:dateUtc="2026-07-16T13:21:00Z"/>
        </w:rPr>
      </w:pPr>
      <w:r>
        <w:t xml:space="preserve">Title: </w:t>
      </w:r>
      <w:r w:rsidRPr="00C903C2">
        <w:rPr>
          <w:highlight w:val="yellow"/>
        </w:rPr>
        <w:t>Obturator internus</w:t>
      </w:r>
    </w:p>
    <w:p w14:paraId="534F65BC" w14:textId="77777777" w:rsidR="00775576" w:rsidRDefault="00775576" w:rsidP="00775576">
      <w:r>
        <w:t>Activity Interaction: select all that apply</w:t>
      </w:r>
    </w:p>
    <w:p w14:paraId="27FECA05" w14:textId="77777777" w:rsidR="00775576" w:rsidRDefault="00775576" w:rsidP="00775576">
      <w:r>
        <w:rPr>
          <w:b/>
        </w:rPr>
        <w:t>Back-of-Card Content:</w:t>
      </w:r>
    </w:p>
    <w:p w14:paraId="7498EACB" w14:textId="77777777" w:rsidR="00775576" w:rsidRDefault="00775576" w:rsidP="00775576">
      <w:r>
        <w:t xml:space="preserve">Proximal insertion: </w:t>
      </w:r>
    </w:p>
    <w:p w14:paraId="29746ACE" w14:textId="77777777" w:rsidR="00775576" w:rsidRDefault="00775576" w:rsidP="00B70AF9">
      <w:pPr>
        <w:pStyle w:val="ListParagraph"/>
        <w:numPr>
          <w:ilvl w:val="0"/>
          <w:numId w:val="80"/>
        </w:numPr>
      </w:pPr>
      <w:r>
        <w:t>*inner surface of the obturator membrane</w:t>
      </w:r>
    </w:p>
    <w:p w14:paraId="72321A74" w14:textId="77777777" w:rsidR="00775576" w:rsidRDefault="00775576" w:rsidP="00B70AF9">
      <w:pPr>
        <w:pStyle w:val="ListParagraph"/>
        <w:numPr>
          <w:ilvl w:val="0"/>
          <w:numId w:val="80"/>
        </w:numPr>
      </w:pPr>
      <w:r>
        <w:t>*greater sciatic notch</w:t>
      </w:r>
    </w:p>
    <w:p w14:paraId="072DC822" w14:textId="77777777" w:rsidR="00775576" w:rsidRDefault="00775576" w:rsidP="00B70AF9">
      <w:pPr>
        <w:pStyle w:val="ListParagraph"/>
        <w:numPr>
          <w:ilvl w:val="0"/>
          <w:numId w:val="80"/>
        </w:numPr>
      </w:pPr>
      <w:r>
        <w:t>*margins of the obturator foramen</w:t>
      </w:r>
    </w:p>
    <w:p w14:paraId="02637ABA" w14:textId="77777777" w:rsidR="00775576" w:rsidRDefault="00775576" w:rsidP="00B70AF9">
      <w:pPr>
        <w:pStyle w:val="ListParagraph"/>
        <w:numPr>
          <w:ilvl w:val="0"/>
          <w:numId w:val="80"/>
        </w:numPr>
      </w:pPr>
      <w:r>
        <w:t>ischial spine</w:t>
      </w:r>
    </w:p>
    <w:p w14:paraId="3D67D1CA" w14:textId="77777777" w:rsidR="00775576" w:rsidRDefault="00775576" w:rsidP="00775576">
      <w:r>
        <w:t xml:space="preserve">Distal insertion: </w:t>
      </w:r>
    </w:p>
    <w:p w14:paraId="52E81045" w14:textId="77777777" w:rsidR="00775576" w:rsidRDefault="00775576" w:rsidP="00B70AF9">
      <w:pPr>
        <w:pStyle w:val="ListParagraph"/>
        <w:numPr>
          <w:ilvl w:val="0"/>
          <w:numId w:val="81"/>
        </w:numPr>
      </w:pPr>
      <w:r>
        <w:t>*greater trochanter in front of the piriformis</w:t>
      </w:r>
    </w:p>
    <w:p w14:paraId="2BC50866" w14:textId="77777777" w:rsidR="00775576" w:rsidRDefault="00775576" w:rsidP="00B70AF9">
      <w:pPr>
        <w:pStyle w:val="ListParagraph"/>
        <w:numPr>
          <w:ilvl w:val="0"/>
          <w:numId w:val="81"/>
        </w:numPr>
      </w:pPr>
      <w:r>
        <w:t>trochanteric fossa of the posterior femur</w:t>
      </w:r>
    </w:p>
    <w:p w14:paraId="40E00905" w14:textId="77777777" w:rsidR="00775576" w:rsidRDefault="00775576" w:rsidP="00B70AF9">
      <w:pPr>
        <w:pStyle w:val="ListParagraph"/>
        <w:numPr>
          <w:ilvl w:val="0"/>
          <w:numId w:val="81"/>
        </w:numPr>
      </w:pPr>
      <w:r>
        <w:t>trochanteric crest of the femur</w:t>
      </w:r>
    </w:p>
    <w:p w14:paraId="6DC6E818" w14:textId="77777777" w:rsidR="00775576" w:rsidRDefault="00775576" w:rsidP="00775576">
      <w:r>
        <w:t>Innervation:</w:t>
      </w:r>
    </w:p>
    <w:p w14:paraId="02C2D469" w14:textId="77777777" w:rsidR="00775576" w:rsidRDefault="00775576" w:rsidP="00B70AF9">
      <w:pPr>
        <w:pStyle w:val="ListParagraph"/>
        <w:numPr>
          <w:ilvl w:val="0"/>
          <w:numId w:val="82"/>
        </w:numPr>
      </w:pPr>
      <w:r>
        <w:t>*nerve to the obturator internus</w:t>
      </w:r>
    </w:p>
    <w:p w14:paraId="075B8502" w14:textId="77777777" w:rsidR="00775576" w:rsidRDefault="00775576" w:rsidP="00B70AF9">
      <w:pPr>
        <w:pStyle w:val="ListParagraph"/>
        <w:numPr>
          <w:ilvl w:val="0"/>
          <w:numId w:val="82"/>
        </w:numPr>
        <w:tabs>
          <w:tab w:val="left" w:pos="3437"/>
        </w:tabs>
      </w:pPr>
      <w:r>
        <w:t>obturator nerve</w:t>
      </w:r>
    </w:p>
    <w:p w14:paraId="5D0A4E6E" w14:textId="77777777" w:rsidR="00775576" w:rsidRDefault="00775576" w:rsidP="00B70AF9">
      <w:pPr>
        <w:pStyle w:val="ListParagraph"/>
        <w:numPr>
          <w:ilvl w:val="0"/>
          <w:numId w:val="82"/>
        </w:numPr>
        <w:spacing w:after="160" w:line="278" w:lineRule="auto"/>
      </w:pPr>
      <w:r>
        <w:t>nerve to the quadratus femoris</w:t>
      </w:r>
    </w:p>
    <w:p w14:paraId="6F6FC557" w14:textId="77777777" w:rsidR="00775576" w:rsidRDefault="00775576" w:rsidP="00B70AF9">
      <w:pPr>
        <w:pStyle w:val="ListParagraph"/>
        <w:numPr>
          <w:ilvl w:val="0"/>
          <w:numId w:val="82"/>
        </w:numPr>
        <w:spacing w:after="160" w:line="278" w:lineRule="auto"/>
      </w:pPr>
      <w:r>
        <w:t>tibial nerve</w:t>
      </w:r>
    </w:p>
    <w:p w14:paraId="2DF28109" w14:textId="77777777" w:rsidR="00775576" w:rsidRDefault="00775576" w:rsidP="00775576">
      <w:r>
        <w:t xml:space="preserve">Action: </w:t>
      </w:r>
    </w:p>
    <w:p w14:paraId="4B4CF56F" w14:textId="77777777" w:rsidR="00775576" w:rsidRDefault="00775576" w:rsidP="00B70AF9">
      <w:pPr>
        <w:pStyle w:val="ListParagraph"/>
        <w:numPr>
          <w:ilvl w:val="0"/>
          <w:numId w:val="7"/>
        </w:numPr>
        <w:spacing w:after="160" w:line="278" w:lineRule="auto"/>
      </w:pPr>
      <w:r>
        <w:t>*hip external rotation</w:t>
      </w:r>
    </w:p>
    <w:p w14:paraId="627081E2" w14:textId="77777777" w:rsidR="00775576" w:rsidRDefault="00775576" w:rsidP="00B70AF9">
      <w:pPr>
        <w:pStyle w:val="ListParagraph"/>
        <w:numPr>
          <w:ilvl w:val="0"/>
          <w:numId w:val="7"/>
        </w:numPr>
        <w:spacing w:after="160" w:line="278" w:lineRule="auto"/>
      </w:pPr>
      <w:r>
        <w:t>*stabilization of the hip joint</w:t>
      </w:r>
    </w:p>
    <w:p w14:paraId="11339DC9" w14:textId="77777777" w:rsidR="00775576" w:rsidRDefault="00775576" w:rsidP="00B70AF9">
      <w:pPr>
        <w:pStyle w:val="ListParagraph"/>
        <w:numPr>
          <w:ilvl w:val="0"/>
          <w:numId w:val="7"/>
        </w:numPr>
        <w:spacing w:after="160" w:line="278" w:lineRule="auto"/>
      </w:pPr>
      <w:r>
        <w:t>*assistance in abduction of the thigh</w:t>
      </w:r>
    </w:p>
    <w:p w14:paraId="0438E3F7" w14:textId="77777777" w:rsidR="00775576" w:rsidRDefault="00775576" w:rsidP="00B70AF9">
      <w:pPr>
        <w:pStyle w:val="ListParagraph"/>
        <w:numPr>
          <w:ilvl w:val="0"/>
          <w:numId w:val="7"/>
        </w:numPr>
        <w:spacing w:after="160" w:line="278" w:lineRule="auto"/>
      </w:pPr>
      <w:r>
        <w:t>internal rotation</w:t>
      </w:r>
    </w:p>
    <w:p w14:paraId="158E3A33" w14:textId="77777777" w:rsidR="00775576" w:rsidRDefault="00775576" w:rsidP="00B70AF9">
      <w:pPr>
        <w:pStyle w:val="ListParagraph"/>
        <w:numPr>
          <w:ilvl w:val="0"/>
          <w:numId w:val="7"/>
        </w:numPr>
        <w:spacing w:after="160" w:line="278" w:lineRule="auto"/>
      </w:pPr>
      <w:r>
        <w:t>assistance in adduction of the thigh</w:t>
      </w:r>
    </w:p>
    <w:p w14:paraId="0C5B643D" w14:textId="77777777" w:rsidR="00775576" w:rsidRDefault="00775576" w:rsidP="00775576"/>
    <w:p w14:paraId="292123FF" w14:textId="77777777" w:rsidR="00775576" w:rsidRDefault="00775576" w:rsidP="00775576">
      <w:pPr>
        <w:pStyle w:val="Heading2"/>
      </w:pPr>
      <w:r>
        <w:t>Card ID: 6.40</w:t>
      </w:r>
    </w:p>
    <w:p w14:paraId="776EAB13" w14:textId="77777777" w:rsidR="00775576" w:rsidRDefault="00775576" w:rsidP="00775576">
      <w:r>
        <w:t>Image file: L1344_760224</w:t>
      </w:r>
    </w:p>
    <w:p w14:paraId="6BA5F601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68A82703" wp14:editId="15ED8B30">
            <wp:extent cx="1828800" cy="1196595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792D" w14:textId="77777777" w:rsidR="00775576" w:rsidRDefault="00775576" w:rsidP="00775576">
      <w:pPr>
        <w:rPr>
          <w:ins w:id="63" w:author="Claire Copa" w:date="2026-07-16T09:22:00Z" w16du:dateUtc="2026-07-16T13:22:00Z"/>
        </w:rPr>
      </w:pPr>
      <w:r>
        <w:t xml:space="preserve">Title: </w:t>
      </w:r>
      <w:r w:rsidRPr="00C903C2">
        <w:rPr>
          <w:highlight w:val="yellow"/>
        </w:rPr>
        <w:t>Obturator externus</w:t>
      </w:r>
    </w:p>
    <w:p w14:paraId="76C49414" w14:textId="77777777" w:rsidR="00775576" w:rsidRDefault="00775576" w:rsidP="00775576">
      <w:r>
        <w:t>Activity Interaction: select all that apply</w:t>
      </w:r>
    </w:p>
    <w:p w14:paraId="6E71B035" w14:textId="77777777" w:rsidR="00775576" w:rsidRDefault="00775576" w:rsidP="00775576">
      <w:r>
        <w:rPr>
          <w:b/>
        </w:rPr>
        <w:t>Back-of-Card Content:</w:t>
      </w:r>
    </w:p>
    <w:p w14:paraId="1A81E5A8" w14:textId="77777777" w:rsidR="00775576" w:rsidRDefault="00775576" w:rsidP="00775576">
      <w:r>
        <w:t xml:space="preserve">Proximal insertion: </w:t>
      </w:r>
    </w:p>
    <w:p w14:paraId="04541003" w14:textId="77777777" w:rsidR="00775576" w:rsidRDefault="00775576" w:rsidP="00B70AF9">
      <w:pPr>
        <w:pStyle w:val="ListParagraph"/>
        <w:numPr>
          <w:ilvl w:val="0"/>
          <w:numId w:val="83"/>
        </w:numPr>
      </w:pPr>
      <w:r>
        <w:t>*outer surface of the obturator membrane</w:t>
      </w:r>
    </w:p>
    <w:p w14:paraId="27F6FC7D" w14:textId="77777777" w:rsidR="00775576" w:rsidRDefault="00775576" w:rsidP="00B70AF9">
      <w:pPr>
        <w:pStyle w:val="ListParagraph"/>
        <w:numPr>
          <w:ilvl w:val="0"/>
          <w:numId w:val="83"/>
        </w:numPr>
      </w:pPr>
      <w:r>
        <w:t xml:space="preserve">pubis </w:t>
      </w:r>
    </w:p>
    <w:p w14:paraId="49410021" w14:textId="77777777" w:rsidR="00775576" w:rsidRDefault="00775576" w:rsidP="00B70AF9">
      <w:pPr>
        <w:pStyle w:val="ListParagraph"/>
        <w:numPr>
          <w:ilvl w:val="0"/>
          <w:numId w:val="83"/>
        </w:numPr>
      </w:pPr>
      <w:r>
        <w:t>*ischium</w:t>
      </w:r>
    </w:p>
    <w:p w14:paraId="5DAEDF15" w14:textId="77777777" w:rsidR="00775576" w:rsidRDefault="00775576" w:rsidP="00B70AF9">
      <w:pPr>
        <w:pStyle w:val="ListParagraph"/>
        <w:numPr>
          <w:ilvl w:val="0"/>
          <w:numId w:val="83"/>
        </w:numPr>
      </w:pPr>
      <w:r>
        <w:t>*margins of the obturator foramen</w:t>
      </w:r>
    </w:p>
    <w:p w14:paraId="18B11474" w14:textId="77777777" w:rsidR="00775576" w:rsidRDefault="00775576" w:rsidP="00775576">
      <w:r>
        <w:t xml:space="preserve">Distal insertion: </w:t>
      </w:r>
    </w:p>
    <w:p w14:paraId="5C6A683A" w14:textId="77777777" w:rsidR="00775576" w:rsidRDefault="00775576" w:rsidP="00B70AF9">
      <w:pPr>
        <w:pStyle w:val="ListParagraph"/>
        <w:numPr>
          <w:ilvl w:val="0"/>
          <w:numId w:val="84"/>
        </w:numPr>
      </w:pPr>
      <w:r>
        <w:t>*trochanteric fossa of the posterior femur</w:t>
      </w:r>
    </w:p>
    <w:p w14:paraId="792D5AD9" w14:textId="77777777" w:rsidR="00775576" w:rsidRDefault="00775576" w:rsidP="00B70AF9">
      <w:pPr>
        <w:pStyle w:val="ListParagraph"/>
        <w:numPr>
          <w:ilvl w:val="0"/>
          <w:numId w:val="84"/>
        </w:numPr>
      </w:pPr>
      <w:r>
        <w:t>trochanteric crest of the femur</w:t>
      </w:r>
    </w:p>
    <w:p w14:paraId="5C03389B" w14:textId="77777777" w:rsidR="00775576" w:rsidRDefault="00775576" w:rsidP="00B70AF9">
      <w:pPr>
        <w:pStyle w:val="ListParagraph"/>
        <w:numPr>
          <w:ilvl w:val="0"/>
          <w:numId w:val="84"/>
        </w:numPr>
      </w:pPr>
      <w:r>
        <w:t>greater trochanter</w:t>
      </w:r>
    </w:p>
    <w:p w14:paraId="029F833B" w14:textId="77777777" w:rsidR="00775576" w:rsidRDefault="00775576" w:rsidP="00775576">
      <w:r>
        <w:t xml:space="preserve">Innervation: </w:t>
      </w:r>
    </w:p>
    <w:p w14:paraId="3C7A17A5" w14:textId="77777777" w:rsidR="00775576" w:rsidRDefault="00775576" w:rsidP="00B70AF9">
      <w:pPr>
        <w:pStyle w:val="ListParagraph"/>
        <w:numPr>
          <w:ilvl w:val="0"/>
          <w:numId w:val="85"/>
        </w:numPr>
      </w:pPr>
      <w:r>
        <w:t>*obturator nerve</w:t>
      </w:r>
    </w:p>
    <w:p w14:paraId="32E9EB0A" w14:textId="77777777" w:rsidR="00775576" w:rsidRDefault="00775576" w:rsidP="00B70AF9">
      <w:pPr>
        <w:pStyle w:val="ListParagraph"/>
        <w:numPr>
          <w:ilvl w:val="0"/>
          <w:numId w:val="85"/>
        </w:numPr>
      </w:pPr>
      <w:r>
        <w:t>nerve to the obturator internus</w:t>
      </w:r>
    </w:p>
    <w:p w14:paraId="52EA9DCC" w14:textId="77777777" w:rsidR="00775576" w:rsidRDefault="00775576" w:rsidP="00B70AF9">
      <w:pPr>
        <w:pStyle w:val="ListParagraph"/>
        <w:numPr>
          <w:ilvl w:val="0"/>
          <w:numId w:val="85"/>
        </w:numPr>
        <w:spacing w:after="160" w:line="278" w:lineRule="auto"/>
      </w:pPr>
      <w:r>
        <w:t>nerve to the quadratus femoris</w:t>
      </w:r>
    </w:p>
    <w:p w14:paraId="0DB479AC" w14:textId="77777777" w:rsidR="00775576" w:rsidRDefault="00775576" w:rsidP="00B70AF9">
      <w:pPr>
        <w:pStyle w:val="ListParagraph"/>
        <w:numPr>
          <w:ilvl w:val="0"/>
          <w:numId w:val="85"/>
        </w:numPr>
        <w:spacing w:after="160" w:line="278" w:lineRule="auto"/>
      </w:pPr>
      <w:r>
        <w:t>tibial nerve</w:t>
      </w:r>
    </w:p>
    <w:p w14:paraId="5FAC77CD" w14:textId="77777777" w:rsidR="00775576" w:rsidRDefault="00775576" w:rsidP="00775576">
      <w:r>
        <w:t xml:space="preserve">Action: </w:t>
      </w:r>
    </w:p>
    <w:p w14:paraId="767CD5C7" w14:textId="77777777" w:rsidR="00775576" w:rsidRDefault="00775576" w:rsidP="00B70AF9">
      <w:pPr>
        <w:pStyle w:val="ListParagraph"/>
        <w:numPr>
          <w:ilvl w:val="0"/>
          <w:numId w:val="8"/>
        </w:numPr>
        <w:spacing w:after="160" w:line="278" w:lineRule="auto"/>
      </w:pPr>
      <w:r>
        <w:t>*hip external rotation</w:t>
      </w:r>
    </w:p>
    <w:p w14:paraId="2E22191F" w14:textId="77777777" w:rsidR="00775576" w:rsidRDefault="00775576" w:rsidP="00B70AF9">
      <w:pPr>
        <w:pStyle w:val="ListParagraph"/>
        <w:numPr>
          <w:ilvl w:val="0"/>
          <w:numId w:val="8"/>
        </w:numPr>
        <w:spacing w:after="160" w:line="278" w:lineRule="auto"/>
      </w:pPr>
      <w:r>
        <w:t>*stabilization of the hip joint</w:t>
      </w:r>
    </w:p>
    <w:p w14:paraId="6D2A8E67" w14:textId="77777777" w:rsidR="00775576" w:rsidRDefault="00775576" w:rsidP="00B70AF9">
      <w:pPr>
        <w:pStyle w:val="ListParagraph"/>
        <w:numPr>
          <w:ilvl w:val="0"/>
          <w:numId w:val="8"/>
        </w:numPr>
        <w:spacing w:after="160" w:line="278" w:lineRule="auto"/>
      </w:pPr>
      <w:r>
        <w:t>*assistance in abduction of the thigh</w:t>
      </w:r>
    </w:p>
    <w:p w14:paraId="14A604F3" w14:textId="77777777" w:rsidR="00775576" w:rsidRDefault="00775576" w:rsidP="00B70AF9">
      <w:pPr>
        <w:pStyle w:val="ListParagraph"/>
        <w:numPr>
          <w:ilvl w:val="0"/>
          <w:numId w:val="8"/>
        </w:numPr>
        <w:spacing w:after="160" w:line="278" w:lineRule="auto"/>
      </w:pPr>
      <w:r>
        <w:t>internal rotation</w:t>
      </w:r>
    </w:p>
    <w:p w14:paraId="401897BF" w14:textId="77777777" w:rsidR="00775576" w:rsidRDefault="00775576" w:rsidP="00B70AF9">
      <w:pPr>
        <w:pStyle w:val="ListParagraph"/>
        <w:numPr>
          <w:ilvl w:val="0"/>
          <w:numId w:val="8"/>
        </w:numPr>
        <w:spacing w:after="160" w:line="278" w:lineRule="auto"/>
      </w:pPr>
      <w:r>
        <w:t>assistance in adduction of the thigh</w:t>
      </w:r>
    </w:p>
    <w:p w14:paraId="0A826071" w14:textId="77777777" w:rsidR="00775576" w:rsidRDefault="00775576" w:rsidP="00775576"/>
    <w:p w14:paraId="46BA91A9" w14:textId="77777777" w:rsidR="00775576" w:rsidRDefault="00775576" w:rsidP="00775576">
      <w:pPr>
        <w:pStyle w:val="Heading2"/>
      </w:pPr>
      <w:r>
        <w:t>Card ID: 6.41</w:t>
      </w:r>
    </w:p>
    <w:p w14:paraId="7E72EC96" w14:textId="77777777" w:rsidR="00775576" w:rsidRDefault="00775576" w:rsidP="00775576">
      <w:r>
        <w:t>Image file: L1344_760225</w:t>
      </w:r>
    </w:p>
    <w:p w14:paraId="19EB41C9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550175E5" wp14:editId="3414BAA4">
            <wp:extent cx="1828800" cy="1196595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8945" w14:textId="77777777" w:rsidR="00775576" w:rsidRDefault="00775576" w:rsidP="00775576">
      <w:pPr>
        <w:rPr>
          <w:ins w:id="64" w:author="Claire Copa" w:date="2026-07-16T09:22:00Z" w16du:dateUtc="2026-07-16T13:22:00Z"/>
        </w:rPr>
      </w:pPr>
      <w:r>
        <w:t xml:space="preserve">Title: </w:t>
      </w:r>
      <w:r w:rsidRPr="00C903C2">
        <w:rPr>
          <w:highlight w:val="yellow"/>
        </w:rPr>
        <w:t>Superior gemellus</w:t>
      </w:r>
    </w:p>
    <w:p w14:paraId="606A0052" w14:textId="77777777" w:rsidR="00775576" w:rsidRDefault="00775576" w:rsidP="00775576">
      <w:r>
        <w:t>Activity Interaction: select all that apply</w:t>
      </w:r>
    </w:p>
    <w:p w14:paraId="5D9B2520" w14:textId="77777777" w:rsidR="00775576" w:rsidRDefault="00775576" w:rsidP="00775576">
      <w:r>
        <w:rPr>
          <w:b/>
        </w:rPr>
        <w:t>Back-of-Card Content:</w:t>
      </w:r>
    </w:p>
    <w:p w14:paraId="23EC2693" w14:textId="77777777" w:rsidR="00775576" w:rsidRDefault="00775576" w:rsidP="00775576">
      <w:r>
        <w:t>Proximal insertion:</w:t>
      </w:r>
    </w:p>
    <w:p w14:paraId="3590A919" w14:textId="77777777" w:rsidR="00775576" w:rsidRDefault="00775576" w:rsidP="00B70AF9">
      <w:pPr>
        <w:pStyle w:val="ListParagraph"/>
        <w:numPr>
          <w:ilvl w:val="0"/>
          <w:numId w:val="86"/>
        </w:numPr>
      </w:pPr>
      <w:r>
        <w:t>*ischial spine</w:t>
      </w:r>
    </w:p>
    <w:p w14:paraId="09B3F9CE" w14:textId="77777777" w:rsidR="00775576" w:rsidRDefault="00775576" w:rsidP="00B70AF9">
      <w:pPr>
        <w:pStyle w:val="ListParagraph"/>
        <w:numPr>
          <w:ilvl w:val="0"/>
          <w:numId w:val="86"/>
        </w:numPr>
      </w:pPr>
      <w:r>
        <w:t>margins of the obturator foramen</w:t>
      </w:r>
    </w:p>
    <w:p w14:paraId="5882FF85" w14:textId="77777777" w:rsidR="00775576" w:rsidRDefault="00775576" w:rsidP="00B70AF9">
      <w:pPr>
        <w:pStyle w:val="ListParagraph"/>
        <w:numPr>
          <w:ilvl w:val="0"/>
          <w:numId w:val="86"/>
        </w:numPr>
      </w:pPr>
      <w:r>
        <w:t>greater sciatic notch</w:t>
      </w:r>
    </w:p>
    <w:p w14:paraId="3491672F" w14:textId="77777777" w:rsidR="00775576" w:rsidRDefault="00775576" w:rsidP="00B70AF9">
      <w:pPr>
        <w:pStyle w:val="ListParagraph"/>
        <w:numPr>
          <w:ilvl w:val="0"/>
          <w:numId w:val="86"/>
        </w:numPr>
      </w:pPr>
      <w:r>
        <w:t>pubis</w:t>
      </w:r>
    </w:p>
    <w:p w14:paraId="4930560F" w14:textId="77777777" w:rsidR="00775576" w:rsidRDefault="00775576" w:rsidP="00775576">
      <w:r>
        <w:t xml:space="preserve">Distal insertion: </w:t>
      </w:r>
    </w:p>
    <w:p w14:paraId="5E624B13" w14:textId="77777777" w:rsidR="00775576" w:rsidRDefault="00775576" w:rsidP="00B70AF9">
      <w:pPr>
        <w:pStyle w:val="ListParagraph"/>
        <w:numPr>
          <w:ilvl w:val="0"/>
          <w:numId w:val="88"/>
        </w:numPr>
      </w:pPr>
      <w:r>
        <w:t>*greater trochanter of the femur</w:t>
      </w:r>
    </w:p>
    <w:p w14:paraId="7BE6F8A2" w14:textId="77777777" w:rsidR="00775576" w:rsidRDefault="00775576" w:rsidP="00B70AF9">
      <w:pPr>
        <w:pStyle w:val="ListParagraph"/>
        <w:numPr>
          <w:ilvl w:val="0"/>
          <w:numId w:val="88"/>
        </w:numPr>
      </w:pPr>
      <w:r>
        <w:t>trochanteric fossa of the posterior femur</w:t>
      </w:r>
    </w:p>
    <w:p w14:paraId="66DD4BCC" w14:textId="77777777" w:rsidR="00775576" w:rsidRDefault="00775576" w:rsidP="00B70AF9">
      <w:pPr>
        <w:pStyle w:val="ListParagraph"/>
        <w:numPr>
          <w:ilvl w:val="0"/>
          <w:numId w:val="88"/>
        </w:numPr>
      </w:pPr>
      <w:r>
        <w:t>linea aspera</w:t>
      </w:r>
    </w:p>
    <w:p w14:paraId="52B1AF25" w14:textId="77777777" w:rsidR="00775576" w:rsidRDefault="00775576" w:rsidP="00775576">
      <w:r>
        <w:t xml:space="preserve">Innervation: </w:t>
      </w:r>
    </w:p>
    <w:p w14:paraId="0598F6B6" w14:textId="77777777" w:rsidR="00775576" w:rsidRDefault="00775576" w:rsidP="00B70AF9">
      <w:pPr>
        <w:pStyle w:val="ListParagraph"/>
        <w:numPr>
          <w:ilvl w:val="0"/>
          <w:numId w:val="87"/>
        </w:numPr>
        <w:tabs>
          <w:tab w:val="left" w:pos="3437"/>
        </w:tabs>
      </w:pPr>
      <w:r>
        <w:t>*nerve to the obturator internus</w:t>
      </w:r>
      <w:r>
        <w:tab/>
      </w:r>
    </w:p>
    <w:p w14:paraId="583D568B" w14:textId="77777777" w:rsidR="00775576" w:rsidRDefault="00775576" w:rsidP="00B70AF9">
      <w:pPr>
        <w:pStyle w:val="ListParagraph"/>
        <w:numPr>
          <w:ilvl w:val="0"/>
          <w:numId w:val="87"/>
        </w:numPr>
        <w:tabs>
          <w:tab w:val="left" w:pos="3437"/>
        </w:tabs>
      </w:pPr>
      <w:r>
        <w:t>obturator nerve</w:t>
      </w:r>
    </w:p>
    <w:p w14:paraId="442DF5B4" w14:textId="77777777" w:rsidR="00775576" w:rsidRDefault="00775576" w:rsidP="00B70AF9">
      <w:pPr>
        <w:pStyle w:val="ListParagraph"/>
        <w:numPr>
          <w:ilvl w:val="0"/>
          <w:numId w:val="87"/>
        </w:numPr>
        <w:spacing w:after="160" w:line="278" w:lineRule="auto"/>
      </w:pPr>
      <w:r>
        <w:t>nerve to the quadratus femoris</w:t>
      </w:r>
    </w:p>
    <w:p w14:paraId="3237C0C0" w14:textId="77777777" w:rsidR="00775576" w:rsidRDefault="00775576" w:rsidP="00B70AF9">
      <w:pPr>
        <w:pStyle w:val="ListParagraph"/>
        <w:numPr>
          <w:ilvl w:val="0"/>
          <w:numId w:val="87"/>
        </w:numPr>
        <w:spacing w:after="160" w:line="278" w:lineRule="auto"/>
      </w:pPr>
      <w:r>
        <w:t>tibial nerve</w:t>
      </w:r>
    </w:p>
    <w:p w14:paraId="1FEA4EBC" w14:textId="77777777" w:rsidR="00775576" w:rsidRDefault="00775576" w:rsidP="00775576">
      <w:r>
        <w:t xml:space="preserve">Action: </w:t>
      </w:r>
    </w:p>
    <w:p w14:paraId="7ADB329F" w14:textId="77777777" w:rsidR="00775576" w:rsidRDefault="00775576" w:rsidP="00B70AF9">
      <w:pPr>
        <w:pStyle w:val="ListParagraph"/>
        <w:numPr>
          <w:ilvl w:val="0"/>
          <w:numId w:val="9"/>
        </w:numPr>
        <w:spacing w:after="160" w:line="278" w:lineRule="auto"/>
      </w:pPr>
      <w:r>
        <w:t>*hip external rotation</w:t>
      </w:r>
    </w:p>
    <w:p w14:paraId="46320408" w14:textId="77777777" w:rsidR="00775576" w:rsidRDefault="00775576" w:rsidP="00B70AF9">
      <w:pPr>
        <w:pStyle w:val="ListParagraph"/>
        <w:numPr>
          <w:ilvl w:val="0"/>
          <w:numId w:val="9"/>
        </w:numPr>
        <w:spacing w:after="160" w:line="278" w:lineRule="auto"/>
      </w:pPr>
      <w:r>
        <w:t>*stabilization of the hip joint</w:t>
      </w:r>
    </w:p>
    <w:p w14:paraId="07D193EE" w14:textId="77777777" w:rsidR="00775576" w:rsidRDefault="00775576" w:rsidP="00B70AF9">
      <w:pPr>
        <w:pStyle w:val="ListParagraph"/>
        <w:numPr>
          <w:ilvl w:val="0"/>
          <w:numId w:val="9"/>
        </w:numPr>
        <w:spacing w:after="160" w:line="278" w:lineRule="auto"/>
      </w:pPr>
      <w:r>
        <w:t>*assistance in abduction of the thigh</w:t>
      </w:r>
    </w:p>
    <w:p w14:paraId="0E24CFF4" w14:textId="77777777" w:rsidR="00775576" w:rsidRDefault="00775576" w:rsidP="00B70AF9">
      <w:pPr>
        <w:pStyle w:val="ListParagraph"/>
        <w:numPr>
          <w:ilvl w:val="0"/>
          <w:numId w:val="9"/>
        </w:numPr>
        <w:spacing w:after="160" w:line="278" w:lineRule="auto"/>
      </w:pPr>
      <w:r>
        <w:t>internal rotation</w:t>
      </w:r>
    </w:p>
    <w:p w14:paraId="354A89D9" w14:textId="77777777" w:rsidR="00775576" w:rsidRDefault="00775576" w:rsidP="00B70AF9">
      <w:pPr>
        <w:pStyle w:val="ListParagraph"/>
        <w:numPr>
          <w:ilvl w:val="0"/>
          <w:numId w:val="9"/>
        </w:numPr>
        <w:spacing w:after="160" w:line="278" w:lineRule="auto"/>
      </w:pPr>
      <w:r>
        <w:t>assistance in adduction of the thigh</w:t>
      </w:r>
    </w:p>
    <w:p w14:paraId="07972B3E" w14:textId="77777777" w:rsidR="00775576" w:rsidRDefault="00775576" w:rsidP="00775576">
      <w:pPr>
        <w:pStyle w:val="Heading2"/>
      </w:pPr>
      <w:r>
        <w:t>Card ID: 6.42</w:t>
      </w:r>
    </w:p>
    <w:p w14:paraId="4D62A218" w14:textId="77777777" w:rsidR="00775576" w:rsidRDefault="00775576" w:rsidP="00775576">
      <w:r>
        <w:t>Image file: L1344_760226</w:t>
      </w:r>
    </w:p>
    <w:p w14:paraId="5BF151E0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1A49075D" wp14:editId="7EAC2FD5">
            <wp:extent cx="1828800" cy="1196595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F270" w14:textId="77777777" w:rsidR="00775576" w:rsidRDefault="00775576" w:rsidP="00775576">
      <w:pPr>
        <w:rPr>
          <w:ins w:id="65" w:author="Claire Copa" w:date="2026-07-16T09:22:00Z" w16du:dateUtc="2026-07-16T13:22:00Z"/>
        </w:rPr>
      </w:pPr>
      <w:r>
        <w:t xml:space="preserve">Title: </w:t>
      </w:r>
      <w:r w:rsidRPr="00B6299D">
        <w:rPr>
          <w:highlight w:val="yellow"/>
        </w:rPr>
        <w:t>Inferior gemellus</w:t>
      </w:r>
    </w:p>
    <w:p w14:paraId="2B079A64" w14:textId="77777777" w:rsidR="00775576" w:rsidRDefault="00775576" w:rsidP="00775576">
      <w:r>
        <w:t>Activity Interaction: select all that apply</w:t>
      </w:r>
    </w:p>
    <w:p w14:paraId="5DBAB0CA" w14:textId="77777777" w:rsidR="00775576" w:rsidRDefault="00775576" w:rsidP="00775576">
      <w:r>
        <w:rPr>
          <w:b/>
        </w:rPr>
        <w:t>Back-of-Card Content:</w:t>
      </w:r>
    </w:p>
    <w:p w14:paraId="5E1D13A4" w14:textId="77777777" w:rsidR="00775576" w:rsidRDefault="00775576" w:rsidP="00775576">
      <w:r>
        <w:t xml:space="preserve">Proximal insertion: </w:t>
      </w:r>
    </w:p>
    <w:p w14:paraId="1C8767C0" w14:textId="77777777" w:rsidR="00775576" w:rsidRDefault="00775576" w:rsidP="00B70AF9">
      <w:pPr>
        <w:pStyle w:val="ListParagraph"/>
        <w:numPr>
          <w:ilvl w:val="0"/>
          <w:numId w:val="89"/>
        </w:numPr>
      </w:pPr>
      <w:r>
        <w:t>*ischial tuberosity</w:t>
      </w:r>
    </w:p>
    <w:p w14:paraId="11A3FD2E" w14:textId="77777777" w:rsidR="00775576" w:rsidRDefault="00775576" w:rsidP="00B70AF9">
      <w:pPr>
        <w:pStyle w:val="ListParagraph"/>
        <w:numPr>
          <w:ilvl w:val="0"/>
          <w:numId w:val="89"/>
        </w:numPr>
      </w:pPr>
      <w:r>
        <w:t>margins of the obturator foramen</w:t>
      </w:r>
    </w:p>
    <w:p w14:paraId="5B348BAD" w14:textId="77777777" w:rsidR="00775576" w:rsidRDefault="00775576" w:rsidP="00B70AF9">
      <w:pPr>
        <w:pStyle w:val="ListParagraph"/>
        <w:numPr>
          <w:ilvl w:val="0"/>
          <w:numId w:val="89"/>
        </w:numPr>
      </w:pPr>
      <w:r>
        <w:t>greater sciatic notch</w:t>
      </w:r>
    </w:p>
    <w:p w14:paraId="09DF4E02" w14:textId="77777777" w:rsidR="00775576" w:rsidRDefault="00775576" w:rsidP="00B70AF9">
      <w:pPr>
        <w:pStyle w:val="ListParagraph"/>
        <w:numPr>
          <w:ilvl w:val="0"/>
          <w:numId w:val="89"/>
        </w:numPr>
      </w:pPr>
      <w:r>
        <w:t>pubis</w:t>
      </w:r>
    </w:p>
    <w:p w14:paraId="56C05441" w14:textId="77777777" w:rsidR="00775576" w:rsidRDefault="00775576" w:rsidP="00775576">
      <w:r>
        <w:t xml:space="preserve">Distal insertion: </w:t>
      </w:r>
    </w:p>
    <w:p w14:paraId="2B6D1DED" w14:textId="77777777" w:rsidR="00775576" w:rsidRDefault="00775576" w:rsidP="00B70AF9">
      <w:pPr>
        <w:pStyle w:val="ListParagraph"/>
        <w:numPr>
          <w:ilvl w:val="0"/>
          <w:numId w:val="91"/>
        </w:numPr>
      </w:pPr>
      <w:r>
        <w:t>*greater trochanter of the femur</w:t>
      </w:r>
    </w:p>
    <w:p w14:paraId="1421DE8C" w14:textId="77777777" w:rsidR="00775576" w:rsidRDefault="00775576" w:rsidP="00B70AF9">
      <w:pPr>
        <w:pStyle w:val="ListParagraph"/>
        <w:numPr>
          <w:ilvl w:val="0"/>
          <w:numId w:val="91"/>
        </w:numPr>
      </w:pPr>
      <w:r>
        <w:t>trochanteric fossa of the posterior femur</w:t>
      </w:r>
    </w:p>
    <w:p w14:paraId="72636557" w14:textId="77777777" w:rsidR="00775576" w:rsidRDefault="00775576" w:rsidP="00B70AF9">
      <w:pPr>
        <w:pStyle w:val="ListParagraph"/>
        <w:numPr>
          <w:ilvl w:val="0"/>
          <w:numId w:val="91"/>
        </w:numPr>
      </w:pPr>
      <w:r>
        <w:t>linea aspera</w:t>
      </w:r>
    </w:p>
    <w:p w14:paraId="6A33BB8E" w14:textId="77777777" w:rsidR="00775576" w:rsidRDefault="00775576" w:rsidP="00775576">
      <w:r>
        <w:t xml:space="preserve">Innervation: </w:t>
      </w:r>
    </w:p>
    <w:p w14:paraId="5DAF27A7" w14:textId="77777777" w:rsidR="00775576" w:rsidRDefault="00775576" w:rsidP="00B70AF9">
      <w:pPr>
        <w:pStyle w:val="ListParagraph"/>
        <w:numPr>
          <w:ilvl w:val="0"/>
          <w:numId w:val="90"/>
        </w:numPr>
        <w:tabs>
          <w:tab w:val="left" w:pos="3437"/>
        </w:tabs>
      </w:pPr>
      <w:r>
        <w:t>nerve to the obturator internus</w:t>
      </w:r>
      <w:r>
        <w:tab/>
      </w:r>
    </w:p>
    <w:p w14:paraId="23910F2E" w14:textId="77777777" w:rsidR="00775576" w:rsidRDefault="00775576" w:rsidP="00B70AF9">
      <w:pPr>
        <w:pStyle w:val="ListParagraph"/>
        <w:numPr>
          <w:ilvl w:val="0"/>
          <w:numId w:val="90"/>
        </w:numPr>
        <w:tabs>
          <w:tab w:val="left" w:pos="3437"/>
        </w:tabs>
      </w:pPr>
      <w:r>
        <w:t>obturator nerve</w:t>
      </w:r>
    </w:p>
    <w:p w14:paraId="0F002591" w14:textId="77777777" w:rsidR="00775576" w:rsidRDefault="00775576" w:rsidP="00B70AF9">
      <w:pPr>
        <w:pStyle w:val="ListParagraph"/>
        <w:numPr>
          <w:ilvl w:val="0"/>
          <w:numId w:val="90"/>
        </w:numPr>
        <w:spacing w:after="160" w:line="278" w:lineRule="auto"/>
      </w:pPr>
      <w:r>
        <w:t>*nerve to the quadratus femoris</w:t>
      </w:r>
    </w:p>
    <w:p w14:paraId="13ADD497" w14:textId="77777777" w:rsidR="00775576" w:rsidRDefault="00775576" w:rsidP="00B70AF9">
      <w:pPr>
        <w:pStyle w:val="ListParagraph"/>
        <w:numPr>
          <w:ilvl w:val="0"/>
          <w:numId w:val="90"/>
        </w:numPr>
        <w:spacing w:after="160" w:line="278" w:lineRule="auto"/>
      </w:pPr>
      <w:r>
        <w:t>tibial nerve</w:t>
      </w:r>
    </w:p>
    <w:p w14:paraId="0EC15F14" w14:textId="77777777" w:rsidR="00775576" w:rsidRDefault="00775576" w:rsidP="00775576">
      <w:r>
        <w:t xml:space="preserve">Action: </w:t>
      </w:r>
    </w:p>
    <w:p w14:paraId="2B693AEA" w14:textId="77777777" w:rsidR="00775576" w:rsidRDefault="00775576" w:rsidP="00B70AF9">
      <w:pPr>
        <w:pStyle w:val="ListParagraph"/>
        <w:numPr>
          <w:ilvl w:val="0"/>
          <w:numId w:val="10"/>
        </w:numPr>
        <w:spacing w:after="160" w:line="278" w:lineRule="auto"/>
      </w:pPr>
      <w:r>
        <w:t>*hip external rotation</w:t>
      </w:r>
    </w:p>
    <w:p w14:paraId="7F05E2C5" w14:textId="77777777" w:rsidR="00775576" w:rsidRDefault="00775576" w:rsidP="00B70AF9">
      <w:pPr>
        <w:pStyle w:val="ListParagraph"/>
        <w:numPr>
          <w:ilvl w:val="0"/>
          <w:numId w:val="10"/>
        </w:numPr>
        <w:spacing w:after="160" w:line="278" w:lineRule="auto"/>
      </w:pPr>
      <w:r>
        <w:t>*stabilization of the hip joint</w:t>
      </w:r>
    </w:p>
    <w:p w14:paraId="1FD98F83" w14:textId="77777777" w:rsidR="00775576" w:rsidRDefault="00775576" w:rsidP="00B70AF9">
      <w:pPr>
        <w:pStyle w:val="ListParagraph"/>
        <w:numPr>
          <w:ilvl w:val="0"/>
          <w:numId w:val="10"/>
        </w:numPr>
        <w:spacing w:after="160" w:line="278" w:lineRule="auto"/>
      </w:pPr>
      <w:r>
        <w:t>*assistance in abduction of the thigh</w:t>
      </w:r>
    </w:p>
    <w:p w14:paraId="78635673" w14:textId="77777777" w:rsidR="00775576" w:rsidRDefault="00775576" w:rsidP="00B70AF9">
      <w:pPr>
        <w:pStyle w:val="ListParagraph"/>
        <w:numPr>
          <w:ilvl w:val="0"/>
          <w:numId w:val="10"/>
        </w:numPr>
        <w:spacing w:after="160" w:line="278" w:lineRule="auto"/>
      </w:pPr>
      <w:r>
        <w:t>internal rotation</w:t>
      </w:r>
    </w:p>
    <w:p w14:paraId="15F86D05" w14:textId="77777777" w:rsidR="00775576" w:rsidRDefault="00775576" w:rsidP="00B70AF9">
      <w:pPr>
        <w:pStyle w:val="ListParagraph"/>
        <w:numPr>
          <w:ilvl w:val="0"/>
          <w:numId w:val="10"/>
        </w:numPr>
        <w:spacing w:after="160" w:line="278" w:lineRule="auto"/>
      </w:pPr>
      <w:r>
        <w:t>assistance in adduction of the thigh</w:t>
      </w:r>
    </w:p>
    <w:p w14:paraId="767B1A60" w14:textId="77777777" w:rsidR="00775576" w:rsidRDefault="00775576" w:rsidP="00775576">
      <w:pPr>
        <w:pStyle w:val="Heading2"/>
      </w:pPr>
      <w:r>
        <w:t>Card ID: 6.43</w:t>
      </w:r>
    </w:p>
    <w:p w14:paraId="6BAFD29A" w14:textId="77777777" w:rsidR="00775576" w:rsidRDefault="00775576" w:rsidP="00775576">
      <w:r>
        <w:t>Image file: L1344_760227</w:t>
      </w:r>
    </w:p>
    <w:p w14:paraId="532F565B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2EB3EF4C" wp14:editId="47F00642">
            <wp:extent cx="1828800" cy="1196595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B700" w14:textId="77777777" w:rsidR="00775576" w:rsidRDefault="00775576" w:rsidP="00775576">
      <w:pPr>
        <w:rPr>
          <w:ins w:id="66" w:author="Claire Copa" w:date="2026-07-16T09:22:00Z" w16du:dateUtc="2026-07-16T13:22:00Z"/>
        </w:rPr>
      </w:pPr>
      <w:r>
        <w:t xml:space="preserve">Title: </w:t>
      </w:r>
      <w:r w:rsidRPr="00B6299D">
        <w:rPr>
          <w:highlight w:val="yellow"/>
        </w:rPr>
        <w:t>Quadratus femoris</w:t>
      </w:r>
    </w:p>
    <w:p w14:paraId="4E4961F3" w14:textId="77777777" w:rsidR="00775576" w:rsidRDefault="00775576" w:rsidP="00775576">
      <w:r>
        <w:t>Activity Interaction: select all that apply</w:t>
      </w:r>
    </w:p>
    <w:p w14:paraId="703F9725" w14:textId="77777777" w:rsidR="00775576" w:rsidRDefault="00775576" w:rsidP="00775576">
      <w:r>
        <w:rPr>
          <w:b/>
        </w:rPr>
        <w:t>Back-of-Card Content:</w:t>
      </w:r>
    </w:p>
    <w:p w14:paraId="5296478C" w14:textId="77777777" w:rsidR="00775576" w:rsidRDefault="00775576" w:rsidP="00775576">
      <w:r>
        <w:t xml:space="preserve">Proximal insertion: </w:t>
      </w:r>
    </w:p>
    <w:p w14:paraId="6A43AF48" w14:textId="77777777" w:rsidR="00775576" w:rsidRDefault="00775576" w:rsidP="00B70AF9">
      <w:pPr>
        <w:pStyle w:val="ListParagraph"/>
        <w:numPr>
          <w:ilvl w:val="0"/>
          <w:numId w:val="94"/>
        </w:numPr>
      </w:pPr>
      <w:r>
        <w:t>*ischial tuberosity</w:t>
      </w:r>
    </w:p>
    <w:p w14:paraId="41A84CCD" w14:textId="77777777" w:rsidR="00775576" w:rsidRDefault="00775576" w:rsidP="00B70AF9">
      <w:pPr>
        <w:pStyle w:val="ListParagraph"/>
        <w:numPr>
          <w:ilvl w:val="0"/>
          <w:numId w:val="94"/>
        </w:numPr>
      </w:pPr>
      <w:r>
        <w:t>margins of the obturator foramen</w:t>
      </w:r>
    </w:p>
    <w:p w14:paraId="709720AC" w14:textId="77777777" w:rsidR="00775576" w:rsidRDefault="00775576" w:rsidP="00B70AF9">
      <w:pPr>
        <w:pStyle w:val="ListParagraph"/>
        <w:numPr>
          <w:ilvl w:val="0"/>
          <w:numId w:val="94"/>
        </w:numPr>
      </w:pPr>
      <w:r>
        <w:t>greater sciatic notch</w:t>
      </w:r>
    </w:p>
    <w:p w14:paraId="70CD5C45" w14:textId="77777777" w:rsidR="00775576" w:rsidRDefault="00775576" w:rsidP="00B70AF9">
      <w:pPr>
        <w:pStyle w:val="ListParagraph"/>
        <w:numPr>
          <w:ilvl w:val="0"/>
          <w:numId w:val="94"/>
        </w:numPr>
      </w:pPr>
      <w:r>
        <w:t>pubis</w:t>
      </w:r>
    </w:p>
    <w:p w14:paraId="1159B197" w14:textId="77777777" w:rsidR="00775576" w:rsidRDefault="00775576" w:rsidP="00775576">
      <w:r>
        <w:t xml:space="preserve">Distal insertion: </w:t>
      </w:r>
    </w:p>
    <w:p w14:paraId="38FE9E56" w14:textId="77777777" w:rsidR="00775576" w:rsidRDefault="00775576" w:rsidP="00B70AF9">
      <w:pPr>
        <w:pStyle w:val="ListParagraph"/>
        <w:numPr>
          <w:ilvl w:val="0"/>
          <w:numId w:val="93"/>
        </w:numPr>
      </w:pPr>
      <w:r>
        <w:t>*trochanteric crest of the femur</w:t>
      </w:r>
    </w:p>
    <w:p w14:paraId="1B0D10BA" w14:textId="77777777" w:rsidR="00775576" w:rsidRDefault="00775576" w:rsidP="00B70AF9">
      <w:pPr>
        <w:pStyle w:val="ListParagraph"/>
        <w:numPr>
          <w:ilvl w:val="0"/>
          <w:numId w:val="93"/>
        </w:numPr>
      </w:pPr>
      <w:r>
        <w:t>greater trochanter of the femur</w:t>
      </w:r>
    </w:p>
    <w:p w14:paraId="5F476DFC" w14:textId="77777777" w:rsidR="00775576" w:rsidRDefault="00775576" w:rsidP="00B70AF9">
      <w:pPr>
        <w:pStyle w:val="ListParagraph"/>
        <w:numPr>
          <w:ilvl w:val="0"/>
          <w:numId w:val="93"/>
        </w:numPr>
      </w:pPr>
      <w:r>
        <w:t>trochanteric fossa of the posterior femur</w:t>
      </w:r>
    </w:p>
    <w:p w14:paraId="52534226" w14:textId="77777777" w:rsidR="00775576" w:rsidRDefault="00775576" w:rsidP="00B70AF9">
      <w:pPr>
        <w:pStyle w:val="ListParagraph"/>
        <w:numPr>
          <w:ilvl w:val="0"/>
          <w:numId w:val="93"/>
        </w:numPr>
      </w:pPr>
      <w:r>
        <w:t>linea aspera</w:t>
      </w:r>
    </w:p>
    <w:p w14:paraId="5F1D9155" w14:textId="77777777" w:rsidR="00775576" w:rsidRDefault="00775576" w:rsidP="00775576">
      <w:r>
        <w:t xml:space="preserve">Innervation: </w:t>
      </w:r>
    </w:p>
    <w:p w14:paraId="0C5D4871" w14:textId="77777777" w:rsidR="00775576" w:rsidRDefault="00775576" w:rsidP="00B70AF9">
      <w:pPr>
        <w:pStyle w:val="ListParagraph"/>
        <w:numPr>
          <w:ilvl w:val="0"/>
          <w:numId w:val="92"/>
        </w:numPr>
        <w:tabs>
          <w:tab w:val="left" w:pos="3437"/>
        </w:tabs>
      </w:pPr>
      <w:r>
        <w:t>nerve to the obturator internus</w:t>
      </w:r>
      <w:r>
        <w:tab/>
      </w:r>
    </w:p>
    <w:p w14:paraId="71B0D35E" w14:textId="77777777" w:rsidR="00775576" w:rsidRDefault="00775576" w:rsidP="00B70AF9">
      <w:pPr>
        <w:pStyle w:val="ListParagraph"/>
        <w:numPr>
          <w:ilvl w:val="0"/>
          <w:numId w:val="92"/>
        </w:numPr>
        <w:tabs>
          <w:tab w:val="left" w:pos="3437"/>
        </w:tabs>
      </w:pPr>
      <w:r>
        <w:t>obturator nerve</w:t>
      </w:r>
    </w:p>
    <w:p w14:paraId="27A99F75" w14:textId="77777777" w:rsidR="00775576" w:rsidRDefault="00775576" w:rsidP="00B70AF9">
      <w:pPr>
        <w:pStyle w:val="ListParagraph"/>
        <w:numPr>
          <w:ilvl w:val="0"/>
          <w:numId w:val="92"/>
        </w:numPr>
        <w:spacing w:after="160" w:line="278" w:lineRule="auto"/>
      </w:pPr>
      <w:r>
        <w:t>*nerve to the quadratus femoris</w:t>
      </w:r>
    </w:p>
    <w:p w14:paraId="31570AF8" w14:textId="77777777" w:rsidR="00775576" w:rsidRDefault="00775576" w:rsidP="00B70AF9">
      <w:pPr>
        <w:pStyle w:val="ListParagraph"/>
        <w:numPr>
          <w:ilvl w:val="0"/>
          <w:numId w:val="92"/>
        </w:numPr>
        <w:spacing w:after="160" w:line="278" w:lineRule="auto"/>
      </w:pPr>
      <w:r>
        <w:t>tibial nerve</w:t>
      </w:r>
    </w:p>
    <w:p w14:paraId="734CA029" w14:textId="77777777" w:rsidR="00775576" w:rsidRDefault="00775576" w:rsidP="00775576">
      <w:r>
        <w:t xml:space="preserve">Action: </w:t>
      </w:r>
    </w:p>
    <w:p w14:paraId="5DA93D74" w14:textId="77777777" w:rsidR="00775576" w:rsidRDefault="00775576" w:rsidP="00B70AF9">
      <w:pPr>
        <w:pStyle w:val="ListParagraph"/>
        <w:numPr>
          <w:ilvl w:val="0"/>
          <w:numId w:val="11"/>
        </w:numPr>
        <w:spacing w:after="160" w:line="278" w:lineRule="auto"/>
      </w:pPr>
      <w:r>
        <w:t>*hip external rotation</w:t>
      </w:r>
    </w:p>
    <w:p w14:paraId="40A76F05" w14:textId="77777777" w:rsidR="00775576" w:rsidRDefault="00775576" w:rsidP="00B70AF9">
      <w:pPr>
        <w:pStyle w:val="ListParagraph"/>
        <w:numPr>
          <w:ilvl w:val="0"/>
          <w:numId w:val="11"/>
        </w:numPr>
        <w:spacing w:after="160" w:line="278" w:lineRule="auto"/>
      </w:pPr>
      <w:r>
        <w:t>stabilization of the hip joint</w:t>
      </w:r>
    </w:p>
    <w:p w14:paraId="725AF186" w14:textId="77777777" w:rsidR="00775576" w:rsidRDefault="00775576" w:rsidP="00B70AF9">
      <w:pPr>
        <w:pStyle w:val="ListParagraph"/>
        <w:numPr>
          <w:ilvl w:val="0"/>
          <w:numId w:val="11"/>
        </w:numPr>
        <w:spacing w:after="160" w:line="278" w:lineRule="auto"/>
      </w:pPr>
      <w:r>
        <w:t>assistance in abduction of the thigh</w:t>
      </w:r>
    </w:p>
    <w:p w14:paraId="25F0924D" w14:textId="77777777" w:rsidR="00775576" w:rsidRDefault="00775576" w:rsidP="00B70AF9">
      <w:pPr>
        <w:pStyle w:val="ListParagraph"/>
        <w:numPr>
          <w:ilvl w:val="0"/>
          <w:numId w:val="11"/>
        </w:numPr>
        <w:spacing w:after="160" w:line="278" w:lineRule="auto"/>
      </w:pPr>
      <w:r>
        <w:t>internal rotation</w:t>
      </w:r>
    </w:p>
    <w:p w14:paraId="192947C0" w14:textId="77777777" w:rsidR="00775576" w:rsidRDefault="00775576" w:rsidP="00B70AF9">
      <w:pPr>
        <w:pStyle w:val="ListParagraph"/>
        <w:numPr>
          <w:ilvl w:val="0"/>
          <w:numId w:val="11"/>
        </w:numPr>
        <w:spacing w:after="160" w:line="278" w:lineRule="auto"/>
      </w:pPr>
      <w:r>
        <w:t>assistance in adduction of the thigh</w:t>
      </w:r>
    </w:p>
    <w:p w14:paraId="5FB257EE" w14:textId="77777777" w:rsidR="00775576" w:rsidRDefault="00775576" w:rsidP="00775576"/>
    <w:p w14:paraId="57E434BA" w14:textId="77777777" w:rsidR="00775576" w:rsidRDefault="00775576" w:rsidP="00775576">
      <w:pPr>
        <w:pStyle w:val="Heading2"/>
      </w:pPr>
      <w:r>
        <w:t>Card ID: 6.44</w:t>
      </w:r>
    </w:p>
    <w:p w14:paraId="68C7B9A8" w14:textId="77777777" w:rsidR="00775576" w:rsidRDefault="00775576" w:rsidP="00775576">
      <w:r>
        <w:t>Image file: L1344_760228</w:t>
      </w:r>
    </w:p>
    <w:p w14:paraId="512A460F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5E2CEF09" wp14:editId="7CDB1D09">
            <wp:extent cx="1828800" cy="1196595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9A18" w14:textId="77777777" w:rsidR="00775576" w:rsidRDefault="00775576" w:rsidP="00775576">
      <w:pPr>
        <w:rPr>
          <w:ins w:id="67" w:author="Claire Copa" w:date="2026-07-16T09:22:00Z" w16du:dateUtc="2026-07-16T13:22:00Z"/>
        </w:rPr>
      </w:pPr>
      <w:r>
        <w:t xml:space="preserve">Title: </w:t>
      </w:r>
      <w:r w:rsidRPr="00AC2757">
        <w:rPr>
          <w:highlight w:val="yellow"/>
        </w:rPr>
        <w:t>Adductor magnus</w:t>
      </w:r>
    </w:p>
    <w:p w14:paraId="59FA7318" w14:textId="77777777" w:rsidR="00775576" w:rsidRDefault="00775576" w:rsidP="00775576">
      <w:r>
        <w:t>Activity Interaction: select all that apply</w:t>
      </w:r>
    </w:p>
    <w:p w14:paraId="781E3A87" w14:textId="77777777" w:rsidR="00775576" w:rsidRDefault="00775576" w:rsidP="00775576">
      <w:r>
        <w:rPr>
          <w:b/>
        </w:rPr>
        <w:t>Back-of-Card Content:</w:t>
      </w:r>
    </w:p>
    <w:p w14:paraId="3AB852F1" w14:textId="77777777" w:rsidR="00775576" w:rsidRDefault="00775576" w:rsidP="00775576">
      <w:r>
        <w:t xml:space="preserve">Proximal insertion: </w:t>
      </w:r>
    </w:p>
    <w:p w14:paraId="4C52B1CE" w14:textId="77777777" w:rsidR="00775576" w:rsidRDefault="00775576" w:rsidP="00B70AF9">
      <w:pPr>
        <w:pStyle w:val="ListParagraph"/>
        <w:numPr>
          <w:ilvl w:val="0"/>
          <w:numId w:val="95"/>
        </w:numPr>
      </w:pPr>
      <w:r>
        <w:t>*ischial rami</w:t>
      </w:r>
    </w:p>
    <w:p w14:paraId="1B7C05E7" w14:textId="77777777" w:rsidR="00775576" w:rsidRDefault="00775576" w:rsidP="00B70AF9">
      <w:pPr>
        <w:pStyle w:val="ListParagraph"/>
        <w:numPr>
          <w:ilvl w:val="0"/>
          <w:numId w:val="95"/>
        </w:numPr>
      </w:pPr>
      <w:r>
        <w:t>pubic rami</w:t>
      </w:r>
    </w:p>
    <w:p w14:paraId="7FFB2F21" w14:textId="77777777" w:rsidR="00775576" w:rsidRDefault="00775576" w:rsidP="00B70AF9">
      <w:pPr>
        <w:pStyle w:val="ListParagraph"/>
        <w:numPr>
          <w:ilvl w:val="0"/>
          <w:numId w:val="95"/>
        </w:numPr>
      </w:pPr>
      <w:r>
        <w:t>*ischial tuberosity</w:t>
      </w:r>
    </w:p>
    <w:p w14:paraId="624BF860" w14:textId="77777777" w:rsidR="00775576" w:rsidRDefault="00775576" w:rsidP="00B70AF9">
      <w:pPr>
        <w:pStyle w:val="ListParagraph"/>
        <w:numPr>
          <w:ilvl w:val="0"/>
          <w:numId w:val="95"/>
        </w:numPr>
      </w:pPr>
      <w:r>
        <w:t>lateral condyle of the femur</w:t>
      </w:r>
    </w:p>
    <w:p w14:paraId="17847097" w14:textId="77777777" w:rsidR="00775576" w:rsidRDefault="00775576" w:rsidP="00775576">
      <w:r>
        <w:t xml:space="preserve">Distal insertion: </w:t>
      </w:r>
    </w:p>
    <w:p w14:paraId="4EE0120B" w14:textId="77777777" w:rsidR="00775576" w:rsidRDefault="00775576" w:rsidP="00B70AF9">
      <w:pPr>
        <w:pStyle w:val="ListParagraph"/>
        <w:numPr>
          <w:ilvl w:val="0"/>
          <w:numId w:val="102"/>
        </w:numPr>
      </w:pPr>
      <w:r>
        <w:t>*linea aspera</w:t>
      </w:r>
    </w:p>
    <w:p w14:paraId="05210AE3" w14:textId="77777777" w:rsidR="00775576" w:rsidRDefault="00775576" w:rsidP="00B70AF9">
      <w:pPr>
        <w:pStyle w:val="ListParagraph"/>
        <w:numPr>
          <w:ilvl w:val="0"/>
          <w:numId w:val="102"/>
        </w:numPr>
      </w:pPr>
      <w:r>
        <w:t>*adductor tubercle of the femur</w:t>
      </w:r>
    </w:p>
    <w:p w14:paraId="5FAB669A" w14:textId="77777777" w:rsidR="00775576" w:rsidRDefault="00775576" w:rsidP="00B70AF9">
      <w:pPr>
        <w:pStyle w:val="ListParagraph"/>
        <w:numPr>
          <w:ilvl w:val="0"/>
          <w:numId w:val="102"/>
        </w:numPr>
        <w:spacing w:after="160" w:line="278" w:lineRule="auto"/>
      </w:pPr>
      <w:r>
        <w:t>anteromedial fibula shaft</w:t>
      </w:r>
    </w:p>
    <w:p w14:paraId="4D8C0E5E" w14:textId="77777777" w:rsidR="00775576" w:rsidRDefault="00775576" w:rsidP="00B70AF9">
      <w:pPr>
        <w:pStyle w:val="ListParagraph"/>
        <w:numPr>
          <w:ilvl w:val="0"/>
          <w:numId w:val="102"/>
        </w:numPr>
      </w:pPr>
      <w:r>
        <w:t>proximal tibia</w:t>
      </w:r>
    </w:p>
    <w:p w14:paraId="110FFF9F" w14:textId="77777777" w:rsidR="00775576" w:rsidRDefault="00775576" w:rsidP="00775576">
      <w:r>
        <w:t xml:space="preserve">Innervation: </w:t>
      </w:r>
    </w:p>
    <w:p w14:paraId="2DCE3793" w14:textId="77777777" w:rsidR="00775576" w:rsidRDefault="00775576" w:rsidP="00B70AF9">
      <w:pPr>
        <w:pStyle w:val="ListParagraph"/>
        <w:numPr>
          <w:ilvl w:val="0"/>
          <w:numId w:val="96"/>
        </w:numPr>
      </w:pPr>
      <w:r>
        <w:t>*obturator</w:t>
      </w:r>
    </w:p>
    <w:p w14:paraId="5B36E0D0" w14:textId="77777777" w:rsidR="00775576" w:rsidRDefault="00775576" w:rsidP="00B70AF9">
      <w:pPr>
        <w:pStyle w:val="ListParagraph"/>
        <w:numPr>
          <w:ilvl w:val="0"/>
          <w:numId w:val="96"/>
        </w:numPr>
      </w:pPr>
      <w:r>
        <w:t>*tibial nerve</w:t>
      </w:r>
    </w:p>
    <w:p w14:paraId="635B604E" w14:textId="77777777" w:rsidR="00775576" w:rsidRDefault="00775576" w:rsidP="00B70AF9">
      <w:pPr>
        <w:pStyle w:val="ListParagraph"/>
        <w:numPr>
          <w:ilvl w:val="0"/>
          <w:numId w:val="96"/>
        </w:numPr>
      </w:pPr>
      <w:r>
        <w:t>femoral nerve</w:t>
      </w:r>
    </w:p>
    <w:p w14:paraId="438A7AE2" w14:textId="77777777" w:rsidR="00775576" w:rsidRDefault="00775576" w:rsidP="00B70AF9">
      <w:pPr>
        <w:pStyle w:val="ListParagraph"/>
        <w:numPr>
          <w:ilvl w:val="0"/>
          <w:numId w:val="96"/>
        </w:numPr>
      </w:pPr>
      <w:r>
        <w:t>deep fibular (peroneal) nerve</w:t>
      </w:r>
    </w:p>
    <w:p w14:paraId="3299152E" w14:textId="77777777" w:rsidR="00775576" w:rsidRDefault="00775576" w:rsidP="00775576">
      <w:r>
        <w:t xml:space="preserve">Action: </w:t>
      </w:r>
    </w:p>
    <w:p w14:paraId="35CE60D3" w14:textId="77777777" w:rsidR="00775576" w:rsidRDefault="00775576" w:rsidP="00B70AF9">
      <w:pPr>
        <w:pStyle w:val="ListParagraph"/>
        <w:numPr>
          <w:ilvl w:val="0"/>
          <w:numId w:val="103"/>
        </w:numPr>
      </w:pPr>
      <w:r>
        <w:t>*hip adduction</w:t>
      </w:r>
    </w:p>
    <w:p w14:paraId="496553B2" w14:textId="77777777" w:rsidR="00775576" w:rsidRDefault="00775576" w:rsidP="00B70AF9">
      <w:pPr>
        <w:pStyle w:val="ListParagraph"/>
        <w:numPr>
          <w:ilvl w:val="0"/>
          <w:numId w:val="103"/>
        </w:numPr>
      </w:pPr>
      <w:r>
        <w:t>*hip internal rotation</w:t>
      </w:r>
    </w:p>
    <w:p w14:paraId="4F48B3B9" w14:textId="77777777" w:rsidR="00775576" w:rsidRDefault="00775576" w:rsidP="00B70AF9">
      <w:pPr>
        <w:pStyle w:val="ListParagraph"/>
        <w:numPr>
          <w:ilvl w:val="0"/>
          <w:numId w:val="103"/>
        </w:numPr>
      </w:pPr>
      <w:r>
        <w:t>hip external rotation</w:t>
      </w:r>
    </w:p>
    <w:p w14:paraId="332394CD" w14:textId="77777777" w:rsidR="00775576" w:rsidRDefault="00775576" w:rsidP="00B70AF9">
      <w:pPr>
        <w:pStyle w:val="ListParagraph"/>
        <w:numPr>
          <w:ilvl w:val="0"/>
          <w:numId w:val="103"/>
        </w:numPr>
      </w:pPr>
      <w:r>
        <w:t>stabilization of the hip joint</w:t>
      </w:r>
    </w:p>
    <w:p w14:paraId="77105915" w14:textId="77777777" w:rsidR="00775576" w:rsidRDefault="00775576" w:rsidP="00775576">
      <w:pPr>
        <w:pStyle w:val="Heading2"/>
      </w:pPr>
      <w:r>
        <w:t>Card ID: 6.45</w:t>
      </w:r>
    </w:p>
    <w:p w14:paraId="493667F3" w14:textId="77777777" w:rsidR="00775576" w:rsidRDefault="00775576" w:rsidP="00775576">
      <w:r>
        <w:t>Image file: L1344_760229</w:t>
      </w:r>
    </w:p>
    <w:p w14:paraId="473EAFB7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7CF5CA44" wp14:editId="7C5D9766">
            <wp:extent cx="1828800" cy="1196595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E289" w14:textId="77777777" w:rsidR="00775576" w:rsidRDefault="00775576" w:rsidP="00775576">
      <w:pPr>
        <w:rPr>
          <w:ins w:id="68" w:author="Claire Copa" w:date="2026-07-16T09:22:00Z" w16du:dateUtc="2026-07-16T13:22:00Z"/>
        </w:rPr>
      </w:pPr>
      <w:r>
        <w:t xml:space="preserve">Title: </w:t>
      </w:r>
      <w:r w:rsidRPr="00C756B2">
        <w:rPr>
          <w:highlight w:val="yellow"/>
        </w:rPr>
        <w:t>Adductor longus</w:t>
      </w:r>
    </w:p>
    <w:p w14:paraId="3CEA808E" w14:textId="77777777" w:rsidR="00775576" w:rsidRDefault="00775576" w:rsidP="00775576">
      <w:r>
        <w:t>Activity Interaction: select all that apply</w:t>
      </w:r>
    </w:p>
    <w:p w14:paraId="0B5298D0" w14:textId="77777777" w:rsidR="00775576" w:rsidRDefault="00775576" w:rsidP="00775576">
      <w:r>
        <w:rPr>
          <w:b/>
        </w:rPr>
        <w:t>Back-of-Card Content:</w:t>
      </w:r>
    </w:p>
    <w:p w14:paraId="7ABD1324" w14:textId="77777777" w:rsidR="00775576" w:rsidRDefault="00775576" w:rsidP="00775576">
      <w:pPr>
        <w:spacing w:after="160" w:line="278" w:lineRule="auto"/>
      </w:pPr>
      <w:r>
        <w:t xml:space="preserve">Proximal insertion: </w:t>
      </w:r>
    </w:p>
    <w:p w14:paraId="42943308" w14:textId="77777777" w:rsidR="00775576" w:rsidRDefault="00775576" w:rsidP="00B70AF9">
      <w:pPr>
        <w:pStyle w:val="ListParagraph"/>
        <w:numPr>
          <w:ilvl w:val="0"/>
          <w:numId w:val="124"/>
        </w:numPr>
      </w:pPr>
      <w:r>
        <w:t>*pubis near the pubic symphysis</w:t>
      </w:r>
    </w:p>
    <w:p w14:paraId="4A76838F" w14:textId="77777777" w:rsidR="00775576" w:rsidRDefault="00775576" w:rsidP="00B70AF9">
      <w:pPr>
        <w:pStyle w:val="ListParagraph"/>
        <w:numPr>
          <w:ilvl w:val="0"/>
          <w:numId w:val="124"/>
        </w:numPr>
      </w:pPr>
      <w:r>
        <w:t>iliopectineal line</w:t>
      </w:r>
    </w:p>
    <w:p w14:paraId="3FA1F3FE" w14:textId="77777777" w:rsidR="00775576" w:rsidRDefault="00775576" w:rsidP="00B70AF9">
      <w:pPr>
        <w:pStyle w:val="ListParagraph"/>
        <w:numPr>
          <w:ilvl w:val="0"/>
          <w:numId w:val="124"/>
        </w:numPr>
      </w:pPr>
      <w:r>
        <w:t>ischial tuberosity</w:t>
      </w:r>
    </w:p>
    <w:p w14:paraId="431A3875" w14:textId="77777777" w:rsidR="00775576" w:rsidRDefault="00775576" w:rsidP="00B70AF9">
      <w:pPr>
        <w:pStyle w:val="ListParagraph"/>
        <w:numPr>
          <w:ilvl w:val="0"/>
          <w:numId w:val="124"/>
        </w:numPr>
      </w:pPr>
      <w:r>
        <w:t>ischial rami</w:t>
      </w:r>
    </w:p>
    <w:p w14:paraId="5FF4AA88" w14:textId="77777777" w:rsidR="00775576" w:rsidRDefault="00775576" w:rsidP="00775576">
      <w:r>
        <w:t xml:space="preserve">Distal insertion: </w:t>
      </w:r>
    </w:p>
    <w:p w14:paraId="483F0EEE" w14:textId="77777777" w:rsidR="00775576" w:rsidRDefault="00775576" w:rsidP="00B70AF9">
      <w:pPr>
        <w:pStyle w:val="ListParagraph"/>
        <w:numPr>
          <w:ilvl w:val="0"/>
          <w:numId w:val="125"/>
        </w:numPr>
      </w:pPr>
      <w:r>
        <w:t>*linea aspera</w:t>
      </w:r>
    </w:p>
    <w:p w14:paraId="362C8D0A" w14:textId="77777777" w:rsidR="00775576" w:rsidRDefault="00775576" w:rsidP="00B70AF9">
      <w:pPr>
        <w:pStyle w:val="ListParagraph"/>
        <w:numPr>
          <w:ilvl w:val="0"/>
          <w:numId w:val="125"/>
        </w:numPr>
      </w:pPr>
      <w:r>
        <w:t>adductor tubercle of the femur</w:t>
      </w:r>
    </w:p>
    <w:p w14:paraId="662B8488" w14:textId="77777777" w:rsidR="00775576" w:rsidRDefault="00775576" w:rsidP="00B70AF9">
      <w:pPr>
        <w:pStyle w:val="ListParagraph"/>
        <w:numPr>
          <w:ilvl w:val="0"/>
          <w:numId w:val="125"/>
        </w:numPr>
        <w:spacing w:after="160" w:line="278" w:lineRule="auto"/>
      </w:pPr>
      <w:r>
        <w:t>anteromedial fibula shaft</w:t>
      </w:r>
    </w:p>
    <w:p w14:paraId="2E8855AF" w14:textId="77777777" w:rsidR="00775576" w:rsidRDefault="00775576" w:rsidP="00B70AF9">
      <w:pPr>
        <w:pStyle w:val="ListParagraph"/>
        <w:numPr>
          <w:ilvl w:val="0"/>
          <w:numId w:val="125"/>
        </w:numPr>
      </w:pPr>
      <w:r>
        <w:t>proximal tibia</w:t>
      </w:r>
    </w:p>
    <w:p w14:paraId="3F4BF337" w14:textId="77777777" w:rsidR="00775576" w:rsidRDefault="00775576" w:rsidP="00775576">
      <w:r>
        <w:t xml:space="preserve">Innervation: </w:t>
      </w:r>
    </w:p>
    <w:p w14:paraId="5FBE5A3F" w14:textId="77777777" w:rsidR="00775576" w:rsidRDefault="00775576" w:rsidP="00B70AF9">
      <w:pPr>
        <w:pStyle w:val="ListParagraph"/>
        <w:numPr>
          <w:ilvl w:val="0"/>
          <w:numId w:val="97"/>
        </w:numPr>
      </w:pPr>
      <w:r>
        <w:t>*obturator nerve</w:t>
      </w:r>
    </w:p>
    <w:p w14:paraId="249917DA" w14:textId="77777777" w:rsidR="00775576" w:rsidRDefault="00775576" w:rsidP="00B70AF9">
      <w:pPr>
        <w:pStyle w:val="ListParagraph"/>
        <w:numPr>
          <w:ilvl w:val="0"/>
          <w:numId w:val="97"/>
        </w:numPr>
      </w:pPr>
      <w:r>
        <w:t>tibial nerve</w:t>
      </w:r>
    </w:p>
    <w:p w14:paraId="2034CE6E" w14:textId="77777777" w:rsidR="00775576" w:rsidRDefault="00775576" w:rsidP="00B70AF9">
      <w:pPr>
        <w:pStyle w:val="ListParagraph"/>
        <w:numPr>
          <w:ilvl w:val="0"/>
          <w:numId w:val="97"/>
        </w:numPr>
      </w:pPr>
      <w:r>
        <w:t>femoral nerve</w:t>
      </w:r>
    </w:p>
    <w:p w14:paraId="24E00956" w14:textId="77777777" w:rsidR="00775576" w:rsidRDefault="00775576" w:rsidP="00B70AF9">
      <w:pPr>
        <w:pStyle w:val="ListParagraph"/>
        <w:numPr>
          <w:ilvl w:val="0"/>
          <w:numId w:val="97"/>
        </w:numPr>
      </w:pPr>
      <w:r>
        <w:t>deep fibular (peroneal) nerve</w:t>
      </w:r>
    </w:p>
    <w:p w14:paraId="41D2E4A2" w14:textId="77777777" w:rsidR="00775576" w:rsidRDefault="00775576" w:rsidP="00775576">
      <w:r>
        <w:t xml:space="preserve">Action: </w:t>
      </w:r>
    </w:p>
    <w:p w14:paraId="529A0420" w14:textId="77777777" w:rsidR="00775576" w:rsidRDefault="00775576" w:rsidP="00B70AF9">
      <w:pPr>
        <w:pStyle w:val="ListParagraph"/>
        <w:numPr>
          <w:ilvl w:val="0"/>
          <w:numId w:val="104"/>
        </w:numPr>
      </w:pPr>
      <w:r>
        <w:t>*hip adduction</w:t>
      </w:r>
    </w:p>
    <w:p w14:paraId="799D2154" w14:textId="77777777" w:rsidR="00775576" w:rsidRDefault="00775576" w:rsidP="00B70AF9">
      <w:pPr>
        <w:pStyle w:val="ListParagraph"/>
        <w:numPr>
          <w:ilvl w:val="0"/>
          <w:numId w:val="104"/>
        </w:numPr>
      </w:pPr>
      <w:r>
        <w:t>hip internal rotation</w:t>
      </w:r>
    </w:p>
    <w:p w14:paraId="1C148E53" w14:textId="77777777" w:rsidR="00775576" w:rsidRDefault="00775576" w:rsidP="00B70AF9">
      <w:pPr>
        <w:pStyle w:val="ListParagraph"/>
        <w:numPr>
          <w:ilvl w:val="0"/>
          <w:numId w:val="104"/>
        </w:numPr>
      </w:pPr>
      <w:r>
        <w:t>hip external rotation</w:t>
      </w:r>
    </w:p>
    <w:p w14:paraId="5BA4D4E7" w14:textId="77777777" w:rsidR="00775576" w:rsidRDefault="00775576" w:rsidP="00B70AF9">
      <w:pPr>
        <w:pStyle w:val="ListParagraph"/>
        <w:numPr>
          <w:ilvl w:val="0"/>
          <w:numId w:val="104"/>
        </w:numPr>
      </w:pPr>
      <w:r>
        <w:t>stabilization of the hip joint</w:t>
      </w:r>
    </w:p>
    <w:p w14:paraId="5D887816" w14:textId="77777777" w:rsidR="00775576" w:rsidRDefault="00775576" w:rsidP="00775576"/>
    <w:p w14:paraId="5773B97C" w14:textId="77777777" w:rsidR="00775576" w:rsidRDefault="00775576" w:rsidP="00775576">
      <w:pPr>
        <w:pStyle w:val="Heading2"/>
      </w:pPr>
      <w:r>
        <w:t>Card ID: 6.46</w:t>
      </w:r>
    </w:p>
    <w:p w14:paraId="0D9FAD8E" w14:textId="77777777" w:rsidR="00775576" w:rsidRDefault="00775576" w:rsidP="00775576">
      <w:r>
        <w:t>Image file: L1344_760230</w:t>
      </w:r>
    </w:p>
    <w:p w14:paraId="41D1DC74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2D861845" wp14:editId="0C5DDE6B">
            <wp:extent cx="1828800" cy="1196595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2D00" w14:textId="77777777" w:rsidR="00775576" w:rsidRDefault="00775576" w:rsidP="00775576">
      <w:pPr>
        <w:rPr>
          <w:ins w:id="69" w:author="Claire Copa" w:date="2026-07-16T09:22:00Z" w16du:dateUtc="2026-07-16T13:22:00Z"/>
        </w:rPr>
      </w:pPr>
      <w:r>
        <w:t xml:space="preserve">Title: </w:t>
      </w:r>
      <w:r w:rsidRPr="00C756B2">
        <w:rPr>
          <w:highlight w:val="yellow"/>
        </w:rPr>
        <w:t>Gracilis</w:t>
      </w:r>
    </w:p>
    <w:p w14:paraId="33E23131" w14:textId="77777777" w:rsidR="00775576" w:rsidRDefault="00775576" w:rsidP="00775576">
      <w:r>
        <w:t>Activity Interaction: select all that apply</w:t>
      </w:r>
    </w:p>
    <w:p w14:paraId="0785F6A0" w14:textId="77777777" w:rsidR="00775576" w:rsidRDefault="00775576" w:rsidP="00775576">
      <w:r>
        <w:rPr>
          <w:b/>
        </w:rPr>
        <w:t>Back-of-Card Content:</w:t>
      </w:r>
    </w:p>
    <w:p w14:paraId="39531917" w14:textId="77777777" w:rsidR="00775576" w:rsidRDefault="00775576" w:rsidP="00775576">
      <w:r>
        <w:t xml:space="preserve">Proximal insertion: </w:t>
      </w:r>
    </w:p>
    <w:p w14:paraId="43F64D57" w14:textId="77777777" w:rsidR="00775576" w:rsidRDefault="00775576" w:rsidP="00B70AF9">
      <w:pPr>
        <w:pStyle w:val="ListParagraph"/>
        <w:numPr>
          <w:ilvl w:val="0"/>
          <w:numId w:val="126"/>
        </w:numPr>
      </w:pPr>
      <w:r>
        <w:t xml:space="preserve">*anterior inferior aspect of the pubic symphysis </w:t>
      </w:r>
    </w:p>
    <w:p w14:paraId="5B01CF1B" w14:textId="77777777" w:rsidR="00775576" w:rsidRDefault="00775576" w:rsidP="00B70AF9">
      <w:pPr>
        <w:pStyle w:val="ListParagraph"/>
        <w:numPr>
          <w:ilvl w:val="0"/>
          <w:numId w:val="126"/>
        </w:numPr>
      </w:pPr>
      <w:r>
        <w:t>*the inferior pubic bone</w:t>
      </w:r>
    </w:p>
    <w:p w14:paraId="6F732A1A" w14:textId="77777777" w:rsidR="00775576" w:rsidRDefault="00775576" w:rsidP="00B70AF9">
      <w:pPr>
        <w:pStyle w:val="ListParagraph"/>
        <w:numPr>
          <w:ilvl w:val="0"/>
          <w:numId w:val="126"/>
        </w:numPr>
      </w:pPr>
      <w:r>
        <w:t>ischial tuberosity</w:t>
      </w:r>
    </w:p>
    <w:p w14:paraId="30232BD8" w14:textId="77777777" w:rsidR="00775576" w:rsidRDefault="00775576" w:rsidP="00B70AF9">
      <w:pPr>
        <w:pStyle w:val="ListParagraph"/>
        <w:numPr>
          <w:ilvl w:val="0"/>
          <w:numId w:val="126"/>
        </w:numPr>
      </w:pPr>
      <w:r>
        <w:t>ischial rami</w:t>
      </w:r>
    </w:p>
    <w:p w14:paraId="5055D5CF" w14:textId="77777777" w:rsidR="00775576" w:rsidRDefault="00775576" w:rsidP="00775576">
      <w:r>
        <w:t xml:space="preserve">Distal insertion: </w:t>
      </w:r>
    </w:p>
    <w:p w14:paraId="07F845F6" w14:textId="77777777" w:rsidR="00775576" w:rsidRDefault="00775576" w:rsidP="00B70AF9">
      <w:pPr>
        <w:pStyle w:val="ListParagraph"/>
        <w:numPr>
          <w:ilvl w:val="0"/>
          <w:numId w:val="127"/>
        </w:numPr>
      </w:pPr>
      <w:r>
        <w:t>*distal to the medial tibial condyle on the pes anserinus</w:t>
      </w:r>
    </w:p>
    <w:p w14:paraId="5AA0A716" w14:textId="77777777" w:rsidR="00775576" w:rsidRDefault="00775576" w:rsidP="00B70AF9">
      <w:pPr>
        <w:pStyle w:val="ListParagraph"/>
        <w:numPr>
          <w:ilvl w:val="0"/>
          <w:numId w:val="127"/>
        </w:numPr>
        <w:spacing w:after="160" w:line="278" w:lineRule="auto"/>
      </w:pPr>
      <w:r>
        <w:t>anteromedial fibula shaft</w:t>
      </w:r>
    </w:p>
    <w:p w14:paraId="6036E416" w14:textId="77777777" w:rsidR="00775576" w:rsidRDefault="00775576" w:rsidP="00B70AF9">
      <w:pPr>
        <w:pStyle w:val="ListParagraph"/>
        <w:numPr>
          <w:ilvl w:val="0"/>
          <w:numId w:val="127"/>
        </w:numPr>
      </w:pPr>
      <w:r>
        <w:t>adductor tubercle of the femur</w:t>
      </w:r>
    </w:p>
    <w:p w14:paraId="34D90BD1" w14:textId="77777777" w:rsidR="00775576" w:rsidRDefault="00775576" w:rsidP="00775576">
      <w:r>
        <w:t xml:space="preserve">Innervation: </w:t>
      </w:r>
    </w:p>
    <w:p w14:paraId="05A71304" w14:textId="77777777" w:rsidR="00775576" w:rsidRDefault="00775576" w:rsidP="00B70AF9">
      <w:pPr>
        <w:pStyle w:val="ListParagraph"/>
        <w:numPr>
          <w:ilvl w:val="0"/>
          <w:numId w:val="106"/>
        </w:numPr>
      </w:pPr>
      <w:r>
        <w:t>*obturator nerve</w:t>
      </w:r>
    </w:p>
    <w:p w14:paraId="75913BDE" w14:textId="77777777" w:rsidR="00775576" w:rsidRDefault="00775576" w:rsidP="00B70AF9">
      <w:pPr>
        <w:pStyle w:val="ListParagraph"/>
        <w:numPr>
          <w:ilvl w:val="0"/>
          <w:numId w:val="106"/>
        </w:numPr>
      </w:pPr>
      <w:r>
        <w:t>tibial nerve</w:t>
      </w:r>
    </w:p>
    <w:p w14:paraId="5FB2B56C" w14:textId="77777777" w:rsidR="00775576" w:rsidRDefault="00775576" w:rsidP="00B70AF9">
      <w:pPr>
        <w:pStyle w:val="ListParagraph"/>
        <w:numPr>
          <w:ilvl w:val="0"/>
          <w:numId w:val="106"/>
        </w:numPr>
      </w:pPr>
      <w:r>
        <w:t>femoral nerve</w:t>
      </w:r>
    </w:p>
    <w:p w14:paraId="65E6E126" w14:textId="77777777" w:rsidR="00775576" w:rsidRDefault="00775576" w:rsidP="00B70AF9">
      <w:pPr>
        <w:pStyle w:val="ListParagraph"/>
        <w:numPr>
          <w:ilvl w:val="0"/>
          <w:numId w:val="106"/>
        </w:numPr>
      </w:pPr>
      <w:r>
        <w:t>deep fibular (peroneal) nerve</w:t>
      </w:r>
    </w:p>
    <w:p w14:paraId="655864BD" w14:textId="77777777" w:rsidR="00775576" w:rsidRDefault="00775576" w:rsidP="00775576">
      <w:r>
        <w:t xml:space="preserve">Action: </w:t>
      </w:r>
    </w:p>
    <w:p w14:paraId="0B1DA31F" w14:textId="77777777" w:rsidR="00775576" w:rsidRDefault="00775576" w:rsidP="00B70AF9">
      <w:pPr>
        <w:pStyle w:val="ListParagraph"/>
        <w:numPr>
          <w:ilvl w:val="0"/>
          <w:numId w:val="105"/>
        </w:numPr>
      </w:pPr>
      <w:r>
        <w:t>*hip adduction, flexion, and external rotation</w:t>
      </w:r>
    </w:p>
    <w:p w14:paraId="0B07846D" w14:textId="77777777" w:rsidR="00775576" w:rsidRDefault="00775576" w:rsidP="00B70AF9">
      <w:pPr>
        <w:pStyle w:val="ListParagraph"/>
        <w:numPr>
          <w:ilvl w:val="0"/>
          <w:numId w:val="105"/>
        </w:numPr>
      </w:pPr>
      <w:r>
        <w:t>*knee flexion</w:t>
      </w:r>
    </w:p>
    <w:p w14:paraId="3A700ADC" w14:textId="77777777" w:rsidR="00775576" w:rsidRDefault="00775576" w:rsidP="00B70AF9">
      <w:pPr>
        <w:pStyle w:val="ListParagraph"/>
        <w:numPr>
          <w:ilvl w:val="0"/>
          <w:numId w:val="105"/>
        </w:numPr>
      </w:pPr>
      <w:r>
        <w:t>lower leg internal rotation</w:t>
      </w:r>
    </w:p>
    <w:p w14:paraId="775D7BC6" w14:textId="77777777" w:rsidR="00775576" w:rsidRDefault="00775576" w:rsidP="00B70AF9">
      <w:pPr>
        <w:pStyle w:val="ListParagraph"/>
        <w:numPr>
          <w:ilvl w:val="0"/>
          <w:numId w:val="105"/>
        </w:numPr>
      </w:pPr>
      <w:r>
        <w:t>*hip adduction, flexion, and internal rotation</w:t>
      </w:r>
    </w:p>
    <w:p w14:paraId="586263AC" w14:textId="77777777" w:rsidR="00775576" w:rsidRDefault="00775576" w:rsidP="00775576"/>
    <w:p w14:paraId="5196AA5B" w14:textId="77777777" w:rsidR="00775576" w:rsidRDefault="00775576" w:rsidP="00775576">
      <w:pPr>
        <w:pStyle w:val="Heading2"/>
      </w:pPr>
      <w:r>
        <w:t>Card ID: 6.47</w:t>
      </w:r>
    </w:p>
    <w:p w14:paraId="1C123BFA" w14:textId="77777777" w:rsidR="00775576" w:rsidRDefault="00775576" w:rsidP="00775576">
      <w:r>
        <w:t>Image file: L1344_760231</w:t>
      </w:r>
    </w:p>
    <w:p w14:paraId="0293B446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082A7010" wp14:editId="5F19CA56">
            <wp:extent cx="1828800" cy="1196595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9BB9" w14:textId="77777777" w:rsidR="00775576" w:rsidRDefault="00775576" w:rsidP="00775576">
      <w:pPr>
        <w:rPr>
          <w:ins w:id="70" w:author="Claire Copa" w:date="2026-07-16T09:22:00Z" w16du:dateUtc="2026-07-16T13:22:00Z"/>
        </w:rPr>
      </w:pPr>
      <w:r>
        <w:t xml:space="preserve">Title: </w:t>
      </w:r>
      <w:r w:rsidRPr="00C756B2">
        <w:rPr>
          <w:highlight w:val="yellow"/>
        </w:rPr>
        <w:t>Adductor brevis</w:t>
      </w:r>
    </w:p>
    <w:p w14:paraId="429DEE30" w14:textId="77777777" w:rsidR="00775576" w:rsidRDefault="00775576" w:rsidP="00775576">
      <w:r>
        <w:t>Activity Interaction: select all that apply</w:t>
      </w:r>
    </w:p>
    <w:p w14:paraId="3FC77A15" w14:textId="77777777" w:rsidR="00775576" w:rsidRDefault="00775576" w:rsidP="00775576">
      <w:r>
        <w:rPr>
          <w:b/>
        </w:rPr>
        <w:t>Back-of-Card Content:</w:t>
      </w:r>
    </w:p>
    <w:p w14:paraId="62A35EE1" w14:textId="77777777" w:rsidR="00775576" w:rsidRDefault="00775576" w:rsidP="00775576">
      <w:r>
        <w:t xml:space="preserve">Proximal insertion: </w:t>
      </w:r>
    </w:p>
    <w:p w14:paraId="307BC31E" w14:textId="77777777" w:rsidR="00775576" w:rsidRDefault="00775576" w:rsidP="00B70AF9">
      <w:pPr>
        <w:pStyle w:val="ListParagraph"/>
        <w:numPr>
          <w:ilvl w:val="0"/>
          <w:numId w:val="128"/>
        </w:numPr>
      </w:pPr>
      <w:r>
        <w:t>*body of the pubis</w:t>
      </w:r>
    </w:p>
    <w:p w14:paraId="16F92686" w14:textId="77777777" w:rsidR="00775576" w:rsidRDefault="00775576" w:rsidP="00B70AF9">
      <w:pPr>
        <w:pStyle w:val="ListParagraph"/>
        <w:numPr>
          <w:ilvl w:val="0"/>
          <w:numId w:val="128"/>
        </w:numPr>
      </w:pPr>
      <w:r>
        <w:t>inferior ramus of the pubis</w:t>
      </w:r>
    </w:p>
    <w:p w14:paraId="6F47A73D" w14:textId="77777777" w:rsidR="00775576" w:rsidRDefault="00775576" w:rsidP="00B70AF9">
      <w:pPr>
        <w:pStyle w:val="ListParagraph"/>
        <w:numPr>
          <w:ilvl w:val="0"/>
          <w:numId w:val="128"/>
        </w:numPr>
      </w:pPr>
      <w:r>
        <w:t>ischial tuberosity</w:t>
      </w:r>
    </w:p>
    <w:p w14:paraId="2AE7B0B8" w14:textId="77777777" w:rsidR="00775576" w:rsidRDefault="00775576" w:rsidP="00B70AF9">
      <w:pPr>
        <w:pStyle w:val="ListParagraph"/>
        <w:numPr>
          <w:ilvl w:val="0"/>
          <w:numId w:val="128"/>
        </w:numPr>
      </w:pPr>
      <w:r>
        <w:t>ischial rami</w:t>
      </w:r>
    </w:p>
    <w:p w14:paraId="15734981" w14:textId="77777777" w:rsidR="00775576" w:rsidRDefault="00775576" w:rsidP="00775576">
      <w:r>
        <w:t xml:space="preserve">Distal insertion: </w:t>
      </w:r>
    </w:p>
    <w:p w14:paraId="02D7985C" w14:textId="77777777" w:rsidR="00775576" w:rsidRDefault="00775576" w:rsidP="00B70AF9">
      <w:pPr>
        <w:pStyle w:val="ListParagraph"/>
        <w:numPr>
          <w:ilvl w:val="0"/>
          <w:numId w:val="129"/>
        </w:numPr>
      </w:pPr>
      <w:r>
        <w:t>*linea aspera</w:t>
      </w:r>
    </w:p>
    <w:p w14:paraId="23FCA145" w14:textId="77777777" w:rsidR="00775576" w:rsidRDefault="00775576" w:rsidP="00B70AF9">
      <w:pPr>
        <w:pStyle w:val="ListParagraph"/>
        <w:numPr>
          <w:ilvl w:val="0"/>
          <w:numId w:val="129"/>
        </w:numPr>
      </w:pPr>
      <w:r>
        <w:t>distal to the medial tibial condyle on the pes anserinus</w:t>
      </w:r>
    </w:p>
    <w:p w14:paraId="2DC38F1D" w14:textId="77777777" w:rsidR="00775576" w:rsidRDefault="00775576" w:rsidP="00B70AF9">
      <w:pPr>
        <w:pStyle w:val="ListParagraph"/>
        <w:numPr>
          <w:ilvl w:val="0"/>
          <w:numId w:val="129"/>
        </w:numPr>
        <w:spacing w:after="160" w:line="278" w:lineRule="auto"/>
      </w:pPr>
      <w:r>
        <w:t>anteromedial fibula shaft</w:t>
      </w:r>
    </w:p>
    <w:p w14:paraId="42561B1C" w14:textId="77777777" w:rsidR="00775576" w:rsidRDefault="00775576" w:rsidP="00B70AF9">
      <w:pPr>
        <w:pStyle w:val="ListParagraph"/>
        <w:numPr>
          <w:ilvl w:val="0"/>
          <w:numId w:val="129"/>
        </w:numPr>
      </w:pPr>
      <w:r>
        <w:t>adductor tubercle of the femur</w:t>
      </w:r>
    </w:p>
    <w:p w14:paraId="7C5AD743" w14:textId="77777777" w:rsidR="00775576" w:rsidRDefault="00775576" w:rsidP="00775576">
      <w:r>
        <w:t xml:space="preserve">Innervation: </w:t>
      </w:r>
    </w:p>
    <w:p w14:paraId="44011A3A" w14:textId="77777777" w:rsidR="00775576" w:rsidRDefault="00775576" w:rsidP="00B70AF9">
      <w:pPr>
        <w:pStyle w:val="ListParagraph"/>
        <w:numPr>
          <w:ilvl w:val="0"/>
          <w:numId w:val="98"/>
        </w:numPr>
      </w:pPr>
      <w:r>
        <w:t>*obturator nerve</w:t>
      </w:r>
    </w:p>
    <w:p w14:paraId="79580AB1" w14:textId="77777777" w:rsidR="00775576" w:rsidRDefault="00775576" w:rsidP="00B70AF9">
      <w:pPr>
        <w:pStyle w:val="ListParagraph"/>
        <w:numPr>
          <w:ilvl w:val="0"/>
          <w:numId w:val="98"/>
        </w:numPr>
      </w:pPr>
      <w:r>
        <w:t>tibial nerve</w:t>
      </w:r>
    </w:p>
    <w:p w14:paraId="419F3085" w14:textId="77777777" w:rsidR="00775576" w:rsidRDefault="00775576" w:rsidP="00B70AF9">
      <w:pPr>
        <w:pStyle w:val="ListParagraph"/>
        <w:numPr>
          <w:ilvl w:val="0"/>
          <w:numId w:val="98"/>
        </w:numPr>
      </w:pPr>
      <w:r>
        <w:t>femoral nerve</w:t>
      </w:r>
    </w:p>
    <w:p w14:paraId="131540DA" w14:textId="77777777" w:rsidR="00775576" w:rsidRDefault="00775576" w:rsidP="00B70AF9">
      <w:pPr>
        <w:pStyle w:val="ListParagraph"/>
        <w:numPr>
          <w:ilvl w:val="0"/>
          <w:numId w:val="98"/>
        </w:numPr>
      </w:pPr>
      <w:r>
        <w:t>deep fibular (peroneal) nerve</w:t>
      </w:r>
    </w:p>
    <w:p w14:paraId="31659934" w14:textId="77777777" w:rsidR="00775576" w:rsidRDefault="00775576" w:rsidP="00775576">
      <w:r>
        <w:t>Action:</w:t>
      </w:r>
    </w:p>
    <w:p w14:paraId="21B32799" w14:textId="77777777" w:rsidR="00775576" w:rsidRDefault="00775576" w:rsidP="00B70AF9">
      <w:pPr>
        <w:pStyle w:val="ListParagraph"/>
        <w:numPr>
          <w:ilvl w:val="0"/>
          <w:numId w:val="130"/>
        </w:numPr>
      </w:pPr>
      <w:r>
        <w:t>hip adduction</w:t>
      </w:r>
    </w:p>
    <w:p w14:paraId="7102EBE6" w14:textId="77777777" w:rsidR="00775576" w:rsidRDefault="00775576" w:rsidP="00B70AF9">
      <w:pPr>
        <w:pStyle w:val="ListParagraph"/>
        <w:numPr>
          <w:ilvl w:val="0"/>
          <w:numId w:val="130"/>
        </w:numPr>
      </w:pPr>
      <w:r>
        <w:t>*hip flexion</w:t>
      </w:r>
    </w:p>
    <w:p w14:paraId="1820D629" w14:textId="77777777" w:rsidR="00775576" w:rsidRDefault="00775576" w:rsidP="00B70AF9">
      <w:pPr>
        <w:pStyle w:val="ListParagraph"/>
        <w:numPr>
          <w:ilvl w:val="0"/>
          <w:numId w:val="130"/>
        </w:numPr>
      </w:pPr>
      <w:r>
        <w:t>*hip internal rotation</w:t>
      </w:r>
    </w:p>
    <w:p w14:paraId="3EC4A342" w14:textId="77777777" w:rsidR="00775576" w:rsidRDefault="00775576" w:rsidP="00B70AF9">
      <w:pPr>
        <w:pStyle w:val="ListParagraph"/>
        <w:numPr>
          <w:ilvl w:val="0"/>
          <w:numId w:val="130"/>
        </w:numPr>
      </w:pPr>
      <w:r>
        <w:t>hip external rotation</w:t>
      </w:r>
    </w:p>
    <w:p w14:paraId="18B7F5F1" w14:textId="77777777" w:rsidR="00775576" w:rsidRDefault="00775576" w:rsidP="00775576">
      <w:pPr>
        <w:pStyle w:val="Heading2"/>
      </w:pPr>
      <w:r>
        <w:t>Card ID: 6.48</w:t>
      </w:r>
    </w:p>
    <w:p w14:paraId="6462E5A8" w14:textId="77777777" w:rsidR="00775576" w:rsidRDefault="00775576" w:rsidP="00775576">
      <w:r>
        <w:t>Image file: L1344_760232</w:t>
      </w:r>
    </w:p>
    <w:p w14:paraId="41114655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7B742BBE" wp14:editId="32BF0472">
            <wp:extent cx="1828800" cy="1196595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FEB9" w14:textId="77777777" w:rsidR="00775576" w:rsidRDefault="00775576" w:rsidP="00775576">
      <w:pPr>
        <w:rPr>
          <w:ins w:id="71" w:author="Claire Copa" w:date="2026-07-16T09:22:00Z" w16du:dateUtc="2026-07-16T13:22:00Z"/>
        </w:rPr>
      </w:pPr>
      <w:r>
        <w:t xml:space="preserve">Title: </w:t>
      </w:r>
      <w:r w:rsidRPr="000D3C4D">
        <w:rPr>
          <w:highlight w:val="yellow"/>
        </w:rPr>
        <w:t>Popliteus</w:t>
      </w:r>
    </w:p>
    <w:p w14:paraId="500FE2DC" w14:textId="77777777" w:rsidR="00775576" w:rsidRDefault="00775576" w:rsidP="00775576">
      <w:r>
        <w:t>Activity Interaction: select all that apply</w:t>
      </w:r>
    </w:p>
    <w:p w14:paraId="0C7F0218" w14:textId="77777777" w:rsidR="00775576" w:rsidRDefault="00775576" w:rsidP="00775576">
      <w:r>
        <w:rPr>
          <w:b/>
        </w:rPr>
        <w:t>Back-of-Card Content:</w:t>
      </w:r>
    </w:p>
    <w:p w14:paraId="7F8002F8" w14:textId="77777777" w:rsidR="00775576" w:rsidRDefault="00775576" w:rsidP="00775576">
      <w:r>
        <w:t xml:space="preserve">Proximal insertion: </w:t>
      </w:r>
    </w:p>
    <w:p w14:paraId="6CFEE365" w14:textId="77777777" w:rsidR="00775576" w:rsidRDefault="00775576" w:rsidP="00B70AF9">
      <w:pPr>
        <w:pStyle w:val="ListParagraph"/>
        <w:numPr>
          <w:ilvl w:val="0"/>
          <w:numId w:val="131"/>
        </w:numPr>
      </w:pPr>
      <w:r>
        <w:t>*lateral condyle of the femur</w:t>
      </w:r>
    </w:p>
    <w:p w14:paraId="09668AE9" w14:textId="77777777" w:rsidR="00775576" w:rsidRDefault="00775576" w:rsidP="00B70AF9">
      <w:pPr>
        <w:pStyle w:val="ListParagraph"/>
        <w:numPr>
          <w:ilvl w:val="0"/>
          <w:numId w:val="131"/>
        </w:numPr>
      </w:pPr>
      <w:r>
        <w:t>*lateral meniscus</w:t>
      </w:r>
    </w:p>
    <w:p w14:paraId="3DEBD1CE" w14:textId="77777777" w:rsidR="00775576" w:rsidRDefault="00775576" w:rsidP="00B70AF9">
      <w:pPr>
        <w:pStyle w:val="ListParagraph"/>
        <w:numPr>
          <w:ilvl w:val="0"/>
          <w:numId w:val="131"/>
        </w:numPr>
      </w:pPr>
      <w:r>
        <w:t>medial meniscus</w:t>
      </w:r>
    </w:p>
    <w:p w14:paraId="1ADC986A" w14:textId="77777777" w:rsidR="00775576" w:rsidRDefault="00775576" w:rsidP="00B70AF9">
      <w:pPr>
        <w:pStyle w:val="ListParagraph"/>
        <w:numPr>
          <w:ilvl w:val="0"/>
          <w:numId w:val="131"/>
        </w:numPr>
      </w:pPr>
      <w:r>
        <w:t>distal to the medial tibial condyle on the pes anserinus</w:t>
      </w:r>
    </w:p>
    <w:p w14:paraId="1BCFE66A" w14:textId="77777777" w:rsidR="00775576" w:rsidRDefault="00775576" w:rsidP="00775576">
      <w:r>
        <w:t xml:space="preserve">Distal insertion: </w:t>
      </w:r>
    </w:p>
    <w:p w14:paraId="11C72410" w14:textId="77777777" w:rsidR="00775576" w:rsidRDefault="00775576" w:rsidP="00B70AF9">
      <w:pPr>
        <w:pStyle w:val="ListParagraph"/>
        <w:numPr>
          <w:ilvl w:val="0"/>
          <w:numId w:val="132"/>
        </w:numPr>
      </w:pPr>
      <w:r>
        <w:t>*proximal tibia</w:t>
      </w:r>
    </w:p>
    <w:p w14:paraId="1FBF2C17" w14:textId="77777777" w:rsidR="00775576" w:rsidRDefault="00775576" w:rsidP="00B70AF9">
      <w:pPr>
        <w:pStyle w:val="ListParagraph"/>
        <w:numPr>
          <w:ilvl w:val="0"/>
          <w:numId w:val="132"/>
        </w:numPr>
      </w:pPr>
      <w:r>
        <w:t>adductor tubercle of the femur</w:t>
      </w:r>
    </w:p>
    <w:p w14:paraId="040B43A1" w14:textId="77777777" w:rsidR="00775576" w:rsidRDefault="00775576" w:rsidP="00B70AF9">
      <w:pPr>
        <w:pStyle w:val="ListParagraph"/>
        <w:numPr>
          <w:ilvl w:val="0"/>
          <w:numId w:val="132"/>
        </w:numPr>
      </w:pPr>
      <w:r>
        <w:t>fibular head</w:t>
      </w:r>
    </w:p>
    <w:p w14:paraId="3F2E1FBA" w14:textId="77777777" w:rsidR="00775576" w:rsidRDefault="00775576" w:rsidP="00B70AF9">
      <w:pPr>
        <w:pStyle w:val="ListParagraph"/>
        <w:numPr>
          <w:ilvl w:val="0"/>
          <w:numId w:val="132"/>
        </w:numPr>
        <w:spacing w:after="160" w:line="278" w:lineRule="auto"/>
      </w:pPr>
      <w:r>
        <w:t>anteromedial fibula shaft</w:t>
      </w:r>
    </w:p>
    <w:p w14:paraId="6783EACD" w14:textId="77777777" w:rsidR="00775576" w:rsidRDefault="00775576" w:rsidP="00775576">
      <w:r>
        <w:t xml:space="preserve">Innervation: </w:t>
      </w:r>
    </w:p>
    <w:p w14:paraId="4AD39835" w14:textId="77777777" w:rsidR="00775576" w:rsidRDefault="00775576" w:rsidP="00B70AF9">
      <w:pPr>
        <w:pStyle w:val="ListParagraph"/>
        <w:numPr>
          <w:ilvl w:val="0"/>
          <w:numId w:val="99"/>
        </w:numPr>
      </w:pPr>
      <w:r>
        <w:t>superficial fibular nerve</w:t>
      </w:r>
    </w:p>
    <w:p w14:paraId="32830C03" w14:textId="77777777" w:rsidR="00775576" w:rsidRDefault="00775576" w:rsidP="00B70AF9">
      <w:pPr>
        <w:pStyle w:val="ListParagraph"/>
        <w:numPr>
          <w:ilvl w:val="0"/>
          <w:numId w:val="99"/>
        </w:numPr>
      </w:pPr>
      <w:r>
        <w:t>tibial nerve</w:t>
      </w:r>
    </w:p>
    <w:p w14:paraId="68709200" w14:textId="77777777" w:rsidR="00775576" w:rsidRDefault="00775576" w:rsidP="00B70AF9">
      <w:pPr>
        <w:pStyle w:val="ListParagraph"/>
        <w:numPr>
          <w:ilvl w:val="0"/>
          <w:numId w:val="99"/>
        </w:numPr>
      </w:pPr>
      <w:r>
        <w:t>femoral nerve</w:t>
      </w:r>
    </w:p>
    <w:p w14:paraId="419DEBB5" w14:textId="77777777" w:rsidR="00775576" w:rsidRDefault="00775576" w:rsidP="00B70AF9">
      <w:pPr>
        <w:pStyle w:val="ListParagraph"/>
        <w:numPr>
          <w:ilvl w:val="0"/>
          <w:numId w:val="99"/>
        </w:numPr>
      </w:pPr>
      <w:r>
        <w:t>*deep fibular (peroneal) nerve</w:t>
      </w:r>
    </w:p>
    <w:p w14:paraId="62685332" w14:textId="77777777" w:rsidR="00775576" w:rsidRDefault="00775576" w:rsidP="00775576">
      <w:r>
        <w:t xml:space="preserve">Action: </w:t>
      </w:r>
    </w:p>
    <w:p w14:paraId="574C9A33" w14:textId="77777777" w:rsidR="00775576" w:rsidRDefault="00775576" w:rsidP="00B70AF9">
      <w:pPr>
        <w:pStyle w:val="ListParagraph"/>
        <w:numPr>
          <w:ilvl w:val="0"/>
          <w:numId w:val="133"/>
        </w:numPr>
      </w:pPr>
      <w:r>
        <w:t>*flexes and rotates the leg medially to unlock the extended knee when flexion begins</w:t>
      </w:r>
    </w:p>
    <w:p w14:paraId="30C48C17" w14:textId="77777777" w:rsidR="00775576" w:rsidRDefault="00775576" w:rsidP="00B70AF9">
      <w:pPr>
        <w:pStyle w:val="ListParagraph"/>
        <w:numPr>
          <w:ilvl w:val="0"/>
          <w:numId w:val="133"/>
        </w:numPr>
      </w:pPr>
      <w:r>
        <w:t>flexes and rotates the leg laterally to unlock the extended knee when flexion begins</w:t>
      </w:r>
    </w:p>
    <w:p w14:paraId="7F3F27F7" w14:textId="77777777" w:rsidR="00775576" w:rsidRDefault="00775576" w:rsidP="00B70AF9">
      <w:pPr>
        <w:pStyle w:val="ListParagraph"/>
        <w:numPr>
          <w:ilvl w:val="0"/>
          <w:numId w:val="133"/>
        </w:numPr>
      </w:pPr>
      <w:r>
        <w:t>extends and rotates the leg medially to unlock the extended knee when flexion begins</w:t>
      </w:r>
    </w:p>
    <w:p w14:paraId="34ED383A" w14:textId="77777777" w:rsidR="00775576" w:rsidRDefault="00775576" w:rsidP="00B70AF9">
      <w:pPr>
        <w:pStyle w:val="ListParagraph"/>
        <w:numPr>
          <w:ilvl w:val="0"/>
          <w:numId w:val="133"/>
        </w:numPr>
      </w:pPr>
      <w:r>
        <w:t>extends and rotates the leg laterally to unlock the extended knee when flexion begins</w:t>
      </w:r>
    </w:p>
    <w:p w14:paraId="0B92C88A" w14:textId="77777777" w:rsidR="00775576" w:rsidRDefault="00775576" w:rsidP="00775576"/>
    <w:p w14:paraId="192403D7" w14:textId="77777777" w:rsidR="00775576" w:rsidRDefault="00775576" w:rsidP="00775576">
      <w:pPr>
        <w:pStyle w:val="Heading2"/>
      </w:pPr>
      <w:r>
        <w:t>Card ID: 6.49</w:t>
      </w:r>
    </w:p>
    <w:p w14:paraId="15B4214E" w14:textId="77777777" w:rsidR="00775576" w:rsidRDefault="00775576" w:rsidP="00775576">
      <w:r>
        <w:t>Image file: L1344_760233</w:t>
      </w:r>
    </w:p>
    <w:p w14:paraId="3A6E6AC7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651A5CF5" wp14:editId="3F6D1126">
            <wp:extent cx="1828800" cy="1196595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2C09" w14:textId="77777777" w:rsidR="00775576" w:rsidRDefault="00775576" w:rsidP="00775576">
      <w:pPr>
        <w:rPr>
          <w:ins w:id="72" w:author="Claire Copa" w:date="2026-07-16T09:22:00Z" w16du:dateUtc="2026-07-16T13:22:00Z"/>
        </w:rPr>
      </w:pPr>
      <w:r>
        <w:t xml:space="preserve">Title: </w:t>
      </w:r>
      <w:r w:rsidRPr="00073FF6">
        <w:rPr>
          <w:highlight w:val="yellow"/>
        </w:rPr>
        <w:t>Tibialis anterior</w:t>
      </w:r>
    </w:p>
    <w:p w14:paraId="49BD23A5" w14:textId="77777777" w:rsidR="00775576" w:rsidRDefault="00775576" w:rsidP="00775576">
      <w:r>
        <w:t>Activity Interaction: select all that apply</w:t>
      </w:r>
    </w:p>
    <w:p w14:paraId="780D4AA1" w14:textId="77777777" w:rsidR="00775576" w:rsidRDefault="00775576" w:rsidP="00775576">
      <w:r>
        <w:rPr>
          <w:b/>
        </w:rPr>
        <w:t>Back-of-Card Content:</w:t>
      </w:r>
    </w:p>
    <w:p w14:paraId="30F4EC97" w14:textId="77777777" w:rsidR="00775576" w:rsidRDefault="00775576" w:rsidP="00775576">
      <w:r>
        <w:t xml:space="preserve">Proximal insertion: </w:t>
      </w:r>
    </w:p>
    <w:p w14:paraId="3F251820" w14:textId="77777777" w:rsidR="00775576" w:rsidRDefault="00775576" w:rsidP="00B70AF9">
      <w:pPr>
        <w:pStyle w:val="ListParagraph"/>
        <w:numPr>
          <w:ilvl w:val="0"/>
          <w:numId w:val="137"/>
        </w:numPr>
      </w:pPr>
      <w:r>
        <w:t>*upper two thirds of the lateral surface of the tibia</w:t>
      </w:r>
    </w:p>
    <w:p w14:paraId="0D1B511B" w14:textId="77777777" w:rsidR="00775576" w:rsidRDefault="00775576" w:rsidP="00B70AF9">
      <w:pPr>
        <w:pStyle w:val="ListParagraph"/>
        <w:numPr>
          <w:ilvl w:val="0"/>
          <w:numId w:val="137"/>
        </w:numPr>
      </w:pPr>
      <w:r>
        <w:t>fibular head</w:t>
      </w:r>
    </w:p>
    <w:p w14:paraId="6C03253D" w14:textId="77777777" w:rsidR="00775576" w:rsidRDefault="00775576" w:rsidP="00B70AF9">
      <w:pPr>
        <w:pStyle w:val="ListParagraph"/>
        <w:numPr>
          <w:ilvl w:val="0"/>
          <w:numId w:val="137"/>
        </w:numPr>
      </w:pPr>
      <w:r>
        <w:t>distal to the medial tibial condyle on the pes anserinus</w:t>
      </w:r>
    </w:p>
    <w:p w14:paraId="4FB88A59" w14:textId="77777777" w:rsidR="00775576" w:rsidRDefault="00775576" w:rsidP="00B70AF9">
      <w:pPr>
        <w:pStyle w:val="ListParagraph"/>
        <w:numPr>
          <w:ilvl w:val="0"/>
          <w:numId w:val="137"/>
        </w:numPr>
      </w:pPr>
      <w:r>
        <w:t>tibial tuberosity</w:t>
      </w:r>
    </w:p>
    <w:p w14:paraId="75A05577" w14:textId="77777777" w:rsidR="00775576" w:rsidRDefault="00775576" w:rsidP="00775576">
      <w:r>
        <w:t xml:space="preserve">Distal insertion: </w:t>
      </w:r>
    </w:p>
    <w:p w14:paraId="22FBADF8" w14:textId="77777777" w:rsidR="00775576" w:rsidRDefault="00775576" w:rsidP="00B70AF9">
      <w:pPr>
        <w:pStyle w:val="ListParagraph"/>
        <w:numPr>
          <w:ilvl w:val="0"/>
          <w:numId w:val="134"/>
        </w:numPr>
      </w:pPr>
      <w:r>
        <w:t xml:space="preserve">*medial cuneiform </w:t>
      </w:r>
    </w:p>
    <w:p w14:paraId="2C4DC0C3" w14:textId="77777777" w:rsidR="00775576" w:rsidRDefault="00775576" w:rsidP="00B70AF9">
      <w:pPr>
        <w:pStyle w:val="ListParagraph"/>
        <w:numPr>
          <w:ilvl w:val="0"/>
          <w:numId w:val="134"/>
        </w:numPr>
      </w:pPr>
      <w:r>
        <w:t>*first metatarsal</w:t>
      </w:r>
    </w:p>
    <w:p w14:paraId="3DE8BF1F" w14:textId="77777777" w:rsidR="00775576" w:rsidRDefault="00775576" w:rsidP="00B70AF9">
      <w:pPr>
        <w:pStyle w:val="ListParagraph"/>
        <w:numPr>
          <w:ilvl w:val="0"/>
          <w:numId w:val="134"/>
        </w:numPr>
      </w:pPr>
      <w:r>
        <w:t>distal phalanx of the big toe</w:t>
      </w:r>
    </w:p>
    <w:p w14:paraId="24F8F0A4" w14:textId="77777777" w:rsidR="00775576" w:rsidRDefault="00775576" w:rsidP="00775576">
      <w:r>
        <w:t xml:space="preserve">Innervation: </w:t>
      </w:r>
    </w:p>
    <w:p w14:paraId="7D347806" w14:textId="77777777" w:rsidR="00775576" w:rsidRDefault="00775576" w:rsidP="00B70AF9">
      <w:pPr>
        <w:pStyle w:val="ListParagraph"/>
        <w:numPr>
          <w:ilvl w:val="0"/>
          <w:numId w:val="100"/>
        </w:numPr>
      </w:pPr>
      <w:r>
        <w:t>superficial fibular nerve</w:t>
      </w:r>
    </w:p>
    <w:p w14:paraId="60ED8413" w14:textId="77777777" w:rsidR="00775576" w:rsidRDefault="00775576" w:rsidP="00B70AF9">
      <w:pPr>
        <w:pStyle w:val="ListParagraph"/>
        <w:numPr>
          <w:ilvl w:val="0"/>
          <w:numId w:val="100"/>
        </w:numPr>
      </w:pPr>
      <w:r>
        <w:t>tibial nerve</w:t>
      </w:r>
    </w:p>
    <w:p w14:paraId="12F0BD86" w14:textId="77777777" w:rsidR="00775576" w:rsidRDefault="00775576" w:rsidP="00B70AF9">
      <w:pPr>
        <w:pStyle w:val="ListParagraph"/>
        <w:numPr>
          <w:ilvl w:val="0"/>
          <w:numId w:val="100"/>
        </w:numPr>
      </w:pPr>
      <w:r>
        <w:t>femoral nerve</w:t>
      </w:r>
    </w:p>
    <w:p w14:paraId="38A37162" w14:textId="77777777" w:rsidR="00775576" w:rsidRDefault="00775576" w:rsidP="00B70AF9">
      <w:pPr>
        <w:pStyle w:val="ListParagraph"/>
        <w:numPr>
          <w:ilvl w:val="0"/>
          <w:numId w:val="100"/>
        </w:numPr>
      </w:pPr>
      <w:r>
        <w:t>*peroneal nerve</w:t>
      </w:r>
    </w:p>
    <w:p w14:paraId="71417CD0" w14:textId="77777777" w:rsidR="00775576" w:rsidRDefault="00775576" w:rsidP="00775576">
      <w:r>
        <w:t xml:space="preserve">Action: </w:t>
      </w:r>
    </w:p>
    <w:p w14:paraId="785E2AF3" w14:textId="77777777" w:rsidR="00775576" w:rsidRDefault="00775576" w:rsidP="00B70AF9">
      <w:pPr>
        <w:pStyle w:val="ListParagraph"/>
        <w:numPr>
          <w:ilvl w:val="0"/>
          <w:numId w:val="135"/>
        </w:numPr>
      </w:pPr>
      <w:r>
        <w:t xml:space="preserve">*foot dorsiflexion </w:t>
      </w:r>
    </w:p>
    <w:p w14:paraId="4FA2A1FD" w14:textId="77777777" w:rsidR="00775576" w:rsidRDefault="00775576" w:rsidP="00B70AF9">
      <w:pPr>
        <w:pStyle w:val="ListParagraph"/>
        <w:numPr>
          <w:ilvl w:val="0"/>
          <w:numId w:val="135"/>
        </w:numPr>
      </w:pPr>
      <w:r>
        <w:t>*foot inversion</w:t>
      </w:r>
    </w:p>
    <w:p w14:paraId="2D2D4E8A" w14:textId="77777777" w:rsidR="00775576" w:rsidRDefault="00775576" w:rsidP="00B70AF9">
      <w:pPr>
        <w:pStyle w:val="ListParagraph"/>
        <w:numPr>
          <w:ilvl w:val="0"/>
          <w:numId w:val="135"/>
        </w:numPr>
      </w:pPr>
      <w:r>
        <w:t>foot eversion</w:t>
      </w:r>
    </w:p>
    <w:p w14:paraId="3E2ABFA0" w14:textId="77777777" w:rsidR="00775576" w:rsidRDefault="00775576" w:rsidP="00775576">
      <w:pPr>
        <w:pStyle w:val="Heading2"/>
      </w:pPr>
      <w:r>
        <w:t>Card ID: 6.50</w:t>
      </w:r>
    </w:p>
    <w:p w14:paraId="09063F82" w14:textId="77777777" w:rsidR="00775576" w:rsidRDefault="00775576" w:rsidP="00775576">
      <w:r>
        <w:t>Image file: L1344_760234</w:t>
      </w:r>
    </w:p>
    <w:p w14:paraId="4FBF24A9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5637B918" wp14:editId="32C4A2D7">
            <wp:extent cx="1828800" cy="1196595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3757" w14:textId="77777777" w:rsidR="00775576" w:rsidRDefault="00775576" w:rsidP="00775576">
      <w:pPr>
        <w:rPr>
          <w:ins w:id="73" w:author="Claire Copa" w:date="2026-07-16T09:22:00Z" w16du:dateUtc="2026-07-16T13:22:00Z"/>
        </w:rPr>
      </w:pPr>
      <w:r>
        <w:t xml:space="preserve">Title: </w:t>
      </w:r>
      <w:r w:rsidRPr="00073FF6">
        <w:rPr>
          <w:highlight w:val="yellow"/>
        </w:rPr>
        <w:t>Extensor hallucis longus</w:t>
      </w:r>
    </w:p>
    <w:p w14:paraId="37CDFD8A" w14:textId="77777777" w:rsidR="00775576" w:rsidRDefault="00775576" w:rsidP="00775576">
      <w:r>
        <w:t>Activity Interaction: select all that apply</w:t>
      </w:r>
    </w:p>
    <w:p w14:paraId="74847790" w14:textId="77777777" w:rsidR="00775576" w:rsidRDefault="00775576" w:rsidP="00775576">
      <w:r>
        <w:rPr>
          <w:b/>
        </w:rPr>
        <w:t>Back-of-Card Content:</w:t>
      </w:r>
    </w:p>
    <w:p w14:paraId="18EBC6C0" w14:textId="77777777" w:rsidR="00775576" w:rsidRDefault="00775576" w:rsidP="00775576">
      <w:r>
        <w:t xml:space="preserve">Proximal insertion: </w:t>
      </w:r>
    </w:p>
    <w:p w14:paraId="28347BE8" w14:textId="77777777" w:rsidR="00775576" w:rsidRDefault="00775576" w:rsidP="00B70AF9">
      <w:pPr>
        <w:pStyle w:val="ListParagraph"/>
        <w:numPr>
          <w:ilvl w:val="0"/>
          <w:numId w:val="139"/>
        </w:numPr>
      </w:pPr>
      <w:r>
        <w:t>*anteromedial fibula shaft</w:t>
      </w:r>
    </w:p>
    <w:p w14:paraId="00824A0D" w14:textId="77777777" w:rsidR="00775576" w:rsidRDefault="00775576" w:rsidP="00B70AF9">
      <w:pPr>
        <w:pStyle w:val="ListParagraph"/>
        <w:numPr>
          <w:ilvl w:val="0"/>
          <w:numId w:val="139"/>
        </w:numPr>
      </w:pPr>
      <w:r>
        <w:t>*interosseous membrane</w:t>
      </w:r>
    </w:p>
    <w:p w14:paraId="215F953D" w14:textId="77777777" w:rsidR="00775576" w:rsidRDefault="00775576" w:rsidP="00B70AF9">
      <w:pPr>
        <w:pStyle w:val="ListParagraph"/>
        <w:numPr>
          <w:ilvl w:val="0"/>
          <w:numId w:val="139"/>
        </w:numPr>
      </w:pPr>
      <w:r>
        <w:t>fibular head</w:t>
      </w:r>
    </w:p>
    <w:p w14:paraId="6AED07B2" w14:textId="77777777" w:rsidR="00775576" w:rsidRDefault="00775576" w:rsidP="00B70AF9">
      <w:pPr>
        <w:pStyle w:val="ListParagraph"/>
        <w:numPr>
          <w:ilvl w:val="0"/>
          <w:numId w:val="139"/>
        </w:numPr>
      </w:pPr>
      <w:r>
        <w:t>upper two thirds of the lateral surface of the tibia</w:t>
      </w:r>
    </w:p>
    <w:p w14:paraId="224D2865" w14:textId="77777777" w:rsidR="00775576" w:rsidRDefault="00775576" w:rsidP="00775576">
      <w:r>
        <w:t xml:space="preserve">Distal insertion: </w:t>
      </w:r>
    </w:p>
    <w:p w14:paraId="05137C24" w14:textId="77777777" w:rsidR="00775576" w:rsidRDefault="00775576" w:rsidP="00B70AF9">
      <w:pPr>
        <w:pStyle w:val="ListParagraph"/>
        <w:numPr>
          <w:ilvl w:val="0"/>
          <w:numId w:val="138"/>
        </w:numPr>
      </w:pPr>
      <w:r>
        <w:t>*distal phalanx of the big toe</w:t>
      </w:r>
    </w:p>
    <w:p w14:paraId="578E3590" w14:textId="77777777" w:rsidR="00775576" w:rsidRDefault="00775576" w:rsidP="00B70AF9">
      <w:pPr>
        <w:pStyle w:val="ListParagraph"/>
        <w:numPr>
          <w:ilvl w:val="0"/>
          <w:numId w:val="138"/>
        </w:numPr>
      </w:pPr>
      <w:r>
        <w:t xml:space="preserve">medial cuneiform </w:t>
      </w:r>
    </w:p>
    <w:p w14:paraId="05A9AFE8" w14:textId="77777777" w:rsidR="00775576" w:rsidRDefault="00775576" w:rsidP="00B70AF9">
      <w:pPr>
        <w:pStyle w:val="ListParagraph"/>
        <w:numPr>
          <w:ilvl w:val="0"/>
          <w:numId w:val="138"/>
        </w:numPr>
      </w:pPr>
      <w:r>
        <w:t>first metatarsal</w:t>
      </w:r>
    </w:p>
    <w:p w14:paraId="59CDFB8C" w14:textId="77777777" w:rsidR="00775576" w:rsidRDefault="00775576" w:rsidP="00775576">
      <w:r>
        <w:t xml:space="preserve">Innervation: </w:t>
      </w:r>
    </w:p>
    <w:p w14:paraId="4E380067" w14:textId="77777777" w:rsidR="00775576" w:rsidRDefault="00775576" w:rsidP="00B70AF9">
      <w:pPr>
        <w:pStyle w:val="ListParagraph"/>
        <w:numPr>
          <w:ilvl w:val="0"/>
          <w:numId w:val="101"/>
        </w:numPr>
      </w:pPr>
      <w:r>
        <w:t>superficial fibular nerve</w:t>
      </w:r>
    </w:p>
    <w:p w14:paraId="55744163" w14:textId="77777777" w:rsidR="00775576" w:rsidRDefault="00775576" w:rsidP="00B70AF9">
      <w:pPr>
        <w:pStyle w:val="ListParagraph"/>
        <w:numPr>
          <w:ilvl w:val="0"/>
          <w:numId w:val="101"/>
        </w:numPr>
      </w:pPr>
      <w:r>
        <w:t>tibial nerve</w:t>
      </w:r>
    </w:p>
    <w:p w14:paraId="67FD683A" w14:textId="77777777" w:rsidR="00775576" w:rsidRDefault="00775576" w:rsidP="00B70AF9">
      <w:pPr>
        <w:pStyle w:val="ListParagraph"/>
        <w:numPr>
          <w:ilvl w:val="0"/>
          <w:numId w:val="101"/>
        </w:numPr>
      </w:pPr>
      <w:r>
        <w:t>femoral nerve</w:t>
      </w:r>
    </w:p>
    <w:p w14:paraId="7F945D2C" w14:textId="77777777" w:rsidR="00775576" w:rsidRDefault="00775576" w:rsidP="00B70AF9">
      <w:pPr>
        <w:pStyle w:val="ListParagraph"/>
        <w:numPr>
          <w:ilvl w:val="0"/>
          <w:numId w:val="101"/>
        </w:numPr>
      </w:pPr>
      <w:r>
        <w:t>*deep fibular (peroneal) nerve</w:t>
      </w:r>
    </w:p>
    <w:p w14:paraId="79C75498" w14:textId="77777777" w:rsidR="00775576" w:rsidRDefault="00775576" w:rsidP="00775576">
      <w:r>
        <w:t xml:space="preserve">Action: </w:t>
      </w:r>
    </w:p>
    <w:p w14:paraId="6F0555E9" w14:textId="77777777" w:rsidR="00775576" w:rsidRDefault="00775576" w:rsidP="00B70AF9">
      <w:pPr>
        <w:pStyle w:val="ListParagraph"/>
        <w:numPr>
          <w:ilvl w:val="0"/>
          <w:numId w:val="140"/>
        </w:numPr>
      </w:pPr>
      <w:r>
        <w:t>*big toe extension</w:t>
      </w:r>
    </w:p>
    <w:p w14:paraId="3ABDADE0" w14:textId="77777777" w:rsidR="00775576" w:rsidRDefault="00775576" w:rsidP="00B70AF9">
      <w:pPr>
        <w:pStyle w:val="ListParagraph"/>
        <w:numPr>
          <w:ilvl w:val="0"/>
          <w:numId w:val="140"/>
        </w:numPr>
      </w:pPr>
      <w:r>
        <w:t>*assistance in dorsiflexion of the foot</w:t>
      </w:r>
    </w:p>
    <w:p w14:paraId="19C44950" w14:textId="77777777" w:rsidR="00775576" w:rsidRDefault="00775576" w:rsidP="00B70AF9">
      <w:pPr>
        <w:pStyle w:val="ListParagraph"/>
        <w:numPr>
          <w:ilvl w:val="0"/>
          <w:numId w:val="140"/>
        </w:numPr>
      </w:pPr>
      <w:r>
        <w:t>assistance in eversion of the foot</w:t>
      </w:r>
    </w:p>
    <w:p w14:paraId="1A3D3ADC" w14:textId="77777777" w:rsidR="00775576" w:rsidRPr="00073FF6" w:rsidRDefault="00775576" w:rsidP="00B70AF9">
      <w:pPr>
        <w:pStyle w:val="ListParagraph"/>
        <w:numPr>
          <w:ilvl w:val="0"/>
          <w:numId w:val="140"/>
        </w:numPr>
      </w:pPr>
      <w:r w:rsidRPr="00073FF6">
        <w:t>big toe adduction</w:t>
      </w:r>
    </w:p>
    <w:p w14:paraId="3A07D7A0" w14:textId="77777777" w:rsidR="00775576" w:rsidRDefault="00775576" w:rsidP="00775576">
      <w:pPr>
        <w:pStyle w:val="Heading2"/>
      </w:pPr>
      <w:r>
        <w:t>Card ID: 6.51</w:t>
      </w:r>
    </w:p>
    <w:p w14:paraId="59E7D676" w14:textId="77777777" w:rsidR="00775576" w:rsidRDefault="00775576" w:rsidP="00775576">
      <w:r>
        <w:t>Image file: L1344_760235</w:t>
      </w:r>
    </w:p>
    <w:p w14:paraId="2E1B55B1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3CA7D2C5" wp14:editId="0D4DA00B">
            <wp:extent cx="1828800" cy="1196595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458F" w14:textId="77777777" w:rsidR="00775576" w:rsidRDefault="00775576" w:rsidP="00775576">
      <w:pPr>
        <w:rPr>
          <w:ins w:id="74" w:author="Claire Copa" w:date="2026-07-16T09:22:00Z" w16du:dateUtc="2026-07-16T13:22:00Z"/>
        </w:rPr>
      </w:pPr>
      <w:r>
        <w:t xml:space="preserve">Title: </w:t>
      </w:r>
      <w:r w:rsidRPr="001A2D6F">
        <w:rPr>
          <w:highlight w:val="yellow"/>
        </w:rPr>
        <w:t>Extensor digitorum longus</w:t>
      </w:r>
    </w:p>
    <w:p w14:paraId="1D806C1F" w14:textId="77777777" w:rsidR="00775576" w:rsidRDefault="00775576" w:rsidP="00775576">
      <w:r>
        <w:t>Activity Interaction: select all that apply</w:t>
      </w:r>
    </w:p>
    <w:p w14:paraId="62C0ADB0" w14:textId="77777777" w:rsidR="00775576" w:rsidRDefault="00775576" w:rsidP="00775576">
      <w:r>
        <w:rPr>
          <w:b/>
        </w:rPr>
        <w:t>Back-of-Card Content:</w:t>
      </w:r>
    </w:p>
    <w:p w14:paraId="14D41D45" w14:textId="77777777" w:rsidR="00775576" w:rsidRDefault="00775576" w:rsidP="00775576">
      <w:r>
        <w:t xml:space="preserve">Proximal insertion: </w:t>
      </w:r>
    </w:p>
    <w:p w14:paraId="28739BDC" w14:textId="77777777" w:rsidR="00775576" w:rsidRDefault="00775576" w:rsidP="00B70AF9">
      <w:pPr>
        <w:pStyle w:val="ListParagraph"/>
        <w:numPr>
          <w:ilvl w:val="0"/>
          <w:numId w:val="142"/>
        </w:numPr>
      </w:pPr>
      <w:r>
        <w:t>*lateral condyle of the tibia</w:t>
      </w:r>
    </w:p>
    <w:p w14:paraId="762F1ECF" w14:textId="77777777" w:rsidR="00775576" w:rsidRDefault="00775576" w:rsidP="00B70AF9">
      <w:pPr>
        <w:pStyle w:val="ListParagraph"/>
        <w:numPr>
          <w:ilvl w:val="0"/>
          <w:numId w:val="142"/>
        </w:numPr>
      </w:pPr>
      <w:r>
        <w:t>*proximal portion of the fibula</w:t>
      </w:r>
    </w:p>
    <w:p w14:paraId="08BDEDE1" w14:textId="77777777" w:rsidR="00775576" w:rsidRDefault="00775576" w:rsidP="00B70AF9">
      <w:pPr>
        <w:pStyle w:val="ListParagraph"/>
        <w:numPr>
          <w:ilvl w:val="0"/>
          <w:numId w:val="142"/>
        </w:numPr>
      </w:pPr>
      <w:r>
        <w:t>*interosseous membrane</w:t>
      </w:r>
    </w:p>
    <w:p w14:paraId="795B7BD2" w14:textId="77777777" w:rsidR="00775576" w:rsidRDefault="00775576" w:rsidP="00775576">
      <w:r>
        <w:t xml:space="preserve">Distal insertion: </w:t>
      </w:r>
    </w:p>
    <w:p w14:paraId="45AA1223" w14:textId="77777777" w:rsidR="00775576" w:rsidRDefault="00775576" w:rsidP="00B70AF9">
      <w:pPr>
        <w:pStyle w:val="ListParagraph"/>
        <w:numPr>
          <w:ilvl w:val="0"/>
          <w:numId w:val="141"/>
        </w:numPr>
      </w:pPr>
      <w:r>
        <w:t>*middle and distal phalanges of toes two to four</w:t>
      </w:r>
    </w:p>
    <w:p w14:paraId="2886A374" w14:textId="77777777" w:rsidR="00775576" w:rsidRDefault="00775576" w:rsidP="00B70AF9">
      <w:pPr>
        <w:pStyle w:val="ListParagraph"/>
        <w:numPr>
          <w:ilvl w:val="0"/>
          <w:numId w:val="141"/>
        </w:numPr>
      </w:pPr>
      <w:r>
        <w:t>dorsal aspect of the base of the fifth metatarsal</w:t>
      </w:r>
    </w:p>
    <w:p w14:paraId="503971B5" w14:textId="77777777" w:rsidR="00775576" w:rsidRDefault="00775576" w:rsidP="00B70AF9">
      <w:pPr>
        <w:pStyle w:val="ListParagraph"/>
        <w:numPr>
          <w:ilvl w:val="0"/>
          <w:numId w:val="141"/>
        </w:numPr>
      </w:pPr>
      <w:r>
        <w:t xml:space="preserve">medial cuneiform </w:t>
      </w:r>
    </w:p>
    <w:p w14:paraId="46CBFB0E" w14:textId="77777777" w:rsidR="00775576" w:rsidRDefault="00775576" w:rsidP="00775576">
      <w:r>
        <w:t>Innervation:</w:t>
      </w:r>
    </w:p>
    <w:p w14:paraId="1A6B1ACF" w14:textId="77777777" w:rsidR="00775576" w:rsidRDefault="00775576" w:rsidP="00B70AF9">
      <w:pPr>
        <w:pStyle w:val="ListParagraph"/>
        <w:numPr>
          <w:ilvl w:val="0"/>
          <w:numId w:val="123"/>
        </w:numPr>
      </w:pPr>
      <w:r>
        <w:t>*deep fibular (peroneal) nerve</w:t>
      </w:r>
    </w:p>
    <w:p w14:paraId="19F03F0F" w14:textId="77777777" w:rsidR="00775576" w:rsidRDefault="00775576" w:rsidP="00B70AF9">
      <w:pPr>
        <w:pStyle w:val="ListParagraph"/>
        <w:numPr>
          <w:ilvl w:val="0"/>
          <w:numId w:val="123"/>
        </w:numPr>
      </w:pPr>
      <w:r>
        <w:t>superficial fibular nerve</w:t>
      </w:r>
    </w:p>
    <w:p w14:paraId="30AFDD58" w14:textId="77777777" w:rsidR="00775576" w:rsidRDefault="00775576" w:rsidP="00B70AF9">
      <w:pPr>
        <w:pStyle w:val="ListParagraph"/>
        <w:numPr>
          <w:ilvl w:val="0"/>
          <w:numId w:val="123"/>
        </w:numPr>
      </w:pPr>
      <w:r>
        <w:t>tibial nerve</w:t>
      </w:r>
    </w:p>
    <w:p w14:paraId="65CB49F7" w14:textId="77777777" w:rsidR="00775576" w:rsidRDefault="00775576" w:rsidP="00B70AF9">
      <w:pPr>
        <w:pStyle w:val="ListParagraph"/>
        <w:numPr>
          <w:ilvl w:val="0"/>
          <w:numId w:val="123"/>
        </w:numPr>
      </w:pPr>
      <w:r>
        <w:t>medial plantar nerve</w:t>
      </w:r>
    </w:p>
    <w:p w14:paraId="42E17022" w14:textId="77777777" w:rsidR="00775576" w:rsidRDefault="00775576" w:rsidP="00775576">
      <w:r>
        <w:t xml:space="preserve">Action: </w:t>
      </w:r>
    </w:p>
    <w:p w14:paraId="5D97954D" w14:textId="77777777" w:rsidR="00775576" w:rsidRDefault="00775576" w:rsidP="00B70AF9">
      <w:pPr>
        <w:pStyle w:val="ListParagraph"/>
        <w:numPr>
          <w:ilvl w:val="0"/>
          <w:numId w:val="143"/>
        </w:numPr>
      </w:pPr>
      <w:r>
        <w:t>*toe extension</w:t>
      </w:r>
    </w:p>
    <w:p w14:paraId="1B4799B8" w14:textId="77777777" w:rsidR="00775576" w:rsidRDefault="00775576" w:rsidP="00B70AF9">
      <w:pPr>
        <w:pStyle w:val="ListParagraph"/>
        <w:numPr>
          <w:ilvl w:val="0"/>
          <w:numId w:val="143"/>
        </w:numPr>
      </w:pPr>
      <w:r>
        <w:t>dorsiflexion of the foot</w:t>
      </w:r>
    </w:p>
    <w:p w14:paraId="24E0ED28" w14:textId="77777777" w:rsidR="00775576" w:rsidRDefault="00775576" w:rsidP="00B70AF9">
      <w:pPr>
        <w:pStyle w:val="ListParagraph"/>
        <w:numPr>
          <w:ilvl w:val="0"/>
          <w:numId w:val="143"/>
        </w:numPr>
      </w:pPr>
      <w:r>
        <w:t>assistance in eversion of the foot</w:t>
      </w:r>
    </w:p>
    <w:p w14:paraId="63F6CBAE" w14:textId="77777777" w:rsidR="00775576" w:rsidRPr="00073FF6" w:rsidRDefault="00775576" w:rsidP="00B70AF9">
      <w:pPr>
        <w:pStyle w:val="ListParagraph"/>
        <w:numPr>
          <w:ilvl w:val="0"/>
          <w:numId w:val="143"/>
        </w:numPr>
      </w:pPr>
      <w:r w:rsidRPr="00073FF6">
        <w:t>big toe adduction</w:t>
      </w:r>
    </w:p>
    <w:p w14:paraId="0DF0BC3D" w14:textId="77777777" w:rsidR="00775576" w:rsidRDefault="00775576" w:rsidP="00775576"/>
    <w:p w14:paraId="67722475" w14:textId="77777777" w:rsidR="00775576" w:rsidRDefault="00775576" w:rsidP="00775576">
      <w:pPr>
        <w:pStyle w:val="Heading2"/>
      </w:pPr>
      <w:r>
        <w:t>Card ID: 6.52</w:t>
      </w:r>
    </w:p>
    <w:p w14:paraId="20ED9477" w14:textId="77777777" w:rsidR="00775576" w:rsidRDefault="00775576" w:rsidP="00775576">
      <w:r>
        <w:t>Image file: L1344_760236</w:t>
      </w:r>
    </w:p>
    <w:p w14:paraId="55656BA7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76017C9E" wp14:editId="3216A333">
            <wp:extent cx="1828800" cy="1196595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B804" w14:textId="77777777" w:rsidR="00775576" w:rsidRDefault="00775576" w:rsidP="00775576">
      <w:pPr>
        <w:rPr>
          <w:ins w:id="75" w:author="Claire Copa" w:date="2026-07-16T09:22:00Z" w16du:dateUtc="2026-07-16T13:22:00Z"/>
        </w:rPr>
      </w:pPr>
      <w:r>
        <w:t xml:space="preserve">Title: </w:t>
      </w:r>
      <w:r w:rsidRPr="00C074A0">
        <w:rPr>
          <w:highlight w:val="yellow"/>
        </w:rPr>
        <w:t>Fibularis tertius</w:t>
      </w:r>
    </w:p>
    <w:p w14:paraId="57A33CD4" w14:textId="77777777" w:rsidR="00775576" w:rsidRDefault="00775576" w:rsidP="00775576">
      <w:r>
        <w:t>Activity Interaction: select all that apply</w:t>
      </w:r>
    </w:p>
    <w:p w14:paraId="2C6186E1" w14:textId="77777777" w:rsidR="00775576" w:rsidRDefault="00775576" w:rsidP="00775576">
      <w:r>
        <w:rPr>
          <w:b/>
        </w:rPr>
        <w:t>Back-of-Card Content:</w:t>
      </w:r>
    </w:p>
    <w:p w14:paraId="348034DD" w14:textId="77777777" w:rsidR="00775576" w:rsidRDefault="00775576" w:rsidP="00775576">
      <w:r>
        <w:t>Proximal insertion:</w:t>
      </w:r>
    </w:p>
    <w:p w14:paraId="3578D4EF" w14:textId="77777777" w:rsidR="00775576" w:rsidRDefault="00775576" w:rsidP="00B70AF9">
      <w:pPr>
        <w:pStyle w:val="ListParagraph"/>
        <w:numPr>
          <w:ilvl w:val="0"/>
          <w:numId w:val="194"/>
        </w:numPr>
      </w:pPr>
      <w:r>
        <w:t xml:space="preserve">distal one third of the fibula </w:t>
      </w:r>
    </w:p>
    <w:p w14:paraId="778D95B6" w14:textId="77777777" w:rsidR="00775576" w:rsidRDefault="00775576" w:rsidP="00B70AF9">
      <w:pPr>
        <w:pStyle w:val="ListParagraph"/>
        <w:numPr>
          <w:ilvl w:val="0"/>
          <w:numId w:val="194"/>
        </w:numPr>
      </w:pPr>
      <w:r>
        <w:t>*interosseous membrane</w:t>
      </w:r>
    </w:p>
    <w:p w14:paraId="0DB54C80" w14:textId="77777777" w:rsidR="00775576" w:rsidRDefault="00775576" w:rsidP="00B70AF9">
      <w:pPr>
        <w:pStyle w:val="ListParagraph"/>
        <w:numPr>
          <w:ilvl w:val="0"/>
          <w:numId w:val="194"/>
        </w:numPr>
      </w:pPr>
      <w:r>
        <w:t>fibular head</w:t>
      </w:r>
    </w:p>
    <w:p w14:paraId="7F4474D5" w14:textId="77777777" w:rsidR="00775576" w:rsidRDefault="00775576" w:rsidP="00B70AF9">
      <w:pPr>
        <w:pStyle w:val="ListParagraph"/>
        <w:numPr>
          <w:ilvl w:val="0"/>
          <w:numId w:val="194"/>
        </w:numPr>
      </w:pPr>
      <w:r>
        <w:t>lateral femoral condyles</w:t>
      </w:r>
    </w:p>
    <w:p w14:paraId="00430146" w14:textId="77777777" w:rsidR="00775576" w:rsidRDefault="00775576" w:rsidP="00775576"/>
    <w:p w14:paraId="25949181" w14:textId="77777777" w:rsidR="00775576" w:rsidRDefault="00775576" w:rsidP="00775576"/>
    <w:p w14:paraId="4F9EC8BF" w14:textId="77777777" w:rsidR="00775576" w:rsidRDefault="00775576" w:rsidP="00775576"/>
    <w:p w14:paraId="1988292C" w14:textId="77777777" w:rsidR="00775576" w:rsidRDefault="00775576" w:rsidP="00775576">
      <w:r>
        <w:t xml:space="preserve">Distal insertion: </w:t>
      </w:r>
    </w:p>
    <w:p w14:paraId="17A03209" w14:textId="77777777" w:rsidR="00775576" w:rsidRDefault="00775576" w:rsidP="00B70AF9">
      <w:pPr>
        <w:pStyle w:val="ListParagraph"/>
        <w:numPr>
          <w:ilvl w:val="0"/>
          <w:numId w:val="195"/>
        </w:numPr>
      </w:pPr>
      <w:r>
        <w:t>*dorsal aspect of the base of the fifth metatarsal</w:t>
      </w:r>
    </w:p>
    <w:p w14:paraId="77AC4DD2" w14:textId="77777777" w:rsidR="00775576" w:rsidRDefault="00775576" w:rsidP="00B70AF9">
      <w:pPr>
        <w:pStyle w:val="ListParagraph"/>
        <w:numPr>
          <w:ilvl w:val="0"/>
          <w:numId w:val="195"/>
        </w:numPr>
      </w:pPr>
      <w:r>
        <w:t>lateral cuneiform</w:t>
      </w:r>
    </w:p>
    <w:p w14:paraId="2832673A" w14:textId="77777777" w:rsidR="00775576" w:rsidRDefault="00775576" w:rsidP="00B70AF9">
      <w:pPr>
        <w:pStyle w:val="ListParagraph"/>
        <w:numPr>
          <w:ilvl w:val="0"/>
          <w:numId w:val="195"/>
        </w:numPr>
      </w:pPr>
      <w:r>
        <w:t>cuboid bones</w:t>
      </w:r>
    </w:p>
    <w:p w14:paraId="30AEF250" w14:textId="77777777" w:rsidR="00775576" w:rsidRDefault="00775576" w:rsidP="00B70AF9">
      <w:pPr>
        <w:pStyle w:val="ListParagraph"/>
        <w:numPr>
          <w:ilvl w:val="0"/>
          <w:numId w:val="195"/>
        </w:numPr>
      </w:pPr>
      <w:r>
        <w:t>dorsal aspect of the base of the second metatarsal</w:t>
      </w:r>
    </w:p>
    <w:p w14:paraId="4292C386" w14:textId="77777777" w:rsidR="00775576" w:rsidRDefault="00775576" w:rsidP="00775576">
      <w:pPr>
        <w:tabs>
          <w:tab w:val="left" w:pos="4082"/>
        </w:tabs>
      </w:pPr>
      <w:r>
        <w:t xml:space="preserve">Innervation: </w:t>
      </w:r>
      <w:r>
        <w:tab/>
      </w:r>
    </w:p>
    <w:p w14:paraId="1363CB11" w14:textId="77777777" w:rsidR="00775576" w:rsidRDefault="00775576" w:rsidP="00B70AF9">
      <w:pPr>
        <w:pStyle w:val="ListParagraph"/>
        <w:numPr>
          <w:ilvl w:val="0"/>
          <w:numId w:val="136"/>
        </w:numPr>
      </w:pPr>
      <w:r>
        <w:t>*deep fibular (peroneal) nerve</w:t>
      </w:r>
    </w:p>
    <w:p w14:paraId="7672076A" w14:textId="77777777" w:rsidR="00775576" w:rsidRDefault="00775576" w:rsidP="00B70AF9">
      <w:pPr>
        <w:pStyle w:val="ListParagraph"/>
        <w:numPr>
          <w:ilvl w:val="0"/>
          <w:numId w:val="136"/>
        </w:numPr>
      </w:pPr>
      <w:r>
        <w:t>tibial nerve</w:t>
      </w:r>
    </w:p>
    <w:p w14:paraId="0F936F36" w14:textId="77777777" w:rsidR="00775576" w:rsidRDefault="00775576" w:rsidP="00B70AF9">
      <w:pPr>
        <w:pStyle w:val="ListParagraph"/>
        <w:numPr>
          <w:ilvl w:val="0"/>
          <w:numId w:val="136"/>
        </w:numPr>
      </w:pPr>
      <w:r>
        <w:t>tibial nerve from the anterior rami of S1-S2</w:t>
      </w:r>
    </w:p>
    <w:p w14:paraId="261E2E48" w14:textId="77777777" w:rsidR="00775576" w:rsidRDefault="00775576" w:rsidP="00B70AF9">
      <w:pPr>
        <w:pStyle w:val="ListParagraph"/>
        <w:numPr>
          <w:ilvl w:val="0"/>
          <w:numId w:val="136"/>
        </w:numPr>
      </w:pPr>
      <w:r>
        <w:t>superficial fibular nerve</w:t>
      </w:r>
    </w:p>
    <w:p w14:paraId="6EE23474" w14:textId="77777777" w:rsidR="00775576" w:rsidRDefault="00775576" w:rsidP="00775576">
      <w:r>
        <w:t xml:space="preserve">Action: </w:t>
      </w:r>
    </w:p>
    <w:p w14:paraId="77033E19" w14:textId="77777777" w:rsidR="00775576" w:rsidRDefault="00775576" w:rsidP="00B70AF9">
      <w:pPr>
        <w:pStyle w:val="ListParagraph"/>
        <w:numPr>
          <w:ilvl w:val="0"/>
          <w:numId w:val="193"/>
        </w:numPr>
      </w:pPr>
      <w:r>
        <w:t>*ankle dorsiflexion and eversion</w:t>
      </w:r>
    </w:p>
    <w:p w14:paraId="52723DF1" w14:textId="77777777" w:rsidR="00775576" w:rsidRDefault="00775576" w:rsidP="00B70AF9">
      <w:pPr>
        <w:pStyle w:val="ListParagraph"/>
        <w:numPr>
          <w:ilvl w:val="0"/>
          <w:numId w:val="193"/>
        </w:numPr>
      </w:pPr>
      <w:r>
        <w:t>*ankle eversion</w:t>
      </w:r>
    </w:p>
    <w:p w14:paraId="03BF1FF2" w14:textId="77777777" w:rsidR="00775576" w:rsidRDefault="00775576" w:rsidP="00B70AF9">
      <w:pPr>
        <w:pStyle w:val="ListParagraph"/>
        <w:numPr>
          <w:ilvl w:val="0"/>
          <w:numId w:val="193"/>
        </w:numPr>
      </w:pPr>
      <w:r>
        <w:t>ankle inversion</w:t>
      </w:r>
    </w:p>
    <w:p w14:paraId="56392EC6" w14:textId="77777777" w:rsidR="00775576" w:rsidRDefault="00775576" w:rsidP="00775576">
      <w:pPr>
        <w:pStyle w:val="Heading2"/>
      </w:pPr>
      <w:r>
        <w:lastRenderedPageBreak/>
        <w:t>Card ID: 6.53</w:t>
      </w:r>
    </w:p>
    <w:p w14:paraId="6AC4540B" w14:textId="77777777" w:rsidR="00775576" w:rsidRDefault="00775576" w:rsidP="00775576">
      <w:r>
        <w:t>Image file: L1344_760237</w:t>
      </w:r>
    </w:p>
    <w:p w14:paraId="08D91C57" w14:textId="77777777" w:rsidR="00775576" w:rsidRDefault="00775576" w:rsidP="00775576">
      <w:r>
        <w:rPr>
          <w:noProof/>
        </w:rPr>
        <w:drawing>
          <wp:inline distT="0" distB="0" distL="0" distR="0" wp14:anchorId="297FA14A" wp14:editId="205B4B7B">
            <wp:extent cx="1828800" cy="1196595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F021" w14:textId="77777777" w:rsidR="00775576" w:rsidRDefault="00775576" w:rsidP="00775576">
      <w:pPr>
        <w:rPr>
          <w:ins w:id="76" w:author="Claire Copa" w:date="2026-07-16T09:22:00Z" w16du:dateUtc="2026-07-16T13:22:00Z"/>
        </w:rPr>
      </w:pPr>
      <w:r>
        <w:t xml:space="preserve">Title: </w:t>
      </w:r>
      <w:r w:rsidRPr="00020750">
        <w:rPr>
          <w:highlight w:val="yellow"/>
        </w:rPr>
        <w:t>Gastrocnemius</w:t>
      </w:r>
    </w:p>
    <w:p w14:paraId="66A8D024" w14:textId="77777777" w:rsidR="00775576" w:rsidRDefault="00775576" w:rsidP="00775576">
      <w:r>
        <w:t>Activity Interaction: select all that apply</w:t>
      </w:r>
    </w:p>
    <w:p w14:paraId="7545F115" w14:textId="77777777" w:rsidR="00775576" w:rsidRDefault="00775576" w:rsidP="00775576">
      <w:r>
        <w:rPr>
          <w:b/>
        </w:rPr>
        <w:t>Back-of-Card Content:</w:t>
      </w:r>
    </w:p>
    <w:p w14:paraId="173EA413" w14:textId="77777777" w:rsidR="00775576" w:rsidRDefault="00775576" w:rsidP="00775576">
      <w:r>
        <w:t xml:space="preserve">Proximal insertion: </w:t>
      </w:r>
    </w:p>
    <w:p w14:paraId="592920AD" w14:textId="77777777" w:rsidR="00775576" w:rsidRDefault="00775576" w:rsidP="00B70AF9">
      <w:pPr>
        <w:pStyle w:val="ListParagraph"/>
        <w:numPr>
          <w:ilvl w:val="0"/>
          <w:numId w:val="196"/>
        </w:numPr>
      </w:pPr>
      <w:r>
        <w:t>*medial femoral condyles</w:t>
      </w:r>
    </w:p>
    <w:p w14:paraId="19D77A65" w14:textId="77777777" w:rsidR="00775576" w:rsidRDefault="00775576" w:rsidP="00B70AF9">
      <w:pPr>
        <w:pStyle w:val="ListParagraph"/>
        <w:numPr>
          <w:ilvl w:val="0"/>
          <w:numId w:val="196"/>
        </w:numPr>
      </w:pPr>
      <w:r>
        <w:t>*lateral femoral condyles</w:t>
      </w:r>
    </w:p>
    <w:p w14:paraId="7A7F3D98" w14:textId="77777777" w:rsidR="00775576" w:rsidRDefault="00775576" w:rsidP="00B70AF9">
      <w:pPr>
        <w:pStyle w:val="ListParagraph"/>
        <w:numPr>
          <w:ilvl w:val="0"/>
          <w:numId w:val="196"/>
        </w:numPr>
      </w:pPr>
      <w:r>
        <w:t>fibular head</w:t>
      </w:r>
    </w:p>
    <w:p w14:paraId="7E6AE64D" w14:textId="77777777" w:rsidR="00775576" w:rsidRDefault="00775576" w:rsidP="00B70AF9">
      <w:pPr>
        <w:pStyle w:val="ListParagraph"/>
        <w:numPr>
          <w:ilvl w:val="0"/>
          <w:numId w:val="196"/>
        </w:numPr>
      </w:pPr>
      <w:r>
        <w:t>anteromedial fibula shaft</w:t>
      </w:r>
    </w:p>
    <w:p w14:paraId="6612225D" w14:textId="77777777" w:rsidR="00775576" w:rsidRDefault="00775576" w:rsidP="00775576">
      <w:r>
        <w:t xml:space="preserve">Distal insertion: </w:t>
      </w:r>
    </w:p>
    <w:p w14:paraId="60BD3681" w14:textId="77777777" w:rsidR="00775576" w:rsidRDefault="00775576" w:rsidP="00B70AF9">
      <w:pPr>
        <w:pStyle w:val="ListParagraph"/>
        <w:numPr>
          <w:ilvl w:val="0"/>
          <w:numId w:val="197"/>
        </w:numPr>
      </w:pPr>
      <w:r>
        <w:t>*posterior calcaneus</w:t>
      </w:r>
    </w:p>
    <w:p w14:paraId="55E0E235" w14:textId="77777777" w:rsidR="00775576" w:rsidRDefault="00775576" w:rsidP="00B70AF9">
      <w:pPr>
        <w:pStyle w:val="ListParagraph"/>
        <w:numPr>
          <w:ilvl w:val="0"/>
          <w:numId w:val="197"/>
        </w:numPr>
      </w:pPr>
      <w:r>
        <w:t>fibularis longus tendon sheath</w:t>
      </w:r>
    </w:p>
    <w:p w14:paraId="2F52E1F3" w14:textId="77777777" w:rsidR="00775576" w:rsidRDefault="00775576" w:rsidP="00B70AF9">
      <w:pPr>
        <w:pStyle w:val="ListParagraph"/>
        <w:numPr>
          <w:ilvl w:val="0"/>
          <w:numId w:val="197"/>
        </w:numPr>
      </w:pPr>
      <w:r>
        <w:t>base of metatarsals two to four</w:t>
      </w:r>
    </w:p>
    <w:p w14:paraId="19B2E0D3" w14:textId="77777777" w:rsidR="00775576" w:rsidRDefault="00775576" w:rsidP="00775576">
      <w:r>
        <w:t>Innervation: tibial nerve</w:t>
      </w:r>
    </w:p>
    <w:p w14:paraId="7E67C54E" w14:textId="77777777" w:rsidR="00775576" w:rsidRDefault="00775576" w:rsidP="00B70AF9">
      <w:pPr>
        <w:pStyle w:val="ListParagraph"/>
        <w:numPr>
          <w:ilvl w:val="0"/>
          <w:numId w:val="144"/>
        </w:numPr>
      </w:pPr>
      <w:r>
        <w:t>deep fibular (peroneal) nerve</w:t>
      </w:r>
    </w:p>
    <w:p w14:paraId="6E094C8D" w14:textId="77777777" w:rsidR="00775576" w:rsidRDefault="00775576" w:rsidP="00B70AF9">
      <w:pPr>
        <w:pStyle w:val="ListParagraph"/>
        <w:numPr>
          <w:ilvl w:val="0"/>
          <w:numId w:val="144"/>
        </w:numPr>
      </w:pPr>
      <w:r>
        <w:t>*tibial nerve</w:t>
      </w:r>
    </w:p>
    <w:p w14:paraId="75CAA9F1" w14:textId="77777777" w:rsidR="00775576" w:rsidRDefault="00775576" w:rsidP="00B70AF9">
      <w:pPr>
        <w:pStyle w:val="ListParagraph"/>
        <w:numPr>
          <w:ilvl w:val="0"/>
          <w:numId w:val="144"/>
        </w:numPr>
      </w:pPr>
      <w:r>
        <w:t>tibial nerve from the anterior rami of S1-S2</w:t>
      </w:r>
    </w:p>
    <w:p w14:paraId="7AE671F7" w14:textId="77777777" w:rsidR="00775576" w:rsidRDefault="00775576" w:rsidP="00B70AF9">
      <w:pPr>
        <w:pStyle w:val="ListParagraph"/>
        <w:numPr>
          <w:ilvl w:val="0"/>
          <w:numId w:val="144"/>
        </w:numPr>
      </w:pPr>
      <w:r>
        <w:t>superficial fibular nerve</w:t>
      </w:r>
    </w:p>
    <w:p w14:paraId="75AF14D3" w14:textId="77777777" w:rsidR="00775576" w:rsidRDefault="00775576" w:rsidP="00775576">
      <w:r>
        <w:t xml:space="preserve">Action: </w:t>
      </w:r>
    </w:p>
    <w:p w14:paraId="58BEEBD8" w14:textId="77777777" w:rsidR="00775576" w:rsidRDefault="00775576" w:rsidP="00B70AF9">
      <w:pPr>
        <w:pStyle w:val="ListParagraph"/>
        <w:numPr>
          <w:ilvl w:val="0"/>
          <w:numId w:val="198"/>
        </w:numPr>
      </w:pPr>
      <w:r>
        <w:t>*foot plantar flexion</w:t>
      </w:r>
    </w:p>
    <w:p w14:paraId="2F6AADCA" w14:textId="77777777" w:rsidR="00775576" w:rsidRDefault="00775576" w:rsidP="00B70AF9">
      <w:pPr>
        <w:pStyle w:val="ListParagraph"/>
        <w:numPr>
          <w:ilvl w:val="0"/>
          <w:numId w:val="198"/>
        </w:numPr>
      </w:pPr>
      <w:r>
        <w:t>*flexion of the knee when the foot is dorsiflexed</w:t>
      </w:r>
    </w:p>
    <w:p w14:paraId="2A99DC93" w14:textId="77777777" w:rsidR="00775576" w:rsidRDefault="00775576" w:rsidP="00B70AF9">
      <w:pPr>
        <w:pStyle w:val="ListParagraph"/>
        <w:numPr>
          <w:ilvl w:val="0"/>
          <w:numId w:val="198"/>
        </w:numPr>
      </w:pPr>
      <w:r>
        <w:t>extension of the knee when the foot is dorsiflexed</w:t>
      </w:r>
    </w:p>
    <w:p w14:paraId="6BAFC419" w14:textId="77777777" w:rsidR="00775576" w:rsidRDefault="00775576" w:rsidP="00B70AF9">
      <w:pPr>
        <w:pStyle w:val="ListParagraph"/>
        <w:numPr>
          <w:ilvl w:val="0"/>
          <w:numId w:val="198"/>
        </w:numPr>
      </w:pPr>
      <w:r>
        <w:t>foot inversion</w:t>
      </w:r>
    </w:p>
    <w:p w14:paraId="5102E4F9" w14:textId="77777777" w:rsidR="00775576" w:rsidRDefault="00775576" w:rsidP="00775576"/>
    <w:p w14:paraId="771701E4" w14:textId="77777777" w:rsidR="00775576" w:rsidRDefault="00775576" w:rsidP="00775576">
      <w:pPr>
        <w:pStyle w:val="Heading2"/>
      </w:pPr>
      <w:r>
        <w:lastRenderedPageBreak/>
        <w:t>Card ID: 6.54</w:t>
      </w:r>
    </w:p>
    <w:p w14:paraId="48B07513" w14:textId="77777777" w:rsidR="00775576" w:rsidRDefault="00775576" w:rsidP="00775576">
      <w:r>
        <w:t>Image file: L1344_760238</w:t>
      </w:r>
    </w:p>
    <w:p w14:paraId="34882D73" w14:textId="77777777" w:rsidR="00775576" w:rsidRDefault="00775576" w:rsidP="00775576">
      <w:r>
        <w:rPr>
          <w:noProof/>
        </w:rPr>
        <w:drawing>
          <wp:inline distT="0" distB="0" distL="0" distR="0" wp14:anchorId="696B7EFB" wp14:editId="5BF34018">
            <wp:extent cx="1828800" cy="1196595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5C8E" w14:textId="77777777" w:rsidR="00775576" w:rsidRDefault="00775576" w:rsidP="00775576">
      <w:pPr>
        <w:rPr>
          <w:ins w:id="77" w:author="Claire Copa" w:date="2026-07-16T09:22:00Z" w16du:dateUtc="2026-07-16T13:22:00Z"/>
        </w:rPr>
      </w:pPr>
      <w:r>
        <w:t xml:space="preserve">Title: </w:t>
      </w:r>
      <w:r w:rsidRPr="00020750">
        <w:rPr>
          <w:highlight w:val="yellow"/>
        </w:rPr>
        <w:t>Soleus</w:t>
      </w:r>
    </w:p>
    <w:p w14:paraId="449FB43D" w14:textId="77777777" w:rsidR="00775576" w:rsidRDefault="00775576" w:rsidP="00775576">
      <w:r>
        <w:t>Activity Interaction: select all that apply</w:t>
      </w:r>
    </w:p>
    <w:p w14:paraId="3DD25D47" w14:textId="77777777" w:rsidR="00775576" w:rsidRDefault="00775576" w:rsidP="00775576">
      <w:r>
        <w:rPr>
          <w:b/>
        </w:rPr>
        <w:t>Back-of-Card Content:</w:t>
      </w:r>
    </w:p>
    <w:p w14:paraId="4A5153D2" w14:textId="77777777" w:rsidR="00775576" w:rsidRDefault="00775576" w:rsidP="00775576">
      <w:r>
        <w:t xml:space="preserve">Proximal insertion: </w:t>
      </w:r>
    </w:p>
    <w:p w14:paraId="2D096FC3" w14:textId="77777777" w:rsidR="00775576" w:rsidRDefault="00775576" w:rsidP="00B70AF9">
      <w:pPr>
        <w:pStyle w:val="ListParagraph"/>
        <w:numPr>
          <w:ilvl w:val="0"/>
          <w:numId w:val="201"/>
        </w:numPr>
      </w:pPr>
      <w:r>
        <w:t>*superior tibia</w:t>
      </w:r>
    </w:p>
    <w:p w14:paraId="5E1168D3" w14:textId="77777777" w:rsidR="00775576" w:rsidRDefault="00775576" w:rsidP="00B70AF9">
      <w:pPr>
        <w:pStyle w:val="ListParagraph"/>
        <w:numPr>
          <w:ilvl w:val="0"/>
          <w:numId w:val="201"/>
        </w:numPr>
      </w:pPr>
      <w:r>
        <w:t>*fibula</w:t>
      </w:r>
    </w:p>
    <w:p w14:paraId="5CEF5073" w14:textId="77777777" w:rsidR="00775576" w:rsidRDefault="00775576" w:rsidP="00B70AF9">
      <w:pPr>
        <w:pStyle w:val="ListParagraph"/>
        <w:numPr>
          <w:ilvl w:val="0"/>
          <w:numId w:val="201"/>
        </w:numPr>
      </w:pPr>
      <w:r>
        <w:t>*interosseous membrane</w:t>
      </w:r>
    </w:p>
    <w:p w14:paraId="63EE37E6" w14:textId="77777777" w:rsidR="00775576" w:rsidRDefault="00775576" w:rsidP="00B70AF9">
      <w:pPr>
        <w:pStyle w:val="ListParagraph"/>
        <w:numPr>
          <w:ilvl w:val="0"/>
          <w:numId w:val="201"/>
        </w:numPr>
      </w:pPr>
      <w:r>
        <w:t>lateral femoral condyles</w:t>
      </w:r>
    </w:p>
    <w:p w14:paraId="44E35084" w14:textId="77777777" w:rsidR="00775576" w:rsidRDefault="00775576" w:rsidP="00775576">
      <w:r>
        <w:t xml:space="preserve">Distal insertion: </w:t>
      </w:r>
    </w:p>
    <w:p w14:paraId="5F94A940" w14:textId="77777777" w:rsidR="00775576" w:rsidRDefault="00775576" w:rsidP="00B70AF9">
      <w:pPr>
        <w:pStyle w:val="ListParagraph"/>
        <w:numPr>
          <w:ilvl w:val="0"/>
          <w:numId w:val="199"/>
        </w:numPr>
      </w:pPr>
      <w:r>
        <w:t>*posterior calcaneus</w:t>
      </w:r>
    </w:p>
    <w:p w14:paraId="652DD929" w14:textId="77777777" w:rsidR="00775576" w:rsidRDefault="00775576" w:rsidP="00B70AF9">
      <w:pPr>
        <w:pStyle w:val="ListParagraph"/>
        <w:numPr>
          <w:ilvl w:val="0"/>
          <w:numId w:val="199"/>
        </w:numPr>
      </w:pPr>
      <w:r>
        <w:t>fibularis longus tendon sheath</w:t>
      </w:r>
    </w:p>
    <w:p w14:paraId="2AF0DCBA" w14:textId="77777777" w:rsidR="00775576" w:rsidRDefault="00775576" w:rsidP="00B70AF9">
      <w:pPr>
        <w:pStyle w:val="ListParagraph"/>
        <w:numPr>
          <w:ilvl w:val="0"/>
          <w:numId w:val="199"/>
        </w:numPr>
      </w:pPr>
      <w:r>
        <w:t>base of metatarsals two to four</w:t>
      </w:r>
    </w:p>
    <w:p w14:paraId="75509572" w14:textId="77777777" w:rsidR="00775576" w:rsidRDefault="00775576" w:rsidP="00775576">
      <w:r>
        <w:t xml:space="preserve">Innervation: </w:t>
      </w:r>
    </w:p>
    <w:p w14:paraId="2F823A5D" w14:textId="77777777" w:rsidR="00775576" w:rsidRDefault="00775576" w:rsidP="00B70AF9">
      <w:pPr>
        <w:pStyle w:val="ListParagraph"/>
        <w:numPr>
          <w:ilvl w:val="0"/>
          <w:numId w:val="145"/>
        </w:numPr>
      </w:pPr>
      <w:r>
        <w:t>deep fibular (peroneal) nerve</w:t>
      </w:r>
    </w:p>
    <w:p w14:paraId="3205D6AE" w14:textId="77777777" w:rsidR="00775576" w:rsidRDefault="00775576" w:rsidP="00B70AF9">
      <w:pPr>
        <w:pStyle w:val="ListParagraph"/>
        <w:numPr>
          <w:ilvl w:val="0"/>
          <w:numId w:val="145"/>
        </w:numPr>
      </w:pPr>
      <w:r>
        <w:t>*tibial nerve from the anterior rami of S1-S2</w:t>
      </w:r>
    </w:p>
    <w:p w14:paraId="2509A356" w14:textId="77777777" w:rsidR="00775576" w:rsidRDefault="00775576" w:rsidP="00B70AF9">
      <w:pPr>
        <w:pStyle w:val="ListParagraph"/>
        <w:numPr>
          <w:ilvl w:val="0"/>
          <w:numId w:val="145"/>
        </w:numPr>
      </w:pPr>
      <w:r>
        <w:t>superficial fibular nerve</w:t>
      </w:r>
    </w:p>
    <w:p w14:paraId="7DCBD0B6" w14:textId="77777777" w:rsidR="00775576" w:rsidRDefault="00775576" w:rsidP="00B70AF9">
      <w:pPr>
        <w:pStyle w:val="ListParagraph"/>
        <w:numPr>
          <w:ilvl w:val="0"/>
          <w:numId w:val="145"/>
        </w:numPr>
      </w:pPr>
      <w:r>
        <w:t>peroneal nerve</w:t>
      </w:r>
    </w:p>
    <w:p w14:paraId="0F12D859" w14:textId="77777777" w:rsidR="00775576" w:rsidRDefault="00775576" w:rsidP="00775576">
      <w:r>
        <w:t xml:space="preserve">Action: </w:t>
      </w:r>
    </w:p>
    <w:p w14:paraId="6102761E" w14:textId="77777777" w:rsidR="00775576" w:rsidRDefault="00775576" w:rsidP="00B70AF9">
      <w:pPr>
        <w:pStyle w:val="ListParagraph"/>
        <w:numPr>
          <w:ilvl w:val="0"/>
          <w:numId w:val="200"/>
        </w:numPr>
      </w:pPr>
      <w:r>
        <w:t>*foot plantar flexion</w:t>
      </w:r>
    </w:p>
    <w:p w14:paraId="367A480C" w14:textId="77777777" w:rsidR="00775576" w:rsidRDefault="00775576" w:rsidP="00B70AF9">
      <w:pPr>
        <w:pStyle w:val="ListParagraph"/>
        <w:numPr>
          <w:ilvl w:val="0"/>
          <w:numId w:val="200"/>
        </w:numPr>
      </w:pPr>
      <w:r>
        <w:t>flexion of the knee when the foot is dorsiflexed</w:t>
      </w:r>
    </w:p>
    <w:p w14:paraId="0C2AC476" w14:textId="77777777" w:rsidR="00775576" w:rsidRDefault="00775576" w:rsidP="00B70AF9">
      <w:pPr>
        <w:pStyle w:val="ListParagraph"/>
        <w:numPr>
          <w:ilvl w:val="0"/>
          <w:numId w:val="200"/>
        </w:numPr>
      </w:pPr>
      <w:r>
        <w:t>extension of the knee when the foot is dorsiflexed</w:t>
      </w:r>
    </w:p>
    <w:p w14:paraId="5FBF9D03" w14:textId="77777777" w:rsidR="00775576" w:rsidRDefault="00775576" w:rsidP="00B70AF9">
      <w:pPr>
        <w:pStyle w:val="ListParagraph"/>
        <w:numPr>
          <w:ilvl w:val="0"/>
          <w:numId w:val="200"/>
        </w:numPr>
      </w:pPr>
      <w:r>
        <w:t>foot inversion</w:t>
      </w:r>
    </w:p>
    <w:p w14:paraId="54F75421" w14:textId="77777777" w:rsidR="00775576" w:rsidRDefault="00775576" w:rsidP="00775576">
      <w:pPr>
        <w:pStyle w:val="Heading2"/>
      </w:pPr>
      <w:r>
        <w:t>Card ID: 6.55</w:t>
      </w:r>
    </w:p>
    <w:p w14:paraId="2F63603D" w14:textId="77777777" w:rsidR="00775576" w:rsidRDefault="00775576" w:rsidP="00775576">
      <w:r>
        <w:t>Image file: L1344_760239</w:t>
      </w:r>
    </w:p>
    <w:p w14:paraId="126FCD5E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1DEEBB8D" wp14:editId="6A9DDA1A">
            <wp:extent cx="1828800" cy="1196595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5461" w14:textId="77777777" w:rsidR="00775576" w:rsidRDefault="00775576" w:rsidP="00775576">
      <w:pPr>
        <w:rPr>
          <w:ins w:id="78" w:author="Claire Copa" w:date="2026-07-16T09:22:00Z" w16du:dateUtc="2026-07-16T13:22:00Z"/>
        </w:rPr>
      </w:pPr>
      <w:r>
        <w:t xml:space="preserve">Title: </w:t>
      </w:r>
      <w:r w:rsidRPr="00020750">
        <w:rPr>
          <w:highlight w:val="yellow"/>
        </w:rPr>
        <w:t>Plantaris</w:t>
      </w:r>
    </w:p>
    <w:p w14:paraId="67800725" w14:textId="77777777" w:rsidR="00775576" w:rsidRDefault="00775576" w:rsidP="00775576">
      <w:r>
        <w:t>Activity Interaction: select all that apply</w:t>
      </w:r>
    </w:p>
    <w:p w14:paraId="359F0496" w14:textId="77777777" w:rsidR="00775576" w:rsidRDefault="00775576" w:rsidP="00775576">
      <w:r>
        <w:rPr>
          <w:b/>
        </w:rPr>
        <w:t>Back-of-Card Content:</w:t>
      </w:r>
    </w:p>
    <w:p w14:paraId="307FC8C8" w14:textId="77777777" w:rsidR="00775576" w:rsidRDefault="00775576" w:rsidP="00775576">
      <w:r>
        <w:t xml:space="preserve">Proximal insertion: </w:t>
      </w:r>
    </w:p>
    <w:p w14:paraId="314675C7" w14:textId="77777777" w:rsidR="00775576" w:rsidRDefault="00775576" w:rsidP="00B70AF9">
      <w:pPr>
        <w:pStyle w:val="ListParagraph"/>
        <w:numPr>
          <w:ilvl w:val="0"/>
          <w:numId w:val="202"/>
        </w:numPr>
      </w:pPr>
      <w:r>
        <w:t>*posterior femur above the lateral condyle</w:t>
      </w:r>
    </w:p>
    <w:p w14:paraId="772113F4" w14:textId="77777777" w:rsidR="00775576" w:rsidRDefault="00775576" w:rsidP="00B70AF9">
      <w:pPr>
        <w:pStyle w:val="ListParagraph"/>
        <w:numPr>
          <w:ilvl w:val="0"/>
          <w:numId w:val="202"/>
        </w:numPr>
      </w:pPr>
      <w:r>
        <w:t>fibula</w:t>
      </w:r>
    </w:p>
    <w:p w14:paraId="4B076E7A" w14:textId="77777777" w:rsidR="00775576" w:rsidRDefault="00775576" w:rsidP="00B70AF9">
      <w:pPr>
        <w:pStyle w:val="ListParagraph"/>
        <w:numPr>
          <w:ilvl w:val="0"/>
          <w:numId w:val="202"/>
        </w:numPr>
      </w:pPr>
      <w:r>
        <w:t>interosseous membrane</w:t>
      </w:r>
    </w:p>
    <w:p w14:paraId="77261B74" w14:textId="77777777" w:rsidR="00775576" w:rsidRDefault="00775576" w:rsidP="00775576">
      <w:r>
        <w:t xml:space="preserve">Distal insertion: </w:t>
      </w:r>
    </w:p>
    <w:p w14:paraId="0BF828E1" w14:textId="77777777" w:rsidR="00775576" w:rsidRDefault="00775576" w:rsidP="00B70AF9">
      <w:pPr>
        <w:pStyle w:val="ListParagraph"/>
        <w:numPr>
          <w:ilvl w:val="0"/>
          <w:numId w:val="203"/>
        </w:numPr>
      </w:pPr>
      <w:r>
        <w:t>*calcaneus or calcaneus tendon</w:t>
      </w:r>
    </w:p>
    <w:p w14:paraId="4A44FD67" w14:textId="77777777" w:rsidR="00775576" w:rsidRDefault="00775576" w:rsidP="00B70AF9">
      <w:pPr>
        <w:pStyle w:val="ListParagraph"/>
        <w:numPr>
          <w:ilvl w:val="0"/>
          <w:numId w:val="203"/>
        </w:numPr>
      </w:pPr>
      <w:r>
        <w:t>fibularis longus tendon sheath</w:t>
      </w:r>
    </w:p>
    <w:p w14:paraId="53BA4510" w14:textId="77777777" w:rsidR="00775576" w:rsidRDefault="00775576" w:rsidP="00B70AF9">
      <w:pPr>
        <w:pStyle w:val="ListParagraph"/>
        <w:numPr>
          <w:ilvl w:val="0"/>
          <w:numId w:val="203"/>
        </w:numPr>
      </w:pPr>
      <w:r>
        <w:t>medial cuneiform</w:t>
      </w:r>
    </w:p>
    <w:p w14:paraId="2BF85F30" w14:textId="77777777" w:rsidR="00775576" w:rsidRDefault="00775576" w:rsidP="00775576">
      <w:r>
        <w:t xml:space="preserve">Innervation: </w:t>
      </w:r>
    </w:p>
    <w:p w14:paraId="72688F3F" w14:textId="77777777" w:rsidR="00775576" w:rsidRDefault="00775576" w:rsidP="00B70AF9">
      <w:pPr>
        <w:pStyle w:val="ListParagraph"/>
        <w:numPr>
          <w:ilvl w:val="0"/>
          <w:numId w:val="146"/>
        </w:numPr>
      </w:pPr>
      <w:r>
        <w:t>fibular nerve</w:t>
      </w:r>
    </w:p>
    <w:p w14:paraId="304C69C9" w14:textId="77777777" w:rsidR="00775576" w:rsidRDefault="00775576" w:rsidP="00B70AF9">
      <w:pPr>
        <w:pStyle w:val="ListParagraph"/>
        <w:numPr>
          <w:ilvl w:val="0"/>
          <w:numId w:val="146"/>
        </w:numPr>
      </w:pPr>
      <w:r>
        <w:t>*tibial nerve from the anterior rami of S1-S2</w:t>
      </w:r>
    </w:p>
    <w:p w14:paraId="7E830E45" w14:textId="77777777" w:rsidR="00775576" w:rsidRDefault="00775576" w:rsidP="00B70AF9">
      <w:pPr>
        <w:pStyle w:val="ListParagraph"/>
        <w:numPr>
          <w:ilvl w:val="0"/>
          <w:numId w:val="146"/>
        </w:numPr>
      </w:pPr>
      <w:r>
        <w:t>superficial fibular nerve</w:t>
      </w:r>
    </w:p>
    <w:p w14:paraId="04C76D7F" w14:textId="77777777" w:rsidR="00775576" w:rsidRDefault="00775576" w:rsidP="00B70AF9">
      <w:pPr>
        <w:pStyle w:val="ListParagraph"/>
        <w:numPr>
          <w:ilvl w:val="0"/>
          <w:numId w:val="146"/>
        </w:numPr>
      </w:pPr>
      <w:r>
        <w:t>peroneal nerve</w:t>
      </w:r>
    </w:p>
    <w:p w14:paraId="71C0617F" w14:textId="77777777" w:rsidR="00775576" w:rsidRDefault="00775576" w:rsidP="00775576"/>
    <w:p w14:paraId="7C694676" w14:textId="77777777" w:rsidR="00775576" w:rsidRDefault="00775576" w:rsidP="00775576">
      <w:r>
        <w:t xml:space="preserve">Action: </w:t>
      </w:r>
    </w:p>
    <w:p w14:paraId="6DC10A7C" w14:textId="77777777" w:rsidR="00775576" w:rsidRDefault="00775576" w:rsidP="00B70AF9">
      <w:pPr>
        <w:pStyle w:val="ListParagraph"/>
        <w:numPr>
          <w:ilvl w:val="0"/>
          <w:numId w:val="204"/>
        </w:numPr>
      </w:pPr>
      <w:r>
        <w:t>*aids in flexing the leg and plantar flexing the foot</w:t>
      </w:r>
    </w:p>
    <w:p w14:paraId="21BC2D5C" w14:textId="77777777" w:rsidR="00775576" w:rsidRDefault="00775576" w:rsidP="00B70AF9">
      <w:pPr>
        <w:pStyle w:val="ListParagraph"/>
        <w:numPr>
          <w:ilvl w:val="0"/>
          <w:numId w:val="204"/>
        </w:numPr>
      </w:pPr>
      <w:r>
        <w:t>ankle eversion</w:t>
      </w:r>
    </w:p>
    <w:p w14:paraId="4B24F511" w14:textId="77777777" w:rsidR="00775576" w:rsidRDefault="00775576" w:rsidP="00B70AF9">
      <w:pPr>
        <w:pStyle w:val="ListParagraph"/>
        <w:numPr>
          <w:ilvl w:val="0"/>
          <w:numId w:val="204"/>
        </w:numPr>
      </w:pPr>
      <w:r>
        <w:t>flexion of the knee when the foot is dorsiflexed</w:t>
      </w:r>
    </w:p>
    <w:p w14:paraId="63DA746D" w14:textId="77777777" w:rsidR="00775576" w:rsidRDefault="00775576" w:rsidP="00775576"/>
    <w:p w14:paraId="4EB15EFA" w14:textId="77777777" w:rsidR="00775576" w:rsidRDefault="00775576" w:rsidP="00775576">
      <w:pPr>
        <w:pStyle w:val="Heading2"/>
      </w:pPr>
      <w:r>
        <w:t>Card ID: 6.56</w:t>
      </w:r>
    </w:p>
    <w:p w14:paraId="05956D72" w14:textId="77777777" w:rsidR="00775576" w:rsidRDefault="00775576" w:rsidP="00775576">
      <w:r>
        <w:t>Image file: L1344_760240</w:t>
      </w:r>
    </w:p>
    <w:p w14:paraId="509472F9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44C4F508" wp14:editId="52F908B9">
            <wp:extent cx="1828800" cy="1196595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9C03" w14:textId="77777777" w:rsidR="00775576" w:rsidRDefault="00775576" w:rsidP="00775576">
      <w:pPr>
        <w:rPr>
          <w:ins w:id="79" w:author="Claire Copa" w:date="2026-07-16T09:22:00Z" w16du:dateUtc="2026-07-16T13:22:00Z"/>
        </w:rPr>
      </w:pPr>
      <w:r>
        <w:t xml:space="preserve">Title: </w:t>
      </w:r>
      <w:r w:rsidRPr="007C5701">
        <w:rPr>
          <w:highlight w:val="yellow"/>
        </w:rPr>
        <w:t>Fibularis longus</w:t>
      </w:r>
    </w:p>
    <w:p w14:paraId="5A6D0BF6" w14:textId="77777777" w:rsidR="00775576" w:rsidRDefault="00775576" w:rsidP="00775576">
      <w:r>
        <w:t>Activity Interaction: select all that apply</w:t>
      </w:r>
    </w:p>
    <w:p w14:paraId="2470B349" w14:textId="77777777" w:rsidR="00775576" w:rsidRDefault="00775576" w:rsidP="00775576">
      <w:r>
        <w:rPr>
          <w:b/>
        </w:rPr>
        <w:t>Back-of-Card Content:</w:t>
      </w:r>
    </w:p>
    <w:p w14:paraId="129AC5F9" w14:textId="77777777" w:rsidR="00775576" w:rsidRDefault="00775576" w:rsidP="00775576">
      <w:r>
        <w:t xml:space="preserve">Proximal insertion: </w:t>
      </w:r>
    </w:p>
    <w:p w14:paraId="56A99BC0" w14:textId="77777777" w:rsidR="00775576" w:rsidRDefault="00775576" w:rsidP="00B70AF9">
      <w:pPr>
        <w:pStyle w:val="ListParagraph"/>
        <w:numPr>
          <w:ilvl w:val="0"/>
          <w:numId w:val="192"/>
        </w:numPr>
      </w:pPr>
      <w:r>
        <w:t>*upper portion of the lateral fibula</w:t>
      </w:r>
    </w:p>
    <w:p w14:paraId="43C8FABA" w14:textId="77777777" w:rsidR="00775576" w:rsidRDefault="00775576" w:rsidP="00B70AF9">
      <w:pPr>
        <w:pStyle w:val="ListParagraph"/>
        <w:numPr>
          <w:ilvl w:val="0"/>
          <w:numId w:val="192"/>
        </w:numPr>
      </w:pPr>
      <w:r>
        <w:t>anteromedial fibula shaft</w:t>
      </w:r>
    </w:p>
    <w:p w14:paraId="10479394" w14:textId="77777777" w:rsidR="00775576" w:rsidRDefault="00775576" w:rsidP="00B70AF9">
      <w:pPr>
        <w:pStyle w:val="ListParagraph"/>
        <w:numPr>
          <w:ilvl w:val="0"/>
          <w:numId w:val="192"/>
        </w:numPr>
      </w:pPr>
      <w:r>
        <w:t>interosseous membrane</w:t>
      </w:r>
    </w:p>
    <w:p w14:paraId="24F55EB9" w14:textId="77777777" w:rsidR="00775576" w:rsidRDefault="00775576" w:rsidP="00775576">
      <w:r>
        <w:t xml:space="preserve">Distal insertion: </w:t>
      </w:r>
    </w:p>
    <w:p w14:paraId="743F9D65" w14:textId="77777777" w:rsidR="00775576" w:rsidRDefault="00775576" w:rsidP="00B70AF9">
      <w:pPr>
        <w:pStyle w:val="ListParagraph"/>
        <w:numPr>
          <w:ilvl w:val="0"/>
          <w:numId w:val="191"/>
        </w:numPr>
      </w:pPr>
      <w:r>
        <w:t>*first metatarsal</w:t>
      </w:r>
    </w:p>
    <w:p w14:paraId="478622C1" w14:textId="77777777" w:rsidR="00775576" w:rsidRDefault="00775576" w:rsidP="00B70AF9">
      <w:pPr>
        <w:pStyle w:val="ListParagraph"/>
        <w:numPr>
          <w:ilvl w:val="0"/>
          <w:numId w:val="191"/>
        </w:numPr>
      </w:pPr>
      <w:r>
        <w:t>*medial cuneiform</w:t>
      </w:r>
    </w:p>
    <w:p w14:paraId="7FF011B6" w14:textId="77777777" w:rsidR="00775576" w:rsidRDefault="00775576" w:rsidP="00B70AF9">
      <w:pPr>
        <w:pStyle w:val="ListParagraph"/>
        <w:numPr>
          <w:ilvl w:val="0"/>
          <w:numId w:val="191"/>
        </w:numPr>
      </w:pPr>
      <w:r>
        <w:t>lateral cuneiform</w:t>
      </w:r>
    </w:p>
    <w:p w14:paraId="37E47DE3" w14:textId="77777777" w:rsidR="00775576" w:rsidRDefault="00775576" w:rsidP="00B70AF9">
      <w:pPr>
        <w:pStyle w:val="ListParagraph"/>
        <w:numPr>
          <w:ilvl w:val="0"/>
          <w:numId w:val="191"/>
        </w:numPr>
      </w:pPr>
      <w:r>
        <w:t>cuboid bones</w:t>
      </w:r>
    </w:p>
    <w:p w14:paraId="53BE303A" w14:textId="77777777" w:rsidR="00775576" w:rsidRDefault="00775576" w:rsidP="00775576">
      <w:r>
        <w:t xml:space="preserve">Innervation: </w:t>
      </w:r>
    </w:p>
    <w:p w14:paraId="424CF4D7" w14:textId="77777777" w:rsidR="00775576" w:rsidRDefault="00775576" w:rsidP="00B70AF9">
      <w:pPr>
        <w:pStyle w:val="ListParagraph"/>
        <w:numPr>
          <w:ilvl w:val="0"/>
          <w:numId w:val="107"/>
        </w:numPr>
      </w:pPr>
      <w:r>
        <w:t>deep fibular (peroneal) nerve</w:t>
      </w:r>
    </w:p>
    <w:p w14:paraId="1D59B8CB" w14:textId="77777777" w:rsidR="00775576" w:rsidRDefault="00775576" w:rsidP="00B70AF9">
      <w:pPr>
        <w:pStyle w:val="ListParagraph"/>
        <w:numPr>
          <w:ilvl w:val="0"/>
          <w:numId w:val="107"/>
        </w:numPr>
      </w:pPr>
      <w:r>
        <w:t>*superficial fibular nerve</w:t>
      </w:r>
    </w:p>
    <w:p w14:paraId="161311AD" w14:textId="77777777" w:rsidR="00775576" w:rsidRDefault="00775576" w:rsidP="00B70AF9">
      <w:pPr>
        <w:pStyle w:val="ListParagraph"/>
        <w:numPr>
          <w:ilvl w:val="0"/>
          <w:numId w:val="107"/>
        </w:numPr>
      </w:pPr>
      <w:r>
        <w:t>tibial nerve</w:t>
      </w:r>
    </w:p>
    <w:p w14:paraId="7499C9B9" w14:textId="77777777" w:rsidR="00775576" w:rsidRDefault="00775576" w:rsidP="00B70AF9">
      <w:pPr>
        <w:pStyle w:val="ListParagraph"/>
        <w:numPr>
          <w:ilvl w:val="0"/>
          <w:numId w:val="107"/>
        </w:numPr>
      </w:pPr>
      <w:r>
        <w:t>medial plantar nerve</w:t>
      </w:r>
    </w:p>
    <w:p w14:paraId="4ADCC108" w14:textId="77777777" w:rsidR="00775576" w:rsidRDefault="00775576" w:rsidP="00775576">
      <w:r>
        <w:t xml:space="preserve">Action: </w:t>
      </w:r>
    </w:p>
    <w:p w14:paraId="11E62F71" w14:textId="77777777" w:rsidR="00775576" w:rsidRDefault="00775576" w:rsidP="00B70AF9">
      <w:pPr>
        <w:pStyle w:val="ListParagraph"/>
        <w:numPr>
          <w:ilvl w:val="0"/>
          <w:numId w:val="188"/>
        </w:numPr>
      </w:pPr>
      <w:r>
        <w:t xml:space="preserve">*foot plantar flexion </w:t>
      </w:r>
    </w:p>
    <w:p w14:paraId="46B6CC3B" w14:textId="77777777" w:rsidR="00775576" w:rsidRDefault="00775576" w:rsidP="00B70AF9">
      <w:pPr>
        <w:pStyle w:val="ListParagraph"/>
        <w:numPr>
          <w:ilvl w:val="0"/>
          <w:numId w:val="188"/>
        </w:numPr>
      </w:pPr>
      <w:r>
        <w:t>*foot eversion</w:t>
      </w:r>
    </w:p>
    <w:p w14:paraId="6DC5C687" w14:textId="77777777" w:rsidR="00775576" w:rsidRDefault="00775576" w:rsidP="00B70AF9">
      <w:pPr>
        <w:pStyle w:val="ListParagraph"/>
        <w:numPr>
          <w:ilvl w:val="0"/>
          <w:numId w:val="188"/>
        </w:numPr>
      </w:pPr>
      <w:r>
        <w:t>foot inversion</w:t>
      </w:r>
    </w:p>
    <w:p w14:paraId="575E13BD" w14:textId="77777777" w:rsidR="00775576" w:rsidRDefault="00775576" w:rsidP="00775576"/>
    <w:p w14:paraId="4F282CAD" w14:textId="77777777" w:rsidR="00775576" w:rsidRDefault="00775576" w:rsidP="00775576">
      <w:pPr>
        <w:pStyle w:val="Heading2"/>
      </w:pPr>
      <w:r>
        <w:t>Card ID: 6.57</w:t>
      </w:r>
    </w:p>
    <w:p w14:paraId="5346BBB8" w14:textId="77777777" w:rsidR="00775576" w:rsidRDefault="00775576" w:rsidP="00775576">
      <w:r>
        <w:t>Image file: L1344_760241</w:t>
      </w:r>
    </w:p>
    <w:p w14:paraId="5B9C57A3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36D092B9" wp14:editId="7A99A429">
            <wp:extent cx="1828800" cy="1196595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E13C" w14:textId="77777777" w:rsidR="00775576" w:rsidRDefault="00775576" w:rsidP="00775576">
      <w:pPr>
        <w:rPr>
          <w:ins w:id="80" w:author="Claire Copa" w:date="2026-07-16T09:22:00Z" w16du:dateUtc="2026-07-16T13:22:00Z"/>
        </w:rPr>
      </w:pPr>
      <w:r>
        <w:t xml:space="preserve">Title: </w:t>
      </w:r>
      <w:r w:rsidRPr="007C5701">
        <w:rPr>
          <w:highlight w:val="yellow"/>
        </w:rPr>
        <w:t>Fibularis brevis</w:t>
      </w:r>
    </w:p>
    <w:p w14:paraId="42FF662E" w14:textId="77777777" w:rsidR="00775576" w:rsidRDefault="00775576" w:rsidP="00775576">
      <w:r>
        <w:t>Activity Interaction: select all that apply</w:t>
      </w:r>
    </w:p>
    <w:p w14:paraId="5AFFD311" w14:textId="77777777" w:rsidR="00775576" w:rsidRDefault="00775576" w:rsidP="00775576">
      <w:r>
        <w:rPr>
          <w:b/>
        </w:rPr>
        <w:t>Back-of-Card Content:</w:t>
      </w:r>
    </w:p>
    <w:p w14:paraId="235123A5" w14:textId="77777777" w:rsidR="00775576" w:rsidRDefault="00775576" w:rsidP="00775576">
      <w:r>
        <w:t xml:space="preserve">Proximal insertion: </w:t>
      </w:r>
    </w:p>
    <w:p w14:paraId="7AD13D11" w14:textId="77777777" w:rsidR="00775576" w:rsidRDefault="00775576" w:rsidP="00B70AF9">
      <w:pPr>
        <w:pStyle w:val="ListParagraph"/>
        <w:numPr>
          <w:ilvl w:val="0"/>
          <w:numId w:val="189"/>
        </w:numPr>
      </w:pPr>
      <w:r>
        <w:t>*distal fibular shaft</w:t>
      </w:r>
    </w:p>
    <w:p w14:paraId="4820A3FF" w14:textId="77777777" w:rsidR="00775576" w:rsidRDefault="00775576" w:rsidP="00B70AF9">
      <w:pPr>
        <w:pStyle w:val="ListParagraph"/>
        <w:numPr>
          <w:ilvl w:val="0"/>
          <w:numId w:val="189"/>
        </w:numPr>
      </w:pPr>
      <w:r>
        <w:t>lateral femoral condyles</w:t>
      </w:r>
    </w:p>
    <w:p w14:paraId="274039FE" w14:textId="77777777" w:rsidR="00775576" w:rsidRDefault="00775576" w:rsidP="00B70AF9">
      <w:pPr>
        <w:pStyle w:val="ListParagraph"/>
        <w:numPr>
          <w:ilvl w:val="0"/>
          <w:numId w:val="189"/>
        </w:numPr>
      </w:pPr>
      <w:r>
        <w:t>interosseous membrane</w:t>
      </w:r>
    </w:p>
    <w:p w14:paraId="65FD7C45" w14:textId="77777777" w:rsidR="00775576" w:rsidRDefault="00775576" w:rsidP="00775576">
      <w:r>
        <w:t xml:space="preserve">Distal insertion: </w:t>
      </w:r>
    </w:p>
    <w:p w14:paraId="48954958" w14:textId="77777777" w:rsidR="00775576" w:rsidRDefault="00775576" w:rsidP="00B70AF9">
      <w:pPr>
        <w:pStyle w:val="ListParagraph"/>
        <w:numPr>
          <w:ilvl w:val="0"/>
          <w:numId w:val="190"/>
        </w:numPr>
      </w:pPr>
      <w:r>
        <w:t>*proximal end of the fifth metatarsal</w:t>
      </w:r>
    </w:p>
    <w:p w14:paraId="222B8C7D" w14:textId="77777777" w:rsidR="00775576" w:rsidRDefault="00775576" w:rsidP="00B70AF9">
      <w:pPr>
        <w:pStyle w:val="ListParagraph"/>
        <w:numPr>
          <w:ilvl w:val="0"/>
          <w:numId w:val="190"/>
        </w:numPr>
      </w:pPr>
      <w:r>
        <w:t>lateral cuneiform</w:t>
      </w:r>
    </w:p>
    <w:p w14:paraId="7BB950E0" w14:textId="77777777" w:rsidR="00775576" w:rsidRDefault="00775576" w:rsidP="00B70AF9">
      <w:pPr>
        <w:pStyle w:val="ListParagraph"/>
        <w:numPr>
          <w:ilvl w:val="0"/>
          <w:numId w:val="190"/>
        </w:numPr>
      </w:pPr>
      <w:r>
        <w:t>cuboid bones</w:t>
      </w:r>
    </w:p>
    <w:p w14:paraId="0F60ADCB" w14:textId="77777777" w:rsidR="00775576" w:rsidRDefault="00775576" w:rsidP="00775576">
      <w:r>
        <w:t xml:space="preserve">Innervation: </w:t>
      </w:r>
    </w:p>
    <w:p w14:paraId="0AF80783" w14:textId="77777777" w:rsidR="00775576" w:rsidRDefault="00775576" w:rsidP="00B70AF9">
      <w:pPr>
        <w:pStyle w:val="ListParagraph"/>
        <w:numPr>
          <w:ilvl w:val="0"/>
          <w:numId w:val="108"/>
        </w:numPr>
      </w:pPr>
      <w:r>
        <w:t>deep fibular (peroneal) nerve</w:t>
      </w:r>
    </w:p>
    <w:p w14:paraId="6844D9FF" w14:textId="77777777" w:rsidR="00775576" w:rsidRDefault="00775576" w:rsidP="00B70AF9">
      <w:pPr>
        <w:pStyle w:val="ListParagraph"/>
        <w:numPr>
          <w:ilvl w:val="0"/>
          <w:numId w:val="108"/>
        </w:numPr>
      </w:pPr>
      <w:r>
        <w:t>*superficial fibular nerve</w:t>
      </w:r>
    </w:p>
    <w:p w14:paraId="346BE853" w14:textId="77777777" w:rsidR="00775576" w:rsidRDefault="00775576" w:rsidP="00B70AF9">
      <w:pPr>
        <w:pStyle w:val="ListParagraph"/>
        <w:numPr>
          <w:ilvl w:val="0"/>
          <w:numId w:val="108"/>
        </w:numPr>
      </w:pPr>
      <w:r>
        <w:t>tibial nerve</w:t>
      </w:r>
    </w:p>
    <w:p w14:paraId="2ABC8614" w14:textId="77777777" w:rsidR="00775576" w:rsidRDefault="00775576" w:rsidP="00B70AF9">
      <w:pPr>
        <w:pStyle w:val="ListParagraph"/>
        <w:numPr>
          <w:ilvl w:val="0"/>
          <w:numId w:val="108"/>
        </w:numPr>
      </w:pPr>
      <w:r>
        <w:t>medial plantar nerve</w:t>
      </w:r>
    </w:p>
    <w:p w14:paraId="1D708383" w14:textId="77777777" w:rsidR="00775576" w:rsidRDefault="00775576" w:rsidP="00775576">
      <w:r>
        <w:t xml:space="preserve">Action: </w:t>
      </w:r>
    </w:p>
    <w:p w14:paraId="0071EEB1" w14:textId="77777777" w:rsidR="00775576" w:rsidRDefault="00775576" w:rsidP="00B70AF9">
      <w:pPr>
        <w:pStyle w:val="ListParagraph"/>
        <w:numPr>
          <w:ilvl w:val="0"/>
          <w:numId w:val="188"/>
        </w:numPr>
      </w:pPr>
      <w:r>
        <w:t xml:space="preserve">*foot plantar flexion </w:t>
      </w:r>
    </w:p>
    <w:p w14:paraId="2DDEB553" w14:textId="77777777" w:rsidR="00775576" w:rsidRDefault="00775576" w:rsidP="00B70AF9">
      <w:pPr>
        <w:pStyle w:val="ListParagraph"/>
        <w:numPr>
          <w:ilvl w:val="0"/>
          <w:numId w:val="188"/>
        </w:numPr>
      </w:pPr>
      <w:r>
        <w:t>*foot eversion</w:t>
      </w:r>
    </w:p>
    <w:p w14:paraId="53DEED65" w14:textId="77777777" w:rsidR="00775576" w:rsidRDefault="00775576" w:rsidP="00B70AF9">
      <w:pPr>
        <w:pStyle w:val="ListParagraph"/>
        <w:numPr>
          <w:ilvl w:val="0"/>
          <w:numId w:val="188"/>
        </w:numPr>
      </w:pPr>
      <w:r>
        <w:t>foot inversion</w:t>
      </w:r>
    </w:p>
    <w:p w14:paraId="2A462288" w14:textId="77777777" w:rsidR="00775576" w:rsidRDefault="00775576" w:rsidP="00775576">
      <w:pPr>
        <w:pStyle w:val="Heading2"/>
      </w:pPr>
      <w:r>
        <w:t>Card ID: 6.58</w:t>
      </w:r>
    </w:p>
    <w:p w14:paraId="5FA78DAD" w14:textId="77777777" w:rsidR="00775576" w:rsidRDefault="00775576" w:rsidP="00775576">
      <w:r>
        <w:t>Image file: L1344_760242</w:t>
      </w:r>
    </w:p>
    <w:p w14:paraId="39F3109F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733BBABE" wp14:editId="557802FC">
            <wp:extent cx="1828800" cy="1196595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7762" w14:textId="77777777" w:rsidR="00775576" w:rsidRDefault="00775576" w:rsidP="00775576">
      <w:pPr>
        <w:rPr>
          <w:ins w:id="81" w:author="Claire Copa" w:date="2026-07-16T09:23:00Z" w16du:dateUtc="2026-07-16T13:23:00Z"/>
        </w:rPr>
      </w:pPr>
      <w:r>
        <w:t xml:space="preserve">Title: </w:t>
      </w:r>
      <w:r w:rsidRPr="00497A01">
        <w:rPr>
          <w:highlight w:val="yellow"/>
        </w:rPr>
        <w:t>Tibialis posterior</w:t>
      </w:r>
    </w:p>
    <w:p w14:paraId="4ADDB95A" w14:textId="77777777" w:rsidR="00775576" w:rsidRDefault="00775576" w:rsidP="00775576">
      <w:r>
        <w:t>Activity Interaction: select all that apply</w:t>
      </w:r>
    </w:p>
    <w:p w14:paraId="371C87DD" w14:textId="77777777" w:rsidR="00775576" w:rsidRDefault="00775576" w:rsidP="00775576">
      <w:r>
        <w:rPr>
          <w:b/>
        </w:rPr>
        <w:t>Back-of-Card Content:</w:t>
      </w:r>
    </w:p>
    <w:p w14:paraId="5C94FEC7" w14:textId="77777777" w:rsidR="00775576" w:rsidRDefault="00775576" w:rsidP="00775576">
      <w:r>
        <w:t xml:space="preserve">Proximal insertion: </w:t>
      </w:r>
    </w:p>
    <w:p w14:paraId="5AFEFBCC" w14:textId="77777777" w:rsidR="00775576" w:rsidRDefault="00775576" w:rsidP="00B70AF9">
      <w:pPr>
        <w:pStyle w:val="ListParagraph"/>
        <w:numPr>
          <w:ilvl w:val="0"/>
          <w:numId w:val="187"/>
        </w:numPr>
      </w:pPr>
      <w:r>
        <w:t>*superior tibia and fibula</w:t>
      </w:r>
    </w:p>
    <w:p w14:paraId="030EA358" w14:textId="77777777" w:rsidR="00775576" w:rsidRDefault="00775576" w:rsidP="00B70AF9">
      <w:pPr>
        <w:pStyle w:val="ListParagraph"/>
        <w:numPr>
          <w:ilvl w:val="0"/>
          <w:numId w:val="187"/>
        </w:numPr>
      </w:pPr>
      <w:r>
        <w:t>interosseous membrane</w:t>
      </w:r>
    </w:p>
    <w:p w14:paraId="639D1F76" w14:textId="77777777" w:rsidR="00775576" w:rsidRDefault="00775576" w:rsidP="00B70AF9">
      <w:pPr>
        <w:pStyle w:val="ListParagraph"/>
        <w:numPr>
          <w:ilvl w:val="0"/>
          <w:numId w:val="187"/>
        </w:numPr>
      </w:pPr>
      <w:r>
        <w:t>medial femoral condyles</w:t>
      </w:r>
    </w:p>
    <w:p w14:paraId="1DCCF06D" w14:textId="77777777" w:rsidR="00775576" w:rsidRDefault="00775576" w:rsidP="00B70AF9">
      <w:pPr>
        <w:pStyle w:val="ListParagraph"/>
        <w:numPr>
          <w:ilvl w:val="0"/>
          <w:numId w:val="187"/>
        </w:numPr>
      </w:pPr>
      <w:r>
        <w:t>lateral femoral condyles</w:t>
      </w:r>
    </w:p>
    <w:p w14:paraId="5A30480F" w14:textId="77777777" w:rsidR="00775576" w:rsidRDefault="00775576" w:rsidP="00775576"/>
    <w:p w14:paraId="094945B6" w14:textId="77777777" w:rsidR="00775576" w:rsidRDefault="00775576" w:rsidP="00775576">
      <w:r>
        <w:t xml:space="preserve">Distal insertion: </w:t>
      </w:r>
    </w:p>
    <w:p w14:paraId="5B041DEC" w14:textId="77777777" w:rsidR="00775576" w:rsidRDefault="00775576" w:rsidP="00B70AF9">
      <w:pPr>
        <w:pStyle w:val="ListParagraph"/>
        <w:numPr>
          <w:ilvl w:val="0"/>
          <w:numId w:val="186"/>
        </w:numPr>
      </w:pPr>
      <w:r>
        <w:t>*tarsals of toes two to four</w:t>
      </w:r>
    </w:p>
    <w:p w14:paraId="47FCD986" w14:textId="77777777" w:rsidR="00775576" w:rsidRDefault="00775576" w:rsidP="00B70AF9">
      <w:pPr>
        <w:pStyle w:val="ListParagraph"/>
        <w:numPr>
          <w:ilvl w:val="0"/>
          <w:numId w:val="186"/>
        </w:numPr>
      </w:pPr>
      <w:r>
        <w:t>metatarsals of toes two to four</w:t>
      </w:r>
    </w:p>
    <w:p w14:paraId="4A31CE02" w14:textId="77777777" w:rsidR="00775576" w:rsidRDefault="00775576" w:rsidP="00B70AF9">
      <w:pPr>
        <w:pStyle w:val="ListParagraph"/>
        <w:numPr>
          <w:ilvl w:val="0"/>
          <w:numId w:val="186"/>
        </w:numPr>
      </w:pPr>
      <w:r>
        <w:t>proximal phalanx of toes two to five</w:t>
      </w:r>
    </w:p>
    <w:p w14:paraId="73B904E1" w14:textId="77777777" w:rsidR="00775576" w:rsidRDefault="00775576" w:rsidP="00775576">
      <w:r>
        <w:t xml:space="preserve">Innervation: </w:t>
      </w:r>
    </w:p>
    <w:p w14:paraId="1BFD29FF" w14:textId="77777777" w:rsidR="00775576" w:rsidRDefault="00775576" w:rsidP="00B70AF9">
      <w:pPr>
        <w:pStyle w:val="ListParagraph"/>
        <w:numPr>
          <w:ilvl w:val="0"/>
          <w:numId w:val="109"/>
        </w:numPr>
      </w:pPr>
      <w:r>
        <w:t>deep fibular (peroneal) nerve</w:t>
      </w:r>
    </w:p>
    <w:p w14:paraId="5A40D1A9" w14:textId="77777777" w:rsidR="00775576" w:rsidRDefault="00775576" w:rsidP="00B70AF9">
      <w:pPr>
        <w:pStyle w:val="ListParagraph"/>
        <w:numPr>
          <w:ilvl w:val="0"/>
          <w:numId w:val="109"/>
        </w:numPr>
      </w:pPr>
      <w:r>
        <w:t>superficial fibular nerve</w:t>
      </w:r>
    </w:p>
    <w:p w14:paraId="03B818D0" w14:textId="77777777" w:rsidR="00775576" w:rsidRDefault="00775576" w:rsidP="00B70AF9">
      <w:pPr>
        <w:pStyle w:val="ListParagraph"/>
        <w:numPr>
          <w:ilvl w:val="0"/>
          <w:numId w:val="109"/>
        </w:numPr>
      </w:pPr>
      <w:r>
        <w:t>*tibial nerve</w:t>
      </w:r>
    </w:p>
    <w:p w14:paraId="489CA3ED" w14:textId="77777777" w:rsidR="00775576" w:rsidRDefault="00775576" w:rsidP="00B70AF9">
      <w:pPr>
        <w:pStyle w:val="ListParagraph"/>
        <w:numPr>
          <w:ilvl w:val="0"/>
          <w:numId w:val="109"/>
        </w:numPr>
      </w:pPr>
      <w:r>
        <w:t>medial plantar nerve</w:t>
      </w:r>
    </w:p>
    <w:p w14:paraId="3C499610" w14:textId="77777777" w:rsidR="00775576" w:rsidRDefault="00775576" w:rsidP="00775576">
      <w:r>
        <w:t xml:space="preserve">Action: </w:t>
      </w:r>
    </w:p>
    <w:p w14:paraId="6E0EAAEB" w14:textId="77777777" w:rsidR="00775576" w:rsidRDefault="00775576" w:rsidP="00B70AF9">
      <w:pPr>
        <w:pStyle w:val="ListParagraph"/>
        <w:numPr>
          <w:ilvl w:val="0"/>
          <w:numId w:val="185"/>
        </w:numPr>
      </w:pPr>
      <w:r>
        <w:t xml:space="preserve">*foot plantar flexion </w:t>
      </w:r>
    </w:p>
    <w:p w14:paraId="43BFE1AC" w14:textId="77777777" w:rsidR="00775576" w:rsidRDefault="00775576" w:rsidP="00B70AF9">
      <w:pPr>
        <w:pStyle w:val="ListParagraph"/>
        <w:numPr>
          <w:ilvl w:val="0"/>
          <w:numId w:val="185"/>
        </w:numPr>
      </w:pPr>
      <w:r>
        <w:t>*foot inversion</w:t>
      </w:r>
    </w:p>
    <w:p w14:paraId="33415755" w14:textId="77777777" w:rsidR="00775576" w:rsidRDefault="00775576" w:rsidP="00B70AF9">
      <w:pPr>
        <w:pStyle w:val="ListParagraph"/>
        <w:numPr>
          <w:ilvl w:val="0"/>
          <w:numId w:val="185"/>
        </w:numPr>
      </w:pPr>
      <w:r>
        <w:t>*assistance in stabilizing medial longitudinal arch of the foot</w:t>
      </w:r>
    </w:p>
    <w:p w14:paraId="6CC0152B" w14:textId="77777777" w:rsidR="00775576" w:rsidRDefault="00775576" w:rsidP="00775576"/>
    <w:p w14:paraId="1FF902CB" w14:textId="77777777" w:rsidR="00775576" w:rsidRDefault="00775576" w:rsidP="00775576">
      <w:pPr>
        <w:pStyle w:val="Heading2"/>
      </w:pPr>
      <w:r>
        <w:t>Card ID: 6.59</w:t>
      </w:r>
    </w:p>
    <w:p w14:paraId="2EECD614" w14:textId="77777777" w:rsidR="00775576" w:rsidRDefault="00775576" w:rsidP="00775576">
      <w:r>
        <w:t>Image file: L1344_760243</w:t>
      </w:r>
    </w:p>
    <w:p w14:paraId="4EDD76CF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7817500A" wp14:editId="31668F50">
            <wp:extent cx="1828800" cy="1196595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D039" w14:textId="77777777" w:rsidR="00775576" w:rsidRDefault="00775576" w:rsidP="00775576">
      <w:pPr>
        <w:rPr>
          <w:ins w:id="82" w:author="Claire Copa" w:date="2026-07-16T09:23:00Z" w16du:dateUtc="2026-07-16T13:23:00Z"/>
        </w:rPr>
      </w:pPr>
      <w:r>
        <w:t xml:space="preserve">Title: </w:t>
      </w:r>
      <w:r w:rsidRPr="00497A01">
        <w:rPr>
          <w:highlight w:val="yellow"/>
        </w:rPr>
        <w:t>Flexor digitorum longus</w:t>
      </w:r>
    </w:p>
    <w:p w14:paraId="75F7D932" w14:textId="77777777" w:rsidR="00775576" w:rsidRDefault="00775576" w:rsidP="00775576">
      <w:r>
        <w:t>Activity Interaction: select all that apply</w:t>
      </w:r>
    </w:p>
    <w:p w14:paraId="40543FBC" w14:textId="77777777" w:rsidR="00775576" w:rsidRDefault="00775576" w:rsidP="00775576">
      <w:r>
        <w:rPr>
          <w:b/>
        </w:rPr>
        <w:t>Back-of-Card Content:</w:t>
      </w:r>
    </w:p>
    <w:p w14:paraId="7B1DF0C6" w14:textId="77777777" w:rsidR="00775576" w:rsidRDefault="00775576" w:rsidP="00775576">
      <w:r>
        <w:t xml:space="preserve">Proximal insertion: </w:t>
      </w:r>
    </w:p>
    <w:p w14:paraId="46AAE832" w14:textId="77777777" w:rsidR="00775576" w:rsidRDefault="00775576" w:rsidP="00B70AF9">
      <w:pPr>
        <w:pStyle w:val="ListParagraph"/>
        <w:numPr>
          <w:ilvl w:val="0"/>
          <w:numId w:val="183"/>
        </w:numPr>
      </w:pPr>
      <w:r>
        <w:t>*posterior tibia</w:t>
      </w:r>
    </w:p>
    <w:p w14:paraId="259AA134" w14:textId="77777777" w:rsidR="00775576" w:rsidRDefault="00775576" w:rsidP="00B70AF9">
      <w:pPr>
        <w:pStyle w:val="ListParagraph"/>
        <w:numPr>
          <w:ilvl w:val="0"/>
          <w:numId w:val="183"/>
        </w:numPr>
      </w:pPr>
      <w:r>
        <w:t>medial femoral condyles</w:t>
      </w:r>
    </w:p>
    <w:p w14:paraId="382715F7" w14:textId="77777777" w:rsidR="00775576" w:rsidRDefault="00775576" w:rsidP="00B70AF9">
      <w:pPr>
        <w:pStyle w:val="ListParagraph"/>
        <w:numPr>
          <w:ilvl w:val="0"/>
          <w:numId w:val="183"/>
        </w:numPr>
      </w:pPr>
      <w:r>
        <w:t>lateral femoral condyles</w:t>
      </w:r>
    </w:p>
    <w:p w14:paraId="4E8288E9" w14:textId="77777777" w:rsidR="00775576" w:rsidRDefault="00775576" w:rsidP="00B70AF9">
      <w:pPr>
        <w:pStyle w:val="ListParagraph"/>
        <w:numPr>
          <w:ilvl w:val="0"/>
          <w:numId w:val="183"/>
        </w:numPr>
      </w:pPr>
      <w:r>
        <w:t>fibular head</w:t>
      </w:r>
    </w:p>
    <w:p w14:paraId="00CB26DE" w14:textId="77777777" w:rsidR="00775576" w:rsidRDefault="00775576" w:rsidP="00775576">
      <w:r>
        <w:t xml:space="preserve">Distal insertion: </w:t>
      </w:r>
    </w:p>
    <w:p w14:paraId="0C9ECC6C" w14:textId="77777777" w:rsidR="00775576" w:rsidRDefault="00775576" w:rsidP="00B70AF9">
      <w:pPr>
        <w:pStyle w:val="ListParagraph"/>
        <w:numPr>
          <w:ilvl w:val="0"/>
          <w:numId w:val="184"/>
        </w:numPr>
      </w:pPr>
      <w:r>
        <w:t>*distal phalanx of toes two to five</w:t>
      </w:r>
    </w:p>
    <w:p w14:paraId="4315006F" w14:textId="77777777" w:rsidR="00775576" w:rsidRDefault="00775576" w:rsidP="00B70AF9">
      <w:pPr>
        <w:pStyle w:val="ListParagraph"/>
        <w:numPr>
          <w:ilvl w:val="0"/>
          <w:numId w:val="184"/>
        </w:numPr>
      </w:pPr>
      <w:r>
        <w:t>proximal phalanx of toes two to five</w:t>
      </w:r>
    </w:p>
    <w:p w14:paraId="17BE8652" w14:textId="77777777" w:rsidR="00775576" w:rsidRDefault="00775576" w:rsidP="00B70AF9">
      <w:pPr>
        <w:pStyle w:val="ListParagraph"/>
        <w:numPr>
          <w:ilvl w:val="0"/>
          <w:numId w:val="184"/>
        </w:numPr>
      </w:pPr>
      <w:r>
        <w:t>metacarpals of toes two to five</w:t>
      </w:r>
    </w:p>
    <w:p w14:paraId="0333A773" w14:textId="77777777" w:rsidR="00775576" w:rsidRDefault="00775576" w:rsidP="00775576">
      <w:r>
        <w:t xml:space="preserve">Innervation: </w:t>
      </w:r>
    </w:p>
    <w:p w14:paraId="6FAB87F8" w14:textId="77777777" w:rsidR="00775576" w:rsidRDefault="00775576" w:rsidP="00B70AF9">
      <w:pPr>
        <w:pStyle w:val="ListParagraph"/>
        <w:numPr>
          <w:ilvl w:val="0"/>
          <w:numId w:val="110"/>
        </w:numPr>
      </w:pPr>
      <w:r>
        <w:t>deep fibular (peroneal) nerve</w:t>
      </w:r>
    </w:p>
    <w:p w14:paraId="228C20D8" w14:textId="77777777" w:rsidR="00775576" w:rsidRDefault="00775576" w:rsidP="00B70AF9">
      <w:pPr>
        <w:pStyle w:val="ListParagraph"/>
        <w:numPr>
          <w:ilvl w:val="0"/>
          <w:numId w:val="110"/>
        </w:numPr>
      </w:pPr>
      <w:r>
        <w:t>superficial fibular nerve</w:t>
      </w:r>
    </w:p>
    <w:p w14:paraId="74D4D0AA" w14:textId="77777777" w:rsidR="00775576" w:rsidRDefault="00775576" w:rsidP="00B70AF9">
      <w:pPr>
        <w:pStyle w:val="ListParagraph"/>
        <w:numPr>
          <w:ilvl w:val="0"/>
          <w:numId w:val="110"/>
        </w:numPr>
      </w:pPr>
      <w:r>
        <w:t>*tibial nerve</w:t>
      </w:r>
    </w:p>
    <w:p w14:paraId="2355ED90" w14:textId="77777777" w:rsidR="00775576" w:rsidRDefault="00775576" w:rsidP="00B70AF9">
      <w:pPr>
        <w:pStyle w:val="ListParagraph"/>
        <w:numPr>
          <w:ilvl w:val="0"/>
          <w:numId w:val="110"/>
        </w:numPr>
      </w:pPr>
      <w:r>
        <w:t>medial plantar nerve</w:t>
      </w:r>
    </w:p>
    <w:p w14:paraId="3287850E" w14:textId="77777777" w:rsidR="00775576" w:rsidRDefault="00775576" w:rsidP="00775576">
      <w:r>
        <w:t xml:space="preserve">Action: </w:t>
      </w:r>
    </w:p>
    <w:p w14:paraId="14083877" w14:textId="77777777" w:rsidR="00775576" w:rsidRDefault="00775576" w:rsidP="00B70AF9">
      <w:pPr>
        <w:pStyle w:val="ListParagraph"/>
        <w:numPr>
          <w:ilvl w:val="0"/>
          <w:numId w:val="182"/>
        </w:numPr>
      </w:pPr>
      <w:r>
        <w:t>*foot inversion</w:t>
      </w:r>
    </w:p>
    <w:p w14:paraId="1A6AE08F" w14:textId="77777777" w:rsidR="00775576" w:rsidRDefault="00775576" w:rsidP="00B70AF9">
      <w:pPr>
        <w:pStyle w:val="ListParagraph"/>
        <w:numPr>
          <w:ilvl w:val="0"/>
          <w:numId w:val="182"/>
        </w:numPr>
      </w:pPr>
      <w:r>
        <w:t>*toes two to five flexion</w:t>
      </w:r>
    </w:p>
    <w:p w14:paraId="113591B0" w14:textId="77777777" w:rsidR="00775576" w:rsidRDefault="00775576" w:rsidP="00B70AF9">
      <w:pPr>
        <w:pStyle w:val="ListParagraph"/>
        <w:numPr>
          <w:ilvl w:val="0"/>
          <w:numId w:val="182"/>
        </w:numPr>
      </w:pPr>
      <w:r>
        <w:t>*foot plantar flexion</w:t>
      </w:r>
    </w:p>
    <w:p w14:paraId="4F22C835" w14:textId="77777777" w:rsidR="00775576" w:rsidRDefault="00775576" w:rsidP="00775576">
      <w:pPr>
        <w:pStyle w:val="Heading2"/>
      </w:pPr>
      <w:r>
        <w:t>Card ID: 6.60</w:t>
      </w:r>
    </w:p>
    <w:p w14:paraId="046766BC" w14:textId="77777777" w:rsidR="00775576" w:rsidRDefault="00775576" w:rsidP="00775576">
      <w:r>
        <w:t>Image file: L1344_760244</w:t>
      </w:r>
    </w:p>
    <w:p w14:paraId="0DDCE6BC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4694B752" wp14:editId="524994A9">
            <wp:extent cx="1828800" cy="1196595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62C1" w14:textId="77777777" w:rsidR="00775576" w:rsidRDefault="00775576" w:rsidP="00775576">
      <w:pPr>
        <w:rPr>
          <w:ins w:id="83" w:author="Claire Copa" w:date="2026-07-16T09:23:00Z" w16du:dateUtc="2026-07-16T13:23:00Z"/>
        </w:rPr>
      </w:pPr>
      <w:r>
        <w:t xml:space="preserve">Title: </w:t>
      </w:r>
      <w:r w:rsidRPr="007615FB">
        <w:rPr>
          <w:highlight w:val="yellow"/>
        </w:rPr>
        <w:t>Flexor hallucis longus</w:t>
      </w:r>
    </w:p>
    <w:p w14:paraId="1AB5899D" w14:textId="77777777" w:rsidR="00775576" w:rsidRDefault="00775576" w:rsidP="00775576">
      <w:r>
        <w:t>Activity Interaction: select all that apply</w:t>
      </w:r>
    </w:p>
    <w:p w14:paraId="416D1D7C" w14:textId="77777777" w:rsidR="00775576" w:rsidRDefault="00775576" w:rsidP="00775576">
      <w:r>
        <w:rPr>
          <w:b/>
        </w:rPr>
        <w:t>Back-of-Card Content:</w:t>
      </w:r>
    </w:p>
    <w:p w14:paraId="1210E289" w14:textId="77777777" w:rsidR="00775576" w:rsidRDefault="00775576" w:rsidP="00775576">
      <w:r>
        <w:t xml:space="preserve">Proximal insertion: </w:t>
      </w:r>
    </w:p>
    <w:p w14:paraId="2CCF55FF" w14:textId="77777777" w:rsidR="00775576" w:rsidRDefault="00775576" w:rsidP="00B70AF9">
      <w:pPr>
        <w:pStyle w:val="ListParagraph"/>
        <w:numPr>
          <w:ilvl w:val="0"/>
          <w:numId w:val="181"/>
        </w:numPr>
      </w:pPr>
      <w:r>
        <w:t>*midshaft of the fibula</w:t>
      </w:r>
    </w:p>
    <w:p w14:paraId="2922E244" w14:textId="77777777" w:rsidR="00775576" w:rsidRDefault="00775576" w:rsidP="00B70AF9">
      <w:pPr>
        <w:pStyle w:val="ListParagraph"/>
        <w:numPr>
          <w:ilvl w:val="0"/>
          <w:numId w:val="181"/>
        </w:numPr>
      </w:pPr>
      <w:r>
        <w:t>*interosseous membrane</w:t>
      </w:r>
    </w:p>
    <w:p w14:paraId="3A4F213F" w14:textId="77777777" w:rsidR="00775576" w:rsidRDefault="00775576" w:rsidP="00B70AF9">
      <w:pPr>
        <w:pStyle w:val="ListParagraph"/>
        <w:numPr>
          <w:ilvl w:val="0"/>
          <w:numId w:val="181"/>
        </w:numPr>
      </w:pPr>
      <w:r>
        <w:t>lateral femoral condyles</w:t>
      </w:r>
    </w:p>
    <w:p w14:paraId="08BB3FDD" w14:textId="77777777" w:rsidR="00775576" w:rsidRDefault="00775576" w:rsidP="00775576">
      <w:r>
        <w:t xml:space="preserve">Distal insertion: </w:t>
      </w:r>
    </w:p>
    <w:p w14:paraId="128DA9D3" w14:textId="77777777" w:rsidR="00775576" w:rsidRDefault="00775576" w:rsidP="00B70AF9">
      <w:pPr>
        <w:pStyle w:val="ListParagraph"/>
        <w:numPr>
          <w:ilvl w:val="0"/>
          <w:numId w:val="180"/>
        </w:numPr>
      </w:pPr>
      <w:r>
        <w:t>*distal phalanx of the big toe</w:t>
      </w:r>
    </w:p>
    <w:p w14:paraId="5FB8C164" w14:textId="77777777" w:rsidR="00775576" w:rsidRDefault="00775576" w:rsidP="00B70AF9">
      <w:pPr>
        <w:pStyle w:val="ListParagraph"/>
        <w:numPr>
          <w:ilvl w:val="0"/>
          <w:numId w:val="180"/>
        </w:numPr>
      </w:pPr>
      <w:r>
        <w:t>dorsal aspect of the base of the second metatarsal</w:t>
      </w:r>
    </w:p>
    <w:p w14:paraId="4DE00CF1" w14:textId="77777777" w:rsidR="00775576" w:rsidRDefault="00775576" w:rsidP="00B70AF9">
      <w:pPr>
        <w:pStyle w:val="ListParagraph"/>
        <w:numPr>
          <w:ilvl w:val="0"/>
          <w:numId w:val="180"/>
        </w:numPr>
      </w:pPr>
      <w:r>
        <w:t>base of the proximal phalanx of the big toe</w:t>
      </w:r>
    </w:p>
    <w:p w14:paraId="275D5DCF" w14:textId="77777777" w:rsidR="00775576" w:rsidRDefault="00775576" w:rsidP="00775576">
      <w:r>
        <w:t xml:space="preserve">Innervation: </w:t>
      </w:r>
    </w:p>
    <w:p w14:paraId="43E48306" w14:textId="77777777" w:rsidR="00775576" w:rsidRDefault="00775576" w:rsidP="00B70AF9">
      <w:pPr>
        <w:pStyle w:val="ListParagraph"/>
        <w:numPr>
          <w:ilvl w:val="0"/>
          <w:numId w:val="111"/>
        </w:numPr>
      </w:pPr>
      <w:r>
        <w:t>deep fibular (peroneal) nerve</w:t>
      </w:r>
    </w:p>
    <w:p w14:paraId="30835931" w14:textId="77777777" w:rsidR="00775576" w:rsidRDefault="00775576" w:rsidP="00B70AF9">
      <w:pPr>
        <w:pStyle w:val="ListParagraph"/>
        <w:numPr>
          <w:ilvl w:val="0"/>
          <w:numId w:val="111"/>
        </w:numPr>
      </w:pPr>
      <w:r>
        <w:t>superficial fibular nerve</w:t>
      </w:r>
    </w:p>
    <w:p w14:paraId="3A0188BD" w14:textId="77777777" w:rsidR="00775576" w:rsidRDefault="00775576" w:rsidP="00B70AF9">
      <w:pPr>
        <w:pStyle w:val="ListParagraph"/>
        <w:numPr>
          <w:ilvl w:val="0"/>
          <w:numId w:val="111"/>
        </w:numPr>
      </w:pPr>
      <w:r>
        <w:t>*tibial nerve</w:t>
      </w:r>
    </w:p>
    <w:p w14:paraId="67E78FA0" w14:textId="77777777" w:rsidR="00775576" w:rsidRDefault="00775576" w:rsidP="00B70AF9">
      <w:pPr>
        <w:pStyle w:val="ListParagraph"/>
        <w:numPr>
          <w:ilvl w:val="0"/>
          <w:numId w:val="111"/>
        </w:numPr>
      </w:pPr>
      <w:r>
        <w:t>medial plantar nerve</w:t>
      </w:r>
    </w:p>
    <w:p w14:paraId="397DEC94" w14:textId="77777777" w:rsidR="00775576" w:rsidRDefault="00775576" w:rsidP="00775576">
      <w:r>
        <w:t xml:space="preserve">Action: </w:t>
      </w:r>
    </w:p>
    <w:p w14:paraId="2EE9C27B" w14:textId="77777777" w:rsidR="00775576" w:rsidRDefault="00775576" w:rsidP="00B70AF9">
      <w:pPr>
        <w:pStyle w:val="ListParagraph"/>
        <w:numPr>
          <w:ilvl w:val="0"/>
          <w:numId w:val="179"/>
        </w:numPr>
      </w:pPr>
      <w:r>
        <w:t xml:space="preserve">*foot plantar flexion </w:t>
      </w:r>
    </w:p>
    <w:p w14:paraId="58D6C4EB" w14:textId="77777777" w:rsidR="00775576" w:rsidRDefault="00775576" w:rsidP="00B70AF9">
      <w:pPr>
        <w:pStyle w:val="ListParagraph"/>
        <w:numPr>
          <w:ilvl w:val="0"/>
          <w:numId w:val="179"/>
        </w:numPr>
      </w:pPr>
      <w:r>
        <w:t xml:space="preserve">*foot inversion </w:t>
      </w:r>
    </w:p>
    <w:p w14:paraId="424D5C37" w14:textId="77777777" w:rsidR="00775576" w:rsidRDefault="00775576" w:rsidP="00B70AF9">
      <w:pPr>
        <w:pStyle w:val="ListParagraph"/>
        <w:numPr>
          <w:ilvl w:val="0"/>
          <w:numId w:val="179"/>
        </w:numPr>
      </w:pPr>
      <w:r>
        <w:t>*big toe flexion</w:t>
      </w:r>
    </w:p>
    <w:p w14:paraId="2CD77296" w14:textId="77777777" w:rsidR="00775576" w:rsidRDefault="00775576" w:rsidP="00775576"/>
    <w:p w14:paraId="6053BEB4" w14:textId="77777777" w:rsidR="00775576" w:rsidRDefault="00775576" w:rsidP="00775576">
      <w:pPr>
        <w:pStyle w:val="Heading2"/>
      </w:pPr>
      <w:r>
        <w:t>Card ID: 6.61</w:t>
      </w:r>
    </w:p>
    <w:p w14:paraId="07C7F3E8" w14:textId="77777777" w:rsidR="00775576" w:rsidRDefault="00775576" w:rsidP="00775576">
      <w:r>
        <w:t>Image file: L1344_760245</w:t>
      </w:r>
    </w:p>
    <w:p w14:paraId="1CE4D011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6BD9095C" wp14:editId="0048F2D4">
            <wp:extent cx="1828800" cy="1196595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EC47" w14:textId="77777777" w:rsidR="00775576" w:rsidRDefault="00775576" w:rsidP="00775576">
      <w:pPr>
        <w:rPr>
          <w:ins w:id="84" w:author="Claire Copa" w:date="2026-07-16T09:23:00Z" w16du:dateUtc="2026-07-16T13:23:00Z"/>
        </w:rPr>
      </w:pPr>
      <w:r>
        <w:t xml:space="preserve">Title: </w:t>
      </w:r>
      <w:r w:rsidRPr="007615FB">
        <w:rPr>
          <w:highlight w:val="yellow"/>
        </w:rPr>
        <w:t>Extensor digitorum brevis</w:t>
      </w:r>
    </w:p>
    <w:p w14:paraId="048B19F1" w14:textId="77777777" w:rsidR="00775576" w:rsidRDefault="00775576" w:rsidP="00775576">
      <w:r>
        <w:t>Activity Interaction: select all that apply</w:t>
      </w:r>
    </w:p>
    <w:p w14:paraId="676EE43A" w14:textId="77777777" w:rsidR="00775576" w:rsidRDefault="00775576" w:rsidP="00775576">
      <w:r>
        <w:rPr>
          <w:b/>
        </w:rPr>
        <w:t>Back-of-Card Content:</w:t>
      </w:r>
    </w:p>
    <w:p w14:paraId="24366F52" w14:textId="77777777" w:rsidR="00775576" w:rsidRDefault="00775576" w:rsidP="00775576">
      <w:r>
        <w:t>Proximal insertion:</w:t>
      </w:r>
    </w:p>
    <w:p w14:paraId="575965FE" w14:textId="77777777" w:rsidR="00775576" w:rsidRDefault="00775576" w:rsidP="00B70AF9">
      <w:pPr>
        <w:pStyle w:val="ListParagraph"/>
        <w:numPr>
          <w:ilvl w:val="0"/>
          <w:numId w:val="178"/>
        </w:numPr>
      </w:pPr>
      <w:r>
        <w:t>*calcaneus</w:t>
      </w:r>
    </w:p>
    <w:p w14:paraId="1BAAACDF" w14:textId="77777777" w:rsidR="00775576" w:rsidRDefault="00775576" w:rsidP="00B70AF9">
      <w:pPr>
        <w:pStyle w:val="ListParagraph"/>
        <w:numPr>
          <w:ilvl w:val="0"/>
          <w:numId w:val="178"/>
        </w:numPr>
      </w:pPr>
      <w:r>
        <w:t>*extensor retinaculum</w:t>
      </w:r>
    </w:p>
    <w:p w14:paraId="7DB6BA8E" w14:textId="77777777" w:rsidR="00775576" w:rsidRDefault="00775576" w:rsidP="00B70AF9">
      <w:pPr>
        <w:pStyle w:val="ListParagraph"/>
        <w:numPr>
          <w:ilvl w:val="0"/>
          <w:numId w:val="178"/>
        </w:numPr>
      </w:pPr>
      <w:r>
        <w:t>anteromedial fibula shaft</w:t>
      </w:r>
    </w:p>
    <w:p w14:paraId="661FC7BB" w14:textId="77777777" w:rsidR="00775576" w:rsidRDefault="00775576" w:rsidP="00775576">
      <w:r>
        <w:t xml:space="preserve">Distal insertion: </w:t>
      </w:r>
    </w:p>
    <w:p w14:paraId="6C3E2B5F" w14:textId="77777777" w:rsidR="00775576" w:rsidRDefault="00775576" w:rsidP="00B70AF9">
      <w:pPr>
        <w:pStyle w:val="ListParagraph"/>
        <w:numPr>
          <w:ilvl w:val="0"/>
          <w:numId w:val="177"/>
        </w:numPr>
      </w:pPr>
      <w:r>
        <w:t>*base of the proximal phalanx of the big toe</w:t>
      </w:r>
    </w:p>
    <w:p w14:paraId="2812BE92" w14:textId="77777777" w:rsidR="00775576" w:rsidRDefault="00775576" w:rsidP="00B70AF9">
      <w:pPr>
        <w:pStyle w:val="ListParagraph"/>
        <w:numPr>
          <w:ilvl w:val="0"/>
          <w:numId w:val="177"/>
        </w:numPr>
      </w:pPr>
      <w:r>
        <w:t>*extensor expansions on toes two to five</w:t>
      </w:r>
    </w:p>
    <w:p w14:paraId="72259F9B" w14:textId="77777777" w:rsidR="00775576" w:rsidRDefault="00775576" w:rsidP="00B70AF9">
      <w:pPr>
        <w:pStyle w:val="ListParagraph"/>
        <w:numPr>
          <w:ilvl w:val="0"/>
          <w:numId w:val="177"/>
        </w:numPr>
      </w:pPr>
      <w:r>
        <w:t>extensor expansion over the first phalanx</w:t>
      </w:r>
    </w:p>
    <w:p w14:paraId="286902D5" w14:textId="77777777" w:rsidR="00775576" w:rsidRDefault="00775576" w:rsidP="00775576">
      <w:r>
        <w:t xml:space="preserve">Innervation: </w:t>
      </w:r>
    </w:p>
    <w:p w14:paraId="5F9E733A" w14:textId="77777777" w:rsidR="00775576" w:rsidRDefault="00775576" w:rsidP="00B70AF9">
      <w:pPr>
        <w:pStyle w:val="ListParagraph"/>
        <w:numPr>
          <w:ilvl w:val="0"/>
          <w:numId w:val="112"/>
        </w:numPr>
      </w:pPr>
      <w:r>
        <w:t xml:space="preserve">*posterior interosseous nerve </w:t>
      </w:r>
    </w:p>
    <w:p w14:paraId="5CB76DB5" w14:textId="77777777" w:rsidR="00775576" w:rsidRDefault="00775576" w:rsidP="00B70AF9">
      <w:pPr>
        <w:pStyle w:val="ListParagraph"/>
        <w:numPr>
          <w:ilvl w:val="0"/>
          <w:numId w:val="112"/>
        </w:numPr>
      </w:pPr>
      <w:r>
        <w:t>superficial fibular nerve</w:t>
      </w:r>
    </w:p>
    <w:p w14:paraId="03F89957" w14:textId="77777777" w:rsidR="00775576" w:rsidRDefault="00775576" w:rsidP="00B70AF9">
      <w:pPr>
        <w:pStyle w:val="ListParagraph"/>
        <w:numPr>
          <w:ilvl w:val="0"/>
          <w:numId w:val="112"/>
        </w:numPr>
      </w:pPr>
      <w:r>
        <w:t>tibial nerve</w:t>
      </w:r>
    </w:p>
    <w:p w14:paraId="731F5740" w14:textId="77777777" w:rsidR="00775576" w:rsidRDefault="00775576" w:rsidP="00B70AF9">
      <w:pPr>
        <w:pStyle w:val="ListParagraph"/>
        <w:numPr>
          <w:ilvl w:val="0"/>
          <w:numId w:val="112"/>
        </w:numPr>
      </w:pPr>
      <w:r>
        <w:t>medial plantar nerve</w:t>
      </w:r>
    </w:p>
    <w:p w14:paraId="14631861" w14:textId="77777777" w:rsidR="00775576" w:rsidRDefault="00775576" w:rsidP="00775576">
      <w:r>
        <w:t xml:space="preserve">Action: </w:t>
      </w:r>
    </w:p>
    <w:p w14:paraId="38AB0AE5" w14:textId="77777777" w:rsidR="00775576" w:rsidRDefault="00775576" w:rsidP="00B70AF9">
      <w:pPr>
        <w:pStyle w:val="ListParagraph"/>
        <w:numPr>
          <w:ilvl w:val="0"/>
          <w:numId w:val="122"/>
        </w:numPr>
      </w:pPr>
      <w:r>
        <w:t>*toes two to five extension</w:t>
      </w:r>
    </w:p>
    <w:p w14:paraId="14CDBBE0" w14:textId="77777777" w:rsidR="00775576" w:rsidRDefault="00775576" w:rsidP="00B70AF9">
      <w:pPr>
        <w:pStyle w:val="ListParagraph"/>
        <w:numPr>
          <w:ilvl w:val="0"/>
          <w:numId w:val="122"/>
        </w:numPr>
      </w:pPr>
      <w:r>
        <w:t>big toe extension</w:t>
      </w:r>
    </w:p>
    <w:p w14:paraId="33AD3B32" w14:textId="77777777" w:rsidR="00775576" w:rsidRDefault="00775576" w:rsidP="00B70AF9">
      <w:pPr>
        <w:pStyle w:val="ListParagraph"/>
        <w:numPr>
          <w:ilvl w:val="0"/>
          <w:numId w:val="122"/>
        </w:numPr>
      </w:pPr>
      <w:r>
        <w:t>supports the longitudinal arch</w:t>
      </w:r>
    </w:p>
    <w:p w14:paraId="17C4B732" w14:textId="77777777" w:rsidR="00775576" w:rsidRDefault="00775576" w:rsidP="00775576"/>
    <w:p w14:paraId="70B4BE52" w14:textId="77777777" w:rsidR="00775576" w:rsidRDefault="00775576" w:rsidP="00775576">
      <w:pPr>
        <w:pStyle w:val="Heading2"/>
      </w:pPr>
      <w:r>
        <w:t>Card ID: 6.62</w:t>
      </w:r>
    </w:p>
    <w:p w14:paraId="60F642BA" w14:textId="77777777" w:rsidR="00775576" w:rsidRDefault="00775576" w:rsidP="00775576">
      <w:r>
        <w:t>Image file: L1344_760246</w:t>
      </w:r>
    </w:p>
    <w:p w14:paraId="626ACBFC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099871C8" wp14:editId="3851B311">
            <wp:extent cx="1828800" cy="1196595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6A66" w14:textId="77777777" w:rsidR="00775576" w:rsidRDefault="00775576" w:rsidP="00775576">
      <w:pPr>
        <w:rPr>
          <w:ins w:id="85" w:author="Claire Copa" w:date="2026-07-16T09:23:00Z" w16du:dateUtc="2026-07-16T13:23:00Z"/>
        </w:rPr>
      </w:pPr>
      <w:r>
        <w:t xml:space="preserve">Title: </w:t>
      </w:r>
      <w:r w:rsidRPr="007615FB">
        <w:rPr>
          <w:highlight w:val="yellow"/>
        </w:rPr>
        <w:t>Extensor hallucis brevis</w:t>
      </w:r>
    </w:p>
    <w:p w14:paraId="149E9B75" w14:textId="77777777" w:rsidR="00775576" w:rsidRDefault="00775576" w:rsidP="00775576">
      <w:r>
        <w:t>Activity Interaction: select all that apply</w:t>
      </w:r>
    </w:p>
    <w:p w14:paraId="23BE8729" w14:textId="77777777" w:rsidR="00775576" w:rsidRDefault="00775576" w:rsidP="00775576">
      <w:r>
        <w:rPr>
          <w:b/>
        </w:rPr>
        <w:t>Back-of-Card Content:</w:t>
      </w:r>
    </w:p>
    <w:p w14:paraId="5F53F773" w14:textId="77777777" w:rsidR="00775576" w:rsidRDefault="00775576" w:rsidP="00775576">
      <w:r>
        <w:t xml:space="preserve">Proximal insertion: </w:t>
      </w:r>
    </w:p>
    <w:p w14:paraId="3348E286" w14:textId="77777777" w:rsidR="00775576" w:rsidRDefault="00775576" w:rsidP="00B70AF9">
      <w:pPr>
        <w:pStyle w:val="ListParagraph"/>
        <w:numPr>
          <w:ilvl w:val="0"/>
          <w:numId w:val="175"/>
        </w:numPr>
      </w:pPr>
      <w:r>
        <w:t>*calcaneus</w:t>
      </w:r>
    </w:p>
    <w:p w14:paraId="0E27102A" w14:textId="77777777" w:rsidR="00775576" w:rsidRDefault="00775576" w:rsidP="00B70AF9">
      <w:pPr>
        <w:pStyle w:val="ListParagraph"/>
        <w:numPr>
          <w:ilvl w:val="0"/>
          <w:numId w:val="175"/>
        </w:numPr>
      </w:pPr>
      <w:r>
        <w:t>posterior calcaneus</w:t>
      </w:r>
    </w:p>
    <w:p w14:paraId="0BA3DACD" w14:textId="77777777" w:rsidR="00775576" w:rsidRDefault="00775576" w:rsidP="00B70AF9">
      <w:pPr>
        <w:pStyle w:val="ListParagraph"/>
        <w:numPr>
          <w:ilvl w:val="0"/>
          <w:numId w:val="175"/>
        </w:numPr>
      </w:pPr>
      <w:r>
        <w:t>lateral cuneiform</w:t>
      </w:r>
    </w:p>
    <w:p w14:paraId="280D9F26" w14:textId="77777777" w:rsidR="00775576" w:rsidRDefault="00775576" w:rsidP="00B70AF9">
      <w:pPr>
        <w:pStyle w:val="ListParagraph"/>
        <w:numPr>
          <w:ilvl w:val="0"/>
          <w:numId w:val="175"/>
        </w:numPr>
      </w:pPr>
      <w:r>
        <w:t>cuboid bones</w:t>
      </w:r>
    </w:p>
    <w:p w14:paraId="2D9F42E2" w14:textId="77777777" w:rsidR="00775576" w:rsidRDefault="00775576" w:rsidP="00775576">
      <w:r>
        <w:t xml:space="preserve">Distal insertion: </w:t>
      </w:r>
    </w:p>
    <w:p w14:paraId="51D595EB" w14:textId="77777777" w:rsidR="00775576" w:rsidRDefault="00775576" w:rsidP="00B70AF9">
      <w:pPr>
        <w:pStyle w:val="ListParagraph"/>
        <w:numPr>
          <w:ilvl w:val="0"/>
          <w:numId w:val="176"/>
        </w:numPr>
      </w:pPr>
      <w:r>
        <w:t>*distal phalanx of the big toe</w:t>
      </w:r>
    </w:p>
    <w:p w14:paraId="09E52C98" w14:textId="77777777" w:rsidR="00775576" w:rsidRDefault="00775576" w:rsidP="00B70AF9">
      <w:pPr>
        <w:pStyle w:val="ListParagraph"/>
        <w:numPr>
          <w:ilvl w:val="0"/>
          <w:numId w:val="176"/>
        </w:numPr>
      </w:pPr>
      <w:r>
        <w:t>proximal phalanx of the big toe</w:t>
      </w:r>
    </w:p>
    <w:p w14:paraId="37EC7CFD" w14:textId="77777777" w:rsidR="00775576" w:rsidRDefault="00775576" w:rsidP="00B70AF9">
      <w:pPr>
        <w:pStyle w:val="ListParagraph"/>
        <w:numPr>
          <w:ilvl w:val="0"/>
          <w:numId w:val="176"/>
        </w:numPr>
      </w:pPr>
      <w:r>
        <w:t>lateral aspect of the proximal phalanx of the big toe</w:t>
      </w:r>
    </w:p>
    <w:p w14:paraId="0683D17A" w14:textId="77777777" w:rsidR="00775576" w:rsidRDefault="00775576" w:rsidP="00775576">
      <w:r>
        <w:t xml:space="preserve">Innervation: </w:t>
      </w:r>
    </w:p>
    <w:p w14:paraId="0A07E773" w14:textId="77777777" w:rsidR="00775576" w:rsidRDefault="00775576" w:rsidP="00B70AF9">
      <w:pPr>
        <w:pStyle w:val="ListParagraph"/>
        <w:numPr>
          <w:ilvl w:val="0"/>
          <w:numId w:val="113"/>
        </w:numPr>
      </w:pPr>
      <w:r>
        <w:t>*deep fibular (peroneal) nerve</w:t>
      </w:r>
    </w:p>
    <w:p w14:paraId="6C46EE1B" w14:textId="77777777" w:rsidR="00775576" w:rsidRDefault="00775576" w:rsidP="00B70AF9">
      <w:pPr>
        <w:pStyle w:val="ListParagraph"/>
        <w:numPr>
          <w:ilvl w:val="0"/>
          <w:numId w:val="113"/>
        </w:numPr>
      </w:pPr>
      <w:r>
        <w:t>superficial fibular nerve</w:t>
      </w:r>
    </w:p>
    <w:p w14:paraId="78297F03" w14:textId="77777777" w:rsidR="00775576" w:rsidRDefault="00775576" w:rsidP="00B70AF9">
      <w:pPr>
        <w:pStyle w:val="ListParagraph"/>
        <w:numPr>
          <w:ilvl w:val="0"/>
          <w:numId w:val="113"/>
        </w:numPr>
      </w:pPr>
      <w:r>
        <w:t>tibial nerve</w:t>
      </w:r>
    </w:p>
    <w:p w14:paraId="6AFA8402" w14:textId="77777777" w:rsidR="00775576" w:rsidRDefault="00775576" w:rsidP="00B70AF9">
      <w:pPr>
        <w:pStyle w:val="ListParagraph"/>
        <w:numPr>
          <w:ilvl w:val="0"/>
          <w:numId w:val="113"/>
        </w:numPr>
      </w:pPr>
      <w:r>
        <w:t>medial plantar nerve</w:t>
      </w:r>
    </w:p>
    <w:p w14:paraId="27A72C8D" w14:textId="77777777" w:rsidR="00775576" w:rsidRDefault="00775576" w:rsidP="00775576">
      <w:r>
        <w:t xml:space="preserve">Action: </w:t>
      </w:r>
    </w:p>
    <w:p w14:paraId="5364DF62" w14:textId="77777777" w:rsidR="00775576" w:rsidRDefault="00775576" w:rsidP="00B70AF9">
      <w:pPr>
        <w:pStyle w:val="ListParagraph"/>
        <w:numPr>
          <w:ilvl w:val="0"/>
          <w:numId w:val="174"/>
        </w:numPr>
      </w:pPr>
      <w:r>
        <w:t xml:space="preserve">*great toe extension </w:t>
      </w:r>
    </w:p>
    <w:p w14:paraId="5FDA9B5A" w14:textId="77777777" w:rsidR="00775576" w:rsidRDefault="00775576" w:rsidP="00B70AF9">
      <w:pPr>
        <w:pStyle w:val="ListParagraph"/>
        <w:numPr>
          <w:ilvl w:val="0"/>
          <w:numId w:val="174"/>
        </w:numPr>
      </w:pPr>
      <w:r>
        <w:t>great toe adduction</w:t>
      </w:r>
    </w:p>
    <w:p w14:paraId="6086A2FC" w14:textId="77777777" w:rsidR="00775576" w:rsidRDefault="00775576" w:rsidP="00B70AF9">
      <w:pPr>
        <w:pStyle w:val="ListParagraph"/>
        <w:numPr>
          <w:ilvl w:val="0"/>
          <w:numId w:val="174"/>
        </w:numPr>
      </w:pPr>
      <w:r>
        <w:t>great toe abduction</w:t>
      </w:r>
    </w:p>
    <w:p w14:paraId="28278ED7" w14:textId="77777777" w:rsidR="00775576" w:rsidRDefault="00775576" w:rsidP="00775576">
      <w:pPr>
        <w:pStyle w:val="Heading2"/>
      </w:pPr>
      <w:r>
        <w:t>Card ID: 6.63</w:t>
      </w:r>
    </w:p>
    <w:p w14:paraId="109F9A29" w14:textId="77777777" w:rsidR="00775576" w:rsidRDefault="00775576" w:rsidP="00775576">
      <w:r>
        <w:t>Image file: L1344_760247</w:t>
      </w:r>
    </w:p>
    <w:p w14:paraId="55E9D861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314F57E0" wp14:editId="4BEB0C95">
            <wp:extent cx="1828800" cy="1196595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F801" w14:textId="77777777" w:rsidR="00775576" w:rsidRDefault="00775576" w:rsidP="00775576">
      <w:pPr>
        <w:rPr>
          <w:ins w:id="86" w:author="Claire Copa" w:date="2026-07-16T09:23:00Z" w16du:dateUtc="2026-07-16T13:23:00Z"/>
        </w:rPr>
      </w:pPr>
      <w:r>
        <w:t xml:space="preserve">Title: </w:t>
      </w:r>
      <w:r w:rsidRPr="007E70B0">
        <w:rPr>
          <w:highlight w:val="yellow"/>
        </w:rPr>
        <w:t>Abductor hallucis</w:t>
      </w:r>
    </w:p>
    <w:p w14:paraId="4A1CEE04" w14:textId="77777777" w:rsidR="00775576" w:rsidRDefault="00775576" w:rsidP="00775576">
      <w:r>
        <w:t>Activity Interaction: select all that apply</w:t>
      </w:r>
    </w:p>
    <w:p w14:paraId="52E3FD5F" w14:textId="77777777" w:rsidR="00775576" w:rsidRDefault="00775576" w:rsidP="00775576">
      <w:r>
        <w:rPr>
          <w:b/>
        </w:rPr>
        <w:t>Back-of-Card Content:</w:t>
      </w:r>
    </w:p>
    <w:p w14:paraId="0F7C1143" w14:textId="77777777" w:rsidR="00775576" w:rsidRDefault="00775576" w:rsidP="00775576">
      <w:r>
        <w:t xml:space="preserve">Proximal insertion: </w:t>
      </w:r>
    </w:p>
    <w:p w14:paraId="25AEF276" w14:textId="77777777" w:rsidR="00775576" w:rsidRDefault="00775576" w:rsidP="00B70AF9">
      <w:pPr>
        <w:pStyle w:val="ListParagraph"/>
        <w:numPr>
          <w:ilvl w:val="0"/>
          <w:numId w:val="171"/>
        </w:numPr>
      </w:pPr>
      <w:r>
        <w:t>*calcaneal tuberosity</w:t>
      </w:r>
    </w:p>
    <w:p w14:paraId="43985868" w14:textId="77777777" w:rsidR="00775576" w:rsidRDefault="00775576" w:rsidP="00B70AF9">
      <w:pPr>
        <w:pStyle w:val="ListParagraph"/>
        <w:numPr>
          <w:ilvl w:val="0"/>
          <w:numId w:val="171"/>
        </w:numPr>
      </w:pPr>
      <w:r>
        <w:t>*flexor retinaculum</w:t>
      </w:r>
    </w:p>
    <w:p w14:paraId="468468D2" w14:textId="77777777" w:rsidR="00775576" w:rsidRDefault="00775576" w:rsidP="00B70AF9">
      <w:pPr>
        <w:pStyle w:val="ListParagraph"/>
        <w:numPr>
          <w:ilvl w:val="0"/>
          <w:numId w:val="171"/>
        </w:numPr>
      </w:pPr>
      <w:r>
        <w:t>ligament across the metatarsophalangeal joints</w:t>
      </w:r>
    </w:p>
    <w:p w14:paraId="60B60E5D" w14:textId="77777777" w:rsidR="00775576" w:rsidRDefault="00775576" w:rsidP="00775576">
      <w:r>
        <w:t xml:space="preserve">Distal insertion: </w:t>
      </w:r>
    </w:p>
    <w:p w14:paraId="4351E9F7" w14:textId="77777777" w:rsidR="00775576" w:rsidRDefault="00775576" w:rsidP="00B70AF9">
      <w:pPr>
        <w:pStyle w:val="ListParagraph"/>
        <w:numPr>
          <w:ilvl w:val="0"/>
          <w:numId w:val="172"/>
        </w:numPr>
      </w:pPr>
      <w:r>
        <w:t>*proximal phalanx of the big toe</w:t>
      </w:r>
    </w:p>
    <w:p w14:paraId="38897CF3" w14:textId="77777777" w:rsidR="00775576" w:rsidRDefault="00775576" w:rsidP="00B70AF9">
      <w:pPr>
        <w:pStyle w:val="ListParagraph"/>
        <w:numPr>
          <w:ilvl w:val="0"/>
          <w:numId w:val="172"/>
        </w:numPr>
      </w:pPr>
      <w:r>
        <w:t>distal phalanx of the big toe</w:t>
      </w:r>
    </w:p>
    <w:p w14:paraId="0D8B566A" w14:textId="77777777" w:rsidR="00775576" w:rsidRDefault="00775576" w:rsidP="00B70AF9">
      <w:pPr>
        <w:pStyle w:val="ListParagraph"/>
        <w:numPr>
          <w:ilvl w:val="0"/>
          <w:numId w:val="172"/>
        </w:numPr>
      </w:pPr>
      <w:r>
        <w:t>dorsal aspect of the base of the second metatarsal</w:t>
      </w:r>
    </w:p>
    <w:p w14:paraId="357ED5B5" w14:textId="77777777" w:rsidR="00775576" w:rsidRDefault="00775576" w:rsidP="00775576">
      <w:r>
        <w:t xml:space="preserve">Innervation: </w:t>
      </w:r>
    </w:p>
    <w:p w14:paraId="5DD9593E" w14:textId="77777777" w:rsidR="00775576" w:rsidRDefault="00775576" w:rsidP="00B70AF9">
      <w:pPr>
        <w:pStyle w:val="ListParagraph"/>
        <w:numPr>
          <w:ilvl w:val="0"/>
          <w:numId w:val="114"/>
        </w:numPr>
      </w:pPr>
      <w:r>
        <w:t>deep fibular (peroneal) nerve</w:t>
      </w:r>
    </w:p>
    <w:p w14:paraId="76418D37" w14:textId="77777777" w:rsidR="00775576" w:rsidRDefault="00775576" w:rsidP="00B70AF9">
      <w:pPr>
        <w:pStyle w:val="ListParagraph"/>
        <w:numPr>
          <w:ilvl w:val="0"/>
          <w:numId w:val="114"/>
        </w:numPr>
      </w:pPr>
      <w:r>
        <w:t>superficial fibular nerve</w:t>
      </w:r>
    </w:p>
    <w:p w14:paraId="4BD3742F" w14:textId="77777777" w:rsidR="00775576" w:rsidRDefault="00775576" w:rsidP="00B70AF9">
      <w:pPr>
        <w:pStyle w:val="ListParagraph"/>
        <w:numPr>
          <w:ilvl w:val="0"/>
          <w:numId w:val="114"/>
        </w:numPr>
      </w:pPr>
      <w:r>
        <w:t>tibial nerve</w:t>
      </w:r>
    </w:p>
    <w:p w14:paraId="0A1D1CFF" w14:textId="77777777" w:rsidR="00775576" w:rsidRDefault="00775576" w:rsidP="00B70AF9">
      <w:pPr>
        <w:pStyle w:val="ListParagraph"/>
        <w:numPr>
          <w:ilvl w:val="0"/>
          <w:numId w:val="114"/>
        </w:numPr>
      </w:pPr>
      <w:r>
        <w:t>*medial plantar nerve</w:t>
      </w:r>
    </w:p>
    <w:p w14:paraId="19EE2806" w14:textId="77777777" w:rsidR="00775576" w:rsidRDefault="00775576" w:rsidP="00775576">
      <w:r>
        <w:t xml:space="preserve">Action: </w:t>
      </w:r>
    </w:p>
    <w:p w14:paraId="6082294C" w14:textId="77777777" w:rsidR="00775576" w:rsidRDefault="00775576" w:rsidP="00B70AF9">
      <w:pPr>
        <w:pStyle w:val="ListParagraph"/>
        <w:numPr>
          <w:ilvl w:val="0"/>
          <w:numId w:val="173"/>
        </w:numPr>
      </w:pPr>
      <w:r>
        <w:t>*big toe abduction</w:t>
      </w:r>
    </w:p>
    <w:p w14:paraId="7C772E82" w14:textId="77777777" w:rsidR="00775576" w:rsidRDefault="00775576" w:rsidP="00B70AF9">
      <w:pPr>
        <w:pStyle w:val="ListParagraph"/>
        <w:numPr>
          <w:ilvl w:val="0"/>
          <w:numId w:val="173"/>
        </w:numPr>
      </w:pPr>
      <w:r>
        <w:t>big toe adduction</w:t>
      </w:r>
    </w:p>
    <w:p w14:paraId="034032A2" w14:textId="77777777" w:rsidR="00775576" w:rsidRDefault="00775576" w:rsidP="00B70AF9">
      <w:pPr>
        <w:pStyle w:val="ListParagraph"/>
        <w:numPr>
          <w:ilvl w:val="0"/>
          <w:numId w:val="173"/>
        </w:numPr>
      </w:pPr>
      <w:r>
        <w:t>big toe extension</w:t>
      </w:r>
    </w:p>
    <w:p w14:paraId="50E318A3" w14:textId="77777777" w:rsidR="00775576" w:rsidRDefault="00775576" w:rsidP="00775576"/>
    <w:p w14:paraId="3335105E" w14:textId="77777777" w:rsidR="00775576" w:rsidRDefault="00775576" w:rsidP="00775576">
      <w:pPr>
        <w:pStyle w:val="Heading2"/>
      </w:pPr>
      <w:r>
        <w:t>Card ID: 6.64</w:t>
      </w:r>
    </w:p>
    <w:p w14:paraId="15C1A6E4" w14:textId="77777777" w:rsidR="00775576" w:rsidRDefault="00775576" w:rsidP="00775576">
      <w:r>
        <w:t>Image file: L1344_760248</w:t>
      </w:r>
    </w:p>
    <w:p w14:paraId="412C29E8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134E92AA" wp14:editId="485D31C3">
            <wp:extent cx="1828800" cy="1196595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8225" w14:textId="77777777" w:rsidR="00775576" w:rsidRDefault="00775576" w:rsidP="00775576">
      <w:r>
        <w:t xml:space="preserve">Title: </w:t>
      </w:r>
      <w:r w:rsidRPr="007E70B0">
        <w:rPr>
          <w:highlight w:val="yellow"/>
        </w:rPr>
        <w:t>Flexor digitorum brevis</w:t>
      </w:r>
    </w:p>
    <w:p w14:paraId="699DAF9D" w14:textId="77777777" w:rsidR="00775576" w:rsidRDefault="00775576" w:rsidP="00775576">
      <w:r>
        <w:t>Activity Interaction: select all that apply</w:t>
      </w:r>
    </w:p>
    <w:p w14:paraId="616702A2" w14:textId="77777777" w:rsidR="00775576" w:rsidRDefault="00775576" w:rsidP="00775576">
      <w:r>
        <w:rPr>
          <w:b/>
        </w:rPr>
        <w:t>Back-of-Card Content:</w:t>
      </w:r>
    </w:p>
    <w:p w14:paraId="47DCF092" w14:textId="77777777" w:rsidR="00775576" w:rsidRDefault="00775576" w:rsidP="00775576">
      <w:r>
        <w:t xml:space="preserve">Proximal insertion: </w:t>
      </w:r>
    </w:p>
    <w:p w14:paraId="0205E437" w14:textId="77777777" w:rsidR="00775576" w:rsidRDefault="00775576" w:rsidP="00B70AF9">
      <w:pPr>
        <w:pStyle w:val="ListParagraph"/>
        <w:numPr>
          <w:ilvl w:val="0"/>
          <w:numId w:val="166"/>
        </w:numPr>
      </w:pPr>
      <w:r>
        <w:t>*calcaneal tuberosity</w:t>
      </w:r>
    </w:p>
    <w:p w14:paraId="3710B6EC" w14:textId="77777777" w:rsidR="00775576" w:rsidRDefault="00775576" w:rsidP="00B70AF9">
      <w:pPr>
        <w:pStyle w:val="ListParagraph"/>
        <w:numPr>
          <w:ilvl w:val="0"/>
          <w:numId w:val="166"/>
        </w:numPr>
      </w:pPr>
      <w:r>
        <w:t>flexor retinaculum</w:t>
      </w:r>
    </w:p>
    <w:p w14:paraId="17464445" w14:textId="77777777" w:rsidR="00775576" w:rsidRDefault="00775576" w:rsidP="00B70AF9">
      <w:pPr>
        <w:pStyle w:val="ListParagraph"/>
        <w:numPr>
          <w:ilvl w:val="0"/>
          <w:numId w:val="166"/>
        </w:numPr>
      </w:pPr>
      <w:r>
        <w:t>lateral malleolus</w:t>
      </w:r>
    </w:p>
    <w:p w14:paraId="7DB5CEF3" w14:textId="77777777" w:rsidR="00775576" w:rsidRDefault="00775576" w:rsidP="00775576">
      <w:r>
        <w:t xml:space="preserve">Distal insertion: </w:t>
      </w:r>
    </w:p>
    <w:p w14:paraId="42D12FD9" w14:textId="77777777" w:rsidR="00775576" w:rsidRDefault="00775576" w:rsidP="00B70AF9">
      <w:pPr>
        <w:pStyle w:val="ListParagraph"/>
        <w:numPr>
          <w:ilvl w:val="0"/>
          <w:numId w:val="168"/>
        </w:numPr>
      </w:pPr>
      <w:r>
        <w:t>*middle phalanx of toes two to four</w:t>
      </w:r>
    </w:p>
    <w:p w14:paraId="6E255D23" w14:textId="77777777" w:rsidR="00775576" w:rsidRDefault="00775576" w:rsidP="00B70AF9">
      <w:pPr>
        <w:pStyle w:val="ListParagraph"/>
        <w:numPr>
          <w:ilvl w:val="0"/>
          <w:numId w:val="168"/>
        </w:numPr>
      </w:pPr>
      <w:r>
        <w:t>dorsal aspect of the base of the second metatarsal</w:t>
      </w:r>
    </w:p>
    <w:p w14:paraId="2A730898" w14:textId="77777777" w:rsidR="00775576" w:rsidRDefault="00775576" w:rsidP="00B70AF9">
      <w:pPr>
        <w:pStyle w:val="ListParagraph"/>
        <w:numPr>
          <w:ilvl w:val="0"/>
          <w:numId w:val="168"/>
        </w:numPr>
        <w:tabs>
          <w:tab w:val="left" w:pos="1103"/>
        </w:tabs>
      </w:pPr>
      <w:r>
        <w:t>extensor expansion over the middle phalanx</w:t>
      </w:r>
    </w:p>
    <w:p w14:paraId="1A1D72E2" w14:textId="77777777" w:rsidR="00775576" w:rsidRDefault="00775576" w:rsidP="00775576">
      <w:r>
        <w:t xml:space="preserve">Innervation: </w:t>
      </w:r>
    </w:p>
    <w:p w14:paraId="76CCFC66" w14:textId="77777777" w:rsidR="00775576" w:rsidRDefault="00775576" w:rsidP="00B70AF9">
      <w:pPr>
        <w:pStyle w:val="ListParagraph"/>
        <w:numPr>
          <w:ilvl w:val="0"/>
          <w:numId w:val="147"/>
        </w:numPr>
      </w:pPr>
      <w:r>
        <w:t>fibular nerve</w:t>
      </w:r>
    </w:p>
    <w:p w14:paraId="30FBCD04" w14:textId="77777777" w:rsidR="00775576" w:rsidRDefault="00775576" w:rsidP="00B70AF9">
      <w:pPr>
        <w:pStyle w:val="ListParagraph"/>
        <w:numPr>
          <w:ilvl w:val="0"/>
          <w:numId w:val="147"/>
        </w:numPr>
      </w:pPr>
      <w:r>
        <w:t>tibial nerve from the anterior rami of S1-S2</w:t>
      </w:r>
    </w:p>
    <w:p w14:paraId="46F4E4F3" w14:textId="77777777" w:rsidR="00775576" w:rsidRDefault="00775576" w:rsidP="00B70AF9">
      <w:pPr>
        <w:pStyle w:val="ListParagraph"/>
        <w:numPr>
          <w:ilvl w:val="0"/>
          <w:numId w:val="147"/>
        </w:numPr>
      </w:pPr>
      <w:r>
        <w:t>superficial fibular nerve</w:t>
      </w:r>
      <w:r w:rsidRPr="005D654C">
        <w:t xml:space="preserve"> </w:t>
      </w:r>
    </w:p>
    <w:p w14:paraId="3C001798" w14:textId="77777777" w:rsidR="00775576" w:rsidRDefault="00775576" w:rsidP="00B70AF9">
      <w:pPr>
        <w:pStyle w:val="ListParagraph"/>
        <w:numPr>
          <w:ilvl w:val="0"/>
          <w:numId w:val="147"/>
        </w:numPr>
      </w:pPr>
      <w:r>
        <w:t>*superficial branch of the lateral plantar nerve</w:t>
      </w:r>
    </w:p>
    <w:p w14:paraId="6A95E979" w14:textId="77777777" w:rsidR="00775576" w:rsidRDefault="00775576" w:rsidP="00775576">
      <w:r>
        <w:t xml:space="preserve">Action: </w:t>
      </w:r>
    </w:p>
    <w:p w14:paraId="142ABD32" w14:textId="77777777" w:rsidR="00775576" w:rsidRDefault="00775576" w:rsidP="00B70AF9">
      <w:pPr>
        <w:pStyle w:val="ListParagraph"/>
        <w:numPr>
          <w:ilvl w:val="0"/>
          <w:numId w:val="167"/>
        </w:numPr>
      </w:pPr>
      <w:r>
        <w:t>*toes two to five flexion</w:t>
      </w:r>
    </w:p>
    <w:p w14:paraId="46A8F2C4" w14:textId="77777777" w:rsidR="00775576" w:rsidRDefault="00775576" w:rsidP="00B70AF9">
      <w:pPr>
        <w:pStyle w:val="ListParagraph"/>
        <w:numPr>
          <w:ilvl w:val="0"/>
          <w:numId w:val="167"/>
        </w:numPr>
      </w:pPr>
      <w:r>
        <w:t>provides joint stability</w:t>
      </w:r>
    </w:p>
    <w:p w14:paraId="5A762D9B" w14:textId="77777777" w:rsidR="00775576" w:rsidRDefault="00775576" w:rsidP="00B70AF9">
      <w:pPr>
        <w:pStyle w:val="ListParagraph"/>
        <w:numPr>
          <w:ilvl w:val="0"/>
          <w:numId w:val="167"/>
        </w:numPr>
      </w:pPr>
      <w:r>
        <w:t>supports longitudinal arch</w:t>
      </w:r>
    </w:p>
    <w:p w14:paraId="02C07C70" w14:textId="77777777" w:rsidR="00775576" w:rsidRDefault="00775576" w:rsidP="00775576"/>
    <w:p w14:paraId="2D728218" w14:textId="77777777" w:rsidR="00775576" w:rsidRDefault="00775576" w:rsidP="00775576">
      <w:pPr>
        <w:pStyle w:val="Heading2"/>
      </w:pPr>
      <w:r>
        <w:t>Card ID: 6.65</w:t>
      </w:r>
    </w:p>
    <w:p w14:paraId="1CF5AF69" w14:textId="77777777" w:rsidR="00775576" w:rsidRDefault="00775576" w:rsidP="00775576">
      <w:r>
        <w:t>Image file: L1344_760249</w:t>
      </w:r>
    </w:p>
    <w:p w14:paraId="18570DB6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3A4AF3E9" wp14:editId="687C04F6">
            <wp:extent cx="1828800" cy="1196595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5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CC4B" w14:textId="77777777" w:rsidR="00775576" w:rsidRDefault="00775576" w:rsidP="00775576">
      <w:pPr>
        <w:rPr>
          <w:ins w:id="87" w:author="Claire Copa" w:date="2026-07-16T09:23:00Z" w16du:dateUtc="2026-07-16T13:23:00Z"/>
        </w:rPr>
      </w:pPr>
      <w:r>
        <w:t xml:space="preserve">Title: </w:t>
      </w:r>
      <w:r w:rsidRPr="00C92349">
        <w:rPr>
          <w:highlight w:val="yellow"/>
        </w:rPr>
        <w:t>Abductor digiti minimi</w:t>
      </w:r>
    </w:p>
    <w:p w14:paraId="7F6B3687" w14:textId="77777777" w:rsidR="00775576" w:rsidRDefault="00775576" w:rsidP="00775576">
      <w:r>
        <w:t>Activity Interaction: select all that apply</w:t>
      </w:r>
    </w:p>
    <w:p w14:paraId="4F17DEB7" w14:textId="77777777" w:rsidR="00775576" w:rsidRDefault="00775576" w:rsidP="00775576">
      <w:r>
        <w:rPr>
          <w:b/>
        </w:rPr>
        <w:t>Back-of-Card Content:</w:t>
      </w:r>
    </w:p>
    <w:p w14:paraId="61C7EE1E" w14:textId="77777777" w:rsidR="00775576" w:rsidRDefault="00775576" w:rsidP="00775576">
      <w:r>
        <w:t xml:space="preserve">Proximal insertion: </w:t>
      </w:r>
    </w:p>
    <w:p w14:paraId="4E06D45B" w14:textId="77777777" w:rsidR="00775576" w:rsidRDefault="00775576" w:rsidP="00B70AF9">
      <w:pPr>
        <w:pStyle w:val="ListParagraph"/>
        <w:numPr>
          <w:ilvl w:val="0"/>
          <w:numId w:val="170"/>
        </w:numPr>
      </w:pPr>
      <w:r>
        <w:t>*calcaneal tuberosity</w:t>
      </w:r>
    </w:p>
    <w:p w14:paraId="770D90A1" w14:textId="77777777" w:rsidR="00775576" w:rsidRDefault="00775576" w:rsidP="00B70AF9">
      <w:pPr>
        <w:pStyle w:val="ListParagraph"/>
        <w:numPr>
          <w:ilvl w:val="0"/>
          <w:numId w:val="170"/>
        </w:numPr>
      </w:pPr>
      <w:r>
        <w:t>*flexor retinaculum</w:t>
      </w:r>
    </w:p>
    <w:p w14:paraId="5E726E11" w14:textId="77777777" w:rsidR="00775576" w:rsidRDefault="00775576" w:rsidP="00B70AF9">
      <w:pPr>
        <w:pStyle w:val="ListParagraph"/>
        <w:numPr>
          <w:ilvl w:val="0"/>
          <w:numId w:val="170"/>
        </w:numPr>
      </w:pPr>
      <w:r>
        <w:t>lateral malleolus</w:t>
      </w:r>
    </w:p>
    <w:p w14:paraId="66F56C7F" w14:textId="77777777" w:rsidR="00775576" w:rsidRDefault="00775576" w:rsidP="00775576">
      <w:r>
        <w:t xml:space="preserve">Distal insertion: </w:t>
      </w:r>
    </w:p>
    <w:p w14:paraId="70503AAC" w14:textId="77777777" w:rsidR="00775576" w:rsidRDefault="00775576" w:rsidP="00B70AF9">
      <w:pPr>
        <w:pStyle w:val="ListParagraph"/>
        <w:numPr>
          <w:ilvl w:val="0"/>
          <w:numId w:val="165"/>
        </w:numPr>
      </w:pPr>
      <w:r>
        <w:t>*proximal phalanx of the little toe</w:t>
      </w:r>
    </w:p>
    <w:p w14:paraId="50E7BFF6" w14:textId="77777777" w:rsidR="00775576" w:rsidRDefault="00775576" w:rsidP="00B70AF9">
      <w:pPr>
        <w:pStyle w:val="ListParagraph"/>
        <w:numPr>
          <w:ilvl w:val="0"/>
          <w:numId w:val="165"/>
        </w:numPr>
      </w:pPr>
      <w:r>
        <w:t>lateral calcaneus</w:t>
      </w:r>
    </w:p>
    <w:p w14:paraId="65BC145C" w14:textId="77777777" w:rsidR="00775576" w:rsidRDefault="00775576" w:rsidP="00B70AF9">
      <w:pPr>
        <w:pStyle w:val="ListParagraph"/>
        <w:numPr>
          <w:ilvl w:val="0"/>
          <w:numId w:val="165"/>
        </w:numPr>
      </w:pPr>
      <w:r>
        <w:t>sustentaculum tali</w:t>
      </w:r>
    </w:p>
    <w:p w14:paraId="7B65FF03" w14:textId="77777777" w:rsidR="00775576" w:rsidRDefault="00775576" w:rsidP="00775576">
      <w:r>
        <w:t xml:space="preserve">Innervation: </w:t>
      </w:r>
    </w:p>
    <w:p w14:paraId="12F4FE05" w14:textId="77777777" w:rsidR="00775576" w:rsidRDefault="00775576" w:rsidP="00B70AF9">
      <w:pPr>
        <w:pStyle w:val="ListParagraph"/>
        <w:numPr>
          <w:ilvl w:val="0"/>
          <w:numId w:val="115"/>
        </w:numPr>
      </w:pPr>
      <w:r>
        <w:t>deep fibular (peroneal) nerve</w:t>
      </w:r>
    </w:p>
    <w:p w14:paraId="5BC1B6E5" w14:textId="77777777" w:rsidR="00775576" w:rsidRDefault="00775576" w:rsidP="00B70AF9">
      <w:pPr>
        <w:pStyle w:val="ListParagraph"/>
        <w:numPr>
          <w:ilvl w:val="0"/>
          <w:numId w:val="115"/>
        </w:numPr>
      </w:pPr>
      <w:r>
        <w:t>superficial fibular nerve</w:t>
      </w:r>
    </w:p>
    <w:p w14:paraId="3192480F" w14:textId="77777777" w:rsidR="00775576" w:rsidRDefault="00775576" w:rsidP="00B70AF9">
      <w:pPr>
        <w:pStyle w:val="ListParagraph"/>
        <w:numPr>
          <w:ilvl w:val="0"/>
          <w:numId w:val="115"/>
        </w:numPr>
      </w:pPr>
      <w:r>
        <w:t>*</w:t>
      </w:r>
      <w:r w:rsidRPr="00C756B2">
        <w:t xml:space="preserve"> </w:t>
      </w:r>
      <w:r>
        <w:t>lateral plantar nerve</w:t>
      </w:r>
    </w:p>
    <w:p w14:paraId="53E32B42" w14:textId="77777777" w:rsidR="00775576" w:rsidRDefault="00775576" w:rsidP="00B70AF9">
      <w:pPr>
        <w:pStyle w:val="ListParagraph"/>
        <w:numPr>
          <w:ilvl w:val="0"/>
          <w:numId w:val="115"/>
        </w:numPr>
      </w:pPr>
      <w:r>
        <w:t>medial plantar nerve</w:t>
      </w:r>
    </w:p>
    <w:p w14:paraId="4CFF6B93" w14:textId="77777777" w:rsidR="00775576" w:rsidRDefault="00775576" w:rsidP="00775576">
      <w:r>
        <w:t xml:space="preserve">Action: </w:t>
      </w:r>
    </w:p>
    <w:p w14:paraId="7DCED61E" w14:textId="77777777" w:rsidR="00775576" w:rsidRDefault="00775576" w:rsidP="00B70AF9">
      <w:pPr>
        <w:pStyle w:val="ListParagraph"/>
        <w:numPr>
          <w:ilvl w:val="0"/>
          <w:numId w:val="164"/>
        </w:numPr>
      </w:pPr>
      <w:r>
        <w:t>*fifth toe abduction</w:t>
      </w:r>
    </w:p>
    <w:p w14:paraId="02F93670" w14:textId="77777777" w:rsidR="00775576" w:rsidRDefault="00775576" w:rsidP="00B70AF9">
      <w:pPr>
        <w:pStyle w:val="ListParagraph"/>
        <w:numPr>
          <w:ilvl w:val="0"/>
          <w:numId w:val="164"/>
        </w:numPr>
      </w:pPr>
      <w:r>
        <w:t>fifth toe flexion</w:t>
      </w:r>
    </w:p>
    <w:p w14:paraId="2DAA0BC7" w14:textId="77777777" w:rsidR="00775576" w:rsidRDefault="00775576" w:rsidP="00B70AF9">
      <w:pPr>
        <w:pStyle w:val="ListParagraph"/>
        <w:numPr>
          <w:ilvl w:val="0"/>
          <w:numId w:val="164"/>
        </w:numPr>
      </w:pPr>
      <w:r>
        <w:t>assists with ankle eversion</w:t>
      </w:r>
    </w:p>
    <w:p w14:paraId="6F92A7C3" w14:textId="77777777" w:rsidR="00775576" w:rsidRDefault="00775576" w:rsidP="00775576"/>
    <w:p w14:paraId="683AC5D8" w14:textId="77777777" w:rsidR="00775576" w:rsidRDefault="00775576" w:rsidP="00775576">
      <w:pPr>
        <w:pStyle w:val="Heading2"/>
      </w:pPr>
      <w:r>
        <w:t>Card ID: 6.66</w:t>
      </w:r>
    </w:p>
    <w:p w14:paraId="31C4DFCA" w14:textId="77777777" w:rsidR="00775576" w:rsidRDefault="00775576" w:rsidP="00775576">
      <w:r>
        <w:t>Image file: L1344_760250</w:t>
      </w:r>
    </w:p>
    <w:p w14:paraId="68CA0692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78D750F8" wp14:editId="774A20BE">
            <wp:extent cx="1828800" cy="1196595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061A" w14:textId="77777777" w:rsidR="00775576" w:rsidRDefault="00775576" w:rsidP="00775576">
      <w:pPr>
        <w:rPr>
          <w:ins w:id="88" w:author="Claire Copa" w:date="2026-07-16T09:23:00Z" w16du:dateUtc="2026-07-16T13:23:00Z"/>
        </w:rPr>
      </w:pPr>
      <w:r>
        <w:t xml:space="preserve">Title: </w:t>
      </w:r>
      <w:r w:rsidRPr="00C92349">
        <w:rPr>
          <w:highlight w:val="yellow"/>
        </w:rPr>
        <w:t>Lumbricals</w:t>
      </w:r>
    </w:p>
    <w:p w14:paraId="09D5DEFA" w14:textId="77777777" w:rsidR="00775576" w:rsidRDefault="00775576" w:rsidP="00775576">
      <w:r>
        <w:t>Activity Interaction: select all that apply</w:t>
      </w:r>
    </w:p>
    <w:p w14:paraId="6CD7D3E4" w14:textId="77777777" w:rsidR="00775576" w:rsidRDefault="00775576" w:rsidP="00775576">
      <w:r>
        <w:rPr>
          <w:b/>
        </w:rPr>
        <w:t>Back-of-Card Content:</w:t>
      </w:r>
    </w:p>
    <w:p w14:paraId="2EE8BF13" w14:textId="77777777" w:rsidR="00775576" w:rsidRDefault="00775576" w:rsidP="00775576">
      <w:r>
        <w:t xml:space="preserve">Proximal insertion: </w:t>
      </w:r>
    </w:p>
    <w:p w14:paraId="31F70F73" w14:textId="77777777" w:rsidR="00775576" w:rsidRDefault="00775576" w:rsidP="00B70AF9">
      <w:pPr>
        <w:pStyle w:val="ListParagraph"/>
        <w:numPr>
          <w:ilvl w:val="0"/>
          <w:numId w:val="162"/>
        </w:numPr>
      </w:pPr>
      <w:r>
        <w:t>*tendons of the flexor digitorum longus</w:t>
      </w:r>
    </w:p>
    <w:p w14:paraId="6E18768E" w14:textId="77777777" w:rsidR="00775576" w:rsidRDefault="00775576" w:rsidP="00B70AF9">
      <w:pPr>
        <w:pStyle w:val="ListParagraph"/>
        <w:numPr>
          <w:ilvl w:val="0"/>
          <w:numId w:val="162"/>
        </w:numPr>
      </w:pPr>
      <w:r>
        <w:t xml:space="preserve">distal one third of the fibula </w:t>
      </w:r>
    </w:p>
    <w:p w14:paraId="3B89263D" w14:textId="77777777" w:rsidR="00775576" w:rsidRDefault="00775576" w:rsidP="00B70AF9">
      <w:pPr>
        <w:pStyle w:val="ListParagraph"/>
        <w:numPr>
          <w:ilvl w:val="0"/>
          <w:numId w:val="162"/>
        </w:numPr>
      </w:pPr>
      <w:r>
        <w:t>lateral cuneiform</w:t>
      </w:r>
    </w:p>
    <w:p w14:paraId="178CC75B" w14:textId="77777777" w:rsidR="00775576" w:rsidRDefault="00775576" w:rsidP="00B70AF9">
      <w:pPr>
        <w:pStyle w:val="ListParagraph"/>
        <w:numPr>
          <w:ilvl w:val="0"/>
          <w:numId w:val="162"/>
        </w:numPr>
      </w:pPr>
      <w:r>
        <w:t>interosseous membrane</w:t>
      </w:r>
    </w:p>
    <w:p w14:paraId="0EC8B5B2" w14:textId="77777777" w:rsidR="00775576" w:rsidRDefault="00775576" w:rsidP="00775576">
      <w:r>
        <w:t xml:space="preserve">Distal insertion: </w:t>
      </w:r>
    </w:p>
    <w:p w14:paraId="44EF13A7" w14:textId="77777777" w:rsidR="00775576" w:rsidRDefault="00775576" w:rsidP="00B70AF9">
      <w:pPr>
        <w:pStyle w:val="ListParagraph"/>
        <w:numPr>
          <w:ilvl w:val="0"/>
          <w:numId w:val="163"/>
        </w:numPr>
      </w:pPr>
      <w:r>
        <w:t>*medial side of the proximal phalanx of toes two to five</w:t>
      </w:r>
    </w:p>
    <w:p w14:paraId="22D1CB08" w14:textId="77777777" w:rsidR="00775576" w:rsidRDefault="00775576" w:rsidP="00B70AF9">
      <w:pPr>
        <w:pStyle w:val="ListParagraph"/>
        <w:numPr>
          <w:ilvl w:val="0"/>
          <w:numId w:val="163"/>
        </w:numPr>
      </w:pPr>
      <w:r>
        <w:t>dorsal aspect of the base of the second metatarsal</w:t>
      </w:r>
    </w:p>
    <w:p w14:paraId="6566B1D1" w14:textId="77777777" w:rsidR="00775576" w:rsidRDefault="00775576" w:rsidP="00B70AF9">
      <w:pPr>
        <w:pStyle w:val="ListParagraph"/>
        <w:numPr>
          <w:ilvl w:val="0"/>
          <w:numId w:val="163"/>
        </w:numPr>
        <w:tabs>
          <w:tab w:val="left" w:pos="1103"/>
        </w:tabs>
      </w:pPr>
      <w:r>
        <w:t>extensor expansion over the first phalanx</w:t>
      </w:r>
    </w:p>
    <w:p w14:paraId="2FC09CCE" w14:textId="77777777" w:rsidR="00775576" w:rsidRDefault="00775576" w:rsidP="00775576">
      <w:r>
        <w:t>Innervation:</w:t>
      </w:r>
    </w:p>
    <w:p w14:paraId="0B4C6AAC" w14:textId="77777777" w:rsidR="00775576" w:rsidRDefault="00775576" w:rsidP="00B70AF9">
      <w:pPr>
        <w:pStyle w:val="ListParagraph"/>
        <w:numPr>
          <w:ilvl w:val="0"/>
          <w:numId w:val="116"/>
        </w:numPr>
      </w:pPr>
      <w:r>
        <w:t>deep fibular (peroneal) nerve</w:t>
      </w:r>
    </w:p>
    <w:p w14:paraId="0DA5082D" w14:textId="77777777" w:rsidR="00775576" w:rsidRDefault="00775576" w:rsidP="00B70AF9">
      <w:pPr>
        <w:pStyle w:val="ListParagraph"/>
        <w:numPr>
          <w:ilvl w:val="0"/>
          <w:numId w:val="116"/>
        </w:numPr>
      </w:pPr>
      <w:r>
        <w:t>superficial fibular nerve</w:t>
      </w:r>
    </w:p>
    <w:p w14:paraId="0F3768F6" w14:textId="77777777" w:rsidR="00775576" w:rsidRDefault="00775576" w:rsidP="00B70AF9">
      <w:pPr>
        <w:pStyle w:val="ListParagraph"/>
        <w:numPr>
          <w:ilvl w:val="0"/>
          <w:numId w:val="116"/>
        </w:numPr>
      </w:pPr>
      <w:r>
        <w:t>*</w:t>
      </w:r>
      <w:r w:rsidRPr="00C756B2">
        <w:t xml:space="preserve"> </w:t>
      </w:r>
      <w:r>
        <w:t>lateral plantar nerve</w:t>
      </w:r>
    </w:p>
    <w:p w14:paraId="5BC26B33" w14:textId="77777777" w:rsidR="00775576" w:rsidRDefault="00775576" w:rsidP="00B70AF9">
      <w:pPr>
        <w:pStyle w:val="ListParagraph"/>
        <w:numPr>
          <w:ilvl w:val="0"/>
          <w:numId w:val="116"/>
        </w:numPr>
      </w:pPr>
      <w:r>
        <w:t>*medial plantar nerve</w:t>
      </w:r>
    </w:p>
    <w:p w14:paraId="4C976875" w14:textId="77777777" w:rsidR="00775576" w:rsidRDefault="00775576" w:rsidP="00775576">
      <w:r>
        <w:t xml:space="preserve">Action: </w:t>
      </w:r>
    </w:p>
    <w:p w14:paraId="678F1DAE" w14:textId="77777777" w:rsidR="00775576" w:rsidRDefault="00775576" w:rsidP="00B70AF9">
      <w:pPr>
        <w:pStyle w:val="ListParagraph"/>
        <w:numPr>
          <w:ilvl w:val="0"/>
          <w:numId w:val="161"/>
        </w:numPr>
      </w:pPr>
      <w:r>
        <w:t>*metatarsophalangeal flexion</w:t>
      </w:r>
    </w:p>
    <w:p w14:paraId="7872797E" w14:textId="77777777" w:rsidR="00775576" w:rsidRDefault="00775576" w:rsidP="00B70AF9">
      <w:pPr>
        <w:pStyle w:val="ListParagraph"/>
        <w:numPr>
          <w:ilvl w:val="0"/>
          <w:numId w:val="161"/>
        </w:numPr>
      </w:pPr>
      <w:r>
        <w:t>*interphalangeal extension</w:t>
      </w:r>
    </w:p>
    <w:p w14:paraId="5AABDC72" w14:textId="77777777" w:rsidR="00775576" w:rsidRDefault="00775576" w:rsidP="00B70AF9">
      <w:pPr>
        <w:pStyle w:val="ListParagraph"/>
        <w:numPr>
          <w:ilvl w:val="0"/>
          <w:numId w:val="161"/>
        </w:numPr>
      </w:pPr>
      <w:r>
        <w:t>interphalangeal abduction</w:t>
      </w:r>
    </w:p>
    <w:p w14:paraId="0E34DD0E" w14:textId="77777777" w:rsidR="00775576" w:rsidRDefault="00775576" w:rsidP="00B70AF9">
      <w:pPr>
        <w:pStyle w:val="ListParagraph"/>
        <w:numPr>
          <w:ilvl w:val="0"/>
          <w:numId w:val="161"/>
        </w:numPr>
      </w:pPr>
      <w:r>
        <w:t>assists with foot eversion</w:t>
      </w:r>
    </w:p>
    <w:p w14:paraId="1D111B2F" w14:textId="77777777" w:rsidR="00775576" w:rsidRDefault="00775576" w:rsidP="00775576"/>
    <w:p w14:paraId="344C9D49" w14:textId="77777777" w:rsidR="00775576" w:rsidRDefault="00775576" w:rsidP="00775576">
      <w:pPr>
        <w:pStyle w:val="Heading2"/>
      </w:pPr>
      <w:r>
        <w:t>Card ID: 6.67</w:t>
      </w:r>
    </w:p>
    <w:p w14:paraId="7A3AD0BC" w14:textId="77777777" w:rsidR="00775576" w:rsidRDefault="00775576" w:rsidP="00775576">
      <w:r>
        <w:t>Image file: L1344_760251</w:t>
      </w:r>
    </w:p>
    <w:p w14:paraId="3D66A69F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71D71387" wp14:editId="631521A5">
            <wp:extent cx="1828800" cy="1196595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7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F203" w14:textId="77777777" w:rsidR="00775576" w:rsidRDefault="00775576" w:rsidP="00775576">
      <w:pPr>
        <w:rPr>
          <w:ins w:id="89" w:author="Claire Copa" w:date="2026-07-16T09:23:00Z" w16du:dateUtc="2026-07-16T13:23:00Z"/>
        </w:rPr>
      </w:pPr>
      <w:r>
        <w:t xml:space="preserve">Title: </w:t>
      </w:r>
      <w:r w:rsidRPr="00C92349">
        <w:rPr>
          <w:highlight w:val="yellow"/>
        </w:rPr>
        <w:t>Flexor hallucis brevis</w:t>
      </w:r>
    </w:p>
    <w:p w14:paraId="3FDB252C" w14:textId="77777777" w:rsidR="00775576" w:rsidRDefault="00775576" w:rsidP="00775576">
      <w:r>
        <w:t>Activity Interaction: select all that apply</w:t>
      </w:r>
    </w:p>
    <w:p w14:paraId="552DD8C8" w14:textId="77777777" w:rsidR="00775576" w:rsidRDefault="00775576" w:rsidP="00775576">
      <w:r>
        <w:rPr>
          <w:b/>
        </w:rPr>
        <w:t>Back-of-Card Content:</w:t>
      </w:r>
    </w:p>
    <w:p w14:paraId="5AE25BA7" w14:textId="77777777" w:rsidR="00775576" w:rsidRDefault="00775576" w:rsidP="00775576">
      <w:r>
        <w:t xml:space="preserve">Proximal insertion: </w:t>
      </w:r>
    </w:p>
    <w:p w14:paraId="38E2FE32" w14:textId="77777777" w:rsidR="00775576" w:rsidRDefault="00775576" w:rsidP="00B70AF9">
      <w:pPr>
        <w:pStyle w:val="ListParagraph"/>
        <w:numPr>
          <w:ilvl w:val="0"/>
          <w:numId w:val="160"/>
        </w:numPr>
      </w:pPr>
      <w:r>
        <w:t>*lateral cuneiform</w:t>
      </w:r>
    </w:p>
    <w:p w14:paraId="773E868C" w14:textId="77777777" w:rsidR="00775576" w:rsidRDefault="00775576" w:rsidP="00B70AF9">
      <w:pPr>
        <w:pStyle w:val="ListParagraph"/>
        <w:numPr>
          <w:ilvl w:val="0"/>
          <w:numId w:val="160"/>
        </w:numPr>
      </w:pPr>
      <w:r>
        <w:t>*cuboid bones</w:t>
      </w:r>
    </w:p>
    <w:p w14:paraId="34BCA684" w14:textId="77777777" w:rsidR="00775576" w:rsidRDefault="00775576" w:rsidP="00B70AF9">
      <w:pPr>
        <w:pStyle w:val="ListParagraph"/>
        <w:numPr>
          <w:ilvl w:val="0"/>
          <w:numId w:val="160"/>
        </w:numPr>
      </w:pPr>
      <w:r>
        <w:t>distal phalanx of the big toe</w:t>
      </w:r>
    </w:p>
    <w:p w14:paraId="444CE0F5" w14:textId="77777777" w:rsidR="00775576" w:rsidRDefault="00775576" w:rsidP="00B70AF9">
      <w:pPr>
        <w:pStyle w:val="ListParagraph"/>
        <w:numPr>
          <w:ilvl w:val="0"/>
          <w:numId w:val="160"/>
        </w:numPr>
      </w:pPr>
      <w:r>
        <w:t>dorsal aspect of the big toe</w:t>
      </w:r>
    </w:p>
    <w:p w14:paraId="545EEA06" w14:textId="77777777" w:rsidR="00775576" w:rsidRDefault="00775576" w:rsidP="00775576">
      <w:r>
        <w:t>Distal insertion:</w:t>
      </w:r>
    </w:p>
    <w:p w14:paraId="5844CBE8" w14:textId="77777777" w:rsidR="00775576" w:rsidRDefault="00775576" w:rsidP="00B70AF9">
      <w:pPr>
        <w:pStyle w:val="ListParagraph"/>
        <w:numPr>
          <w:ilvl w:val="0"/>
          <w:numId w:val="159"/>
        </w:numPr>
      </w:pPr>
      <w:r>
        <w:t>*base of the proximal phalanx of the big toe</w:t>
      </w:r>
    </w:p>
    <w:p w14:paraId="624F7A6A" w14:textId="77777777" w:rsidR="00775576" w:rsidRDefault="00775576" w:rsidP="00B70AF9">
      <w:pPr>
        <w:pStyle w:val="ListParagraph"/>
        <w:numPr>
          <w:ilvl w:val="0"/>
          <w:numId w:val="159"/>
        </w:numPr>
      </w:pPr>
      <w:r>
        <w:t>distal phalanx of the big toe</w:t>
      </w:r>
    </w:p>
    <w:p w14:paraId="1E182D5F" w14:textId="77777777" w:rsidR="00775576" w:rsidRDefault="00775576" w:rsidP="00B70AF9">
      <w:pPr>
        <w:pStyle w:val="ListParagraph"/>
        <w:numPr>
          <w:ilvl w:val="0"/>
          <w:numId w:val="159"/>
        </w:numPr>
      </w:pPr>
      <w:r>
        <w:t>dorsal aspect of the base of the second metatarsal</w:t>
      </w:r>
    </w:p>
    <w:p w14:paraId="20914877" w14:textId="77777777" w:rsidR="00775576" w:rsidRDefault="00775576" w:rsidP="00775576">
      <w:r>
        <w:t xml:space="preserve">Innervation: </w:t>
      </w:r>
    </w:p>
    <w:p w14:paraId="0095C47E" w14:textId="77777777" w:rsidR="00775576" w:rsidRDefault="00775576" w:rsidP="00B70AF9">
      <w:pPr>
        <w:pStyle w:val="ListParagraph"/>
        <w:numPr>
          <w:ilvl w:val="0"/>
          <w:numId w:val="117"/>
        </w:numPr>
      </w:pPr>
      <w:r>
        <w:t>deep fibular (peroneal) nerve</w:t>
      </w:r>
    </w:p>
    <w:p w14:paraId="0C9FBF4A" w14:textId="77777777" w:rsidR="00775576" w:rsidRDefault="00775576" w:rsidP="00B70AF9">
      <w:pPr>
        <w:pStyle w:val="ListParagraph"/>
        <w:numPr>
          <w:ilvl w:val="0"/>
          <w:numId w:val="117"/>
        </w:numPr>
      </w:pPr>
      <w:r>
        <w:t>superficial fibular nerve</w:t>
      </w:r>
    </w:p>
    <w:p w14:paraId="677A1F1F" w14:textId="77777777" w:rsidR="00775576" w:rsidRDefault="00775576" w:rsidP="00B70AF9">
      <w:pPr>
        <w:pStyle w:val="ListParagraph"/>
        <w:numPr>
          <w:ilvl w:val="0"/>
          <w:numId w:val="117"/>
        </w:numPr>
      </w:pPr>
      <w:r>
        <w:t>lateral plantar nerve</w:t>
      </w:r>
    </w:p>
    <w:p w14:paraId="5308D82B" w14:textId="77777777" w:rsidR="00775576" w:rsidRDefault="00775576" w:rsidP="00B70AF9">
      <w:pPr>
        <w:pStyle w:val="ListParagraph"/>
        <w:numPr>
          <w:ilvl w:val="0"/>
          <w:numId w:val="117"/>
        </w:numPr>
      </w:pPr>
      <w:r>
        <w:t>*medial plantar nerve</w:t>
      </w:r>
    </w:p>
    <w:p w14:paraId="1559BAFF" w14:textId="77777777" w:rsidR="00775576" w:rsidRDefault="00775576" w:rsidP="00775576">
      <w:r>
        <w:t xml:space="preserve">Action: </w:t>
      </w:r>
    </w:p>
    <w:p w14:paraId="2E678627" w14:textId="77777777" w:rsidR="00775576" w:rsidRDefault="00775576" w:rsidP="00B70AF9">
      <w:pPr>
        <w:pStyle w:val="ListParagraph"/>
        <w:numPr>
          <w:ilvl w:val="0"/>
          <w:numId w:val="157"/>
        </w:numPr>
      </w:pPr>
      <w:r>
        <w:t>*big toe flexion</w:t>
      </w:r>
    </w:p>
    <w:p w14:paraId="549264E0" w14:textId="77777777" w:rsidR="00775576" w:rsidRDefault="00775576" w:rsidP="00B70AF9">
      <w:pPr>
        <w:pStyle w:val="ListParagraph"/>
        <w:numPr>
          <w:ilvl w:val="0"/>
          <w:numId w:val="157"/>
        </w:numPr>
      </w:pPr>
      <w:r>
        <w:t xml:space="preserve">big toe abduction </w:t>
      </w:r>
    </w:p>
    <w:p w14:paraId="0F34D5FF" w14:textId="77777777" w:rsidR="00775576" w:rsidRDefault="00775576" w:rsidP="00B70AF9">
      <w:pPr>
        <w:pStyle w:val="ListParagraph"/>
        <w:numPr>
          <w:ilvl w:val="0"/>
          <w:numId w:val="157"/>
        </w:numPr>
      </w:pPr>
      <w:r>
        <w:t xml:space="preserve">big toe adduction </w:t>
      </w:r>
    </w:p>
    <w:p w14:paraId="79024B56" w14:textId="77777777" w:rsidR="00775576" w:rsidRDefault="00775576" w:rsidP="00B70AF9">
      <w:pPr>
        <w:pStyle w:val="ListParagraph"/>
        <w:numPr>
          <w:ilvl w:val="0"/>
          <w:numId w:val="157"/>
        </w:numPr>
      </w:pPr>
      <w:r>
        <w:t>big toe extension</w:t>
      </w:r>
    </w:p>
    <w:p w14:paraId="681108D1" w14:textId="77777777" w:rsidR="00775576" w:rsidRDefault="00775576" w:rsidP="00775576"/>
    <w:p w14:paraId="708C2D63" w14:textId="77777777" w:rsidR="00775576" w:rsidRDefault="00775576" w:rsidP="00775576">
      <w:pPr>
        <w:pStyle w:val="Heading2"/>
      </w:pPr>
      <w:r>
        <w:t>Card ID: 6.68</w:t>
      </w:r>
    </w:p>
    <w:p w14:paraId="4CB62BA5" w14:textId="77777777" w:rsidR="00775576" w:rsidRDefault="00775576" w:rsidP="00775576">
      <w:r>
        <w:t>Image file: L1344_760252</w:t>
      </w:r>
    </w:p>
    <w:p w14:paraId="03B53C60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3CB89DAB" wp14:editId="11858416">
            <wp:extent cx="1828800" cy="1196595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E3C6" w14:textId="77777777" w:rsidR="00775576" w:rsidRDefault="00775576" w:rsidP="00775576">
      <w:pPr>
        <w:rPr>
          <w:ins w:id="90" w:author="Claire Copa" w:date="2026-07-16T09:23:00Z" w16du:dateUtc="2026-07-16T13:23:00Z"/>
        </w:rPr>
      </w:pPr>
      <w:r>
        <w:t xml:space="preserve">Title: </w:t>
      </w:r>
      <w:r w:rsidRPr="00C92349">
        <w:rPr>
          <w:highlight w:val="yellow"/>
        </w:rPr>
        <w:t>Adductor hallucis</w:t>
      </w:r>
    </w:p>
    <w:p w14:paraId="740405E8" w14:textId="77777777" w:rsidR="00775576" w:rsidRDefault="00775576" w:rsidP="00775576">
      <w:r>
        <w:t>Activity Interaction: select all that apply</w:t>
      </w:r>
    </w:p>
    <w:p w14:paraId="59639376" w14:textId="77777777" w:rsidR="00775576" w:rsidRDefault="00775576" w:rsidP="00775576">
      <w:r>
        <w:rPr>
          <w:b/>
        </w:rPr>
        <w:t>Back-of-Card Content:</w:t>
      </w:r>
    </w:p>
    <w:p w14:paraId="5C1CEB36" w14:textId="77777777" w:rsidR="00775576" w:rsidRDefault="00775576" w:rsidP="00775576">
      <w:r>
        <w:t xml:space="preserve">Proximal insertion: </w:t>
      </w:r>
    </w:p>
    <w:p w14:paraId="5C784C2F" w14:textId="77777777" w:rsidR="00775576" w:rsidRDefault="00775576" w:rsidP="00B70AF9">
      <w:pPr>
        <w:pStyle w:val="ListParagraph"/>
        <w:numPr>
          <w:ilvl w:val="0"/>
          <w:numId w:val="158"/>
        </w:numPr>
      </w:pPr>
      <w:r>
        <w:t>*base of metatarsals two to four</w:t>
      </w:r>
    </w:p>
    <w:p w14:paraId="0E0F918D" w14:textId="77777777" w:rsidR="00775576" w:rsidRDefault="00775576" w:rsidP="00B70AF9">
      <w:pPr>
        <w:pStyle w:val="ListParagraph"/>
        <w:numPr>
          <w:ilvl w:val="0"/>
          <w:numId w:val="158"/>
        </w:numPr>
      </w:pPr>
      <w:r>
        <w:t>*fibularis longus tendon sheath</w:t>
      </w:r>
    </w:p>
    <w:p w14:paraId="064F85F9" w14:textId="77777777" w:rsidR="00775576" w:rsidRDefault="00775576" w:rsidP="00B70AF9">
      <w:pPr>
        <w:pStyle w:val="ListParagraph"/>
        <w:numPr>
          <w:ilvl w:val="0"/>
          <w:numId w:val="158"/>
        </w:numPr>
      </w:pPr>
      <w:r>
        <w:t>*ligament across the metatarsophalangeal joints</w:t>
      </w:r>
    </w:p>
    <w:p w14:paraId="33D35A54" w14:textId="77777777" w:rsidR="00775576" w:rsidRDefault="00775576" w:rsidP="00775576">
      <w:r>
        <w:t xml:space="preserve">Distal insertion: </w:t>
      </w:r>
    </w:p>
    <w:p w14:paraId="4E3D1D2F" w14:textId="77777777" w:rsidR="00775576" w:rsidRDefault="00775576" w:rsidP="00B70AF9">
      <w:pPr>
        <w:pStyle w:val="ListParagraph"/>
        <w:numPr>
          <w:ilvl w:val="0"/>
          <w:numId w:val="159"/>
        </w:numPr>
      </w:pPr>
      <w:r>
        <w:t>*base of the proximal phalanx of the big toe</w:t>
      </w:r>
    </w:p>
    <w:p w14:paraId="199577A8" w14:textId="77777777" w:rsidR="00775576" w:rsidRDefault="00775576" w:rsidP="00B70AF9">
      <w:pPr>
        <w:pStyle w:val="ListParagraph"/>
        <w:numPr>
          <w:ilvl w:val="0"/>
          <w:numId w:val="159"/>
        </w:numPr>
      </w:pPr>
      <w:r>
        <w:t>distal phalanx of the big toe</w:t>
      </w:r>
    </w:p>
    <w:p w14:paraId="161C2ADF" w14:textId="77777777" w:rsidR="00775576" w:rsidRDefault="00775576" w:rsidP="00B70AF9">
      <w:pPr>
        <w:pStyle w:val="ListParagraph"/>
        <w:numPr>
          <w:ilvl w:val="0"/>
          <w:numId w:val="159"/>
        </w:numPr>
      </w:pPr>
      <w:r>
        <w:t>dorsal aspect of the base of the second metatarsal</w:t>
      </w:r>
    </w:p>
    <w:p w14:paraId="51A56163" w14:textId="77777777" w:rsidR="00775576" w:rsidRDefault="00775576" w:rsidP="00775576">
      <w:r>
        <w:t xml:space="preserve">Innervation: </w:t>
      </w:r>
    </w:p>
    <w:p w14:paraId="5095EB88" w14:textId="77777777" w:rsidR="00775576" w:rsidRDefault="00775576" w:rsidP="00B70AF9">
      <w:pPr>
        <w:pStyle w:val="ListParagraph"/>
        <w:numPr>
          <w:ilvl w:val="0"/>
          <w:numId w:val="118"/>
        </w:numPr>
      </w:pPr>
      <w:r>
        <w:t>deep fibular (peroneal) nerve</w:t>
      </w:r>
    </w:p>
    <w:p w14:paraId="22798EB5" w14:textId="77777777" w:rsidR="00775576" w:rsidRDefault="00775576" w:rsidP="00B70AF9">
      <w:pPr>
        <w:pStyle w:val="ListParagraph"/>
        <w:numPr>
          <w:ilvl w:val="0"/>
          <w:numId w:val="118"/>
        </w:numPr>
      </w:pPr>
      <w:r>
        <w:t>superficial fibular nerve</w:t>
      </w:r>
    </w:p>
    <w:p w14:paraId="2C64887A" w14:textId="77777777" w:rsidR="00775576" w:rsidRDefault="00775576" w:rsidP="00B70AF9">
      <w:pPr>
        <w:pStyle w:val="ListParagraph"/>
        <w:numPr>
          <w:ilvl w:val="0"/>
          <w:numId w:val="118"/>
        </w:numPr>
      </w:pPr>
      <w:r>
        <w:t>*</w:t>
      </w:r>
      <w:r w:rsidRPr="00C756B2">
        <w:t xml:space="preserve"> </w:t>
      </w:r>
      <w:r>
        <w:t>lateral plantar nerve</w:t>
      </w:r>
    </w:p>
    <w:p w14:paraId="27D4782E" w14:textId="77777777" w:rsidR="00775576" w:rsidRDefault="00775576" w:rsidP="00B70AF9">
      <w:pPr>
        <w:pStyle w:val="ListParagraph"/>
        <w:numPr>
          <w:ilvl w:val="0"/>
          <w:numId w:val="118"/>
        </w:numPr>
      </w:pPr>
      <w:r>
        <w:t>medial plantar nerve</w:t>
      </w:r>
    </w:p>
    <w:p w14:paraId="1D13379B" w14:textId="77777777" w:rsidR="00775576" w:rsidRDefault="00775576" w:rsidP="00775576">
      <w:r>
        <w:t xml:space="preserve">Action: </w:t>
      </w:r>
    </w:p>
    <w:p w14:paraId="0549064F" w14:textId="77777777" w:rsidR="00775576" w:rsidRDefault="00775576" w:rsidP="00B70AF9">
      <w:pPr>
        <w:pStyle w:val="ListParagraph"/>
        <w:numPr>
          <w:ilvl w:val="0"/>
          <w:numId w:val="169"/>
        </w:numPr>
      </w:pPr>
      <w:r>
        <w:t>big toe flexion</w:t>
      </w:r>
    </w:p>
    <w:p w14:paraId="5D83C5BC" w14:textId="77777777" w:rsidR="00775576" w:rsidRDefault="00775576" w:rsidP="00B70AF9">
      <w:pPr>
        <w:pStyle w:val="ListParagraph"/>
        <w:numPr>
          <w:ilvl w:val="0"/>
          <w:numId w:val="169"/>
        </w:numPr>
      </w:pPr>
      <w:r>
        <w:t xml:space="preserve">big toe abduction </w:t>
      </w:r>
    </w:p>
    <w:p w14:paraId="2345B09D" w14:textId="77777777" w:rsidR="00775576" w:rsidRDefault="00775576" w:rsidP="00B70AF9">
      <w:pPr>
        <w:pStyle w:val="ListParagraph"/>
        <w:numPr>
          <w:ilvl w:val="0"/>
          <w:numId w:val="169"/>
        </w:numPr>
      </w:pPr>
      <w:r>
        <w:t xml:space="preserve">*big toe adduction </w:t>
      </w:r>
    </w:p>
    <w:p w14:paraId="43953F6A" w14:textId="77777777" w:rsidR="00775576" w:rsidRDefault="00775576" w:rsidP="00B70AF9">
      <w:pPr>
        <w:pStyle w:val="ListParagraph"/>
        <w:numPr>
          <w:ilvl w:val="0"/>
          <w:numId w:val="169"/>
        </w:numPr>
      </w:pPr>
      <w:r>
        <w:t>big toe extension</w:t>
      </w:r>
    </w:p>
    <w:p w14:paraId="4FAEB12E" w14:textId="77777777" w:rsidR="00775576" w:rsidRDefault="00775576" w:rsidP="00775576">
      <w:pPr>
        <w:pStyle w:val="Heading2"/>
      </w:pPr>
      <w:r>
        <w:t>Card ID: 6.69</w:t>
      </w:r>
    </w:p>
    <w:p w14:paraId="7BD00C39" w14:textId="77777777" w:rsidR="00775576" w:rsidRDefault="00775576" w:rsidP="00775576">
      <w:r>
        <w:t>Image file: L1344_760253</w:t>
      </w:r>
    </w:p>
    <w:p w14:paraId="7771D0BA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4A290719" wp14:editId="23023262">
            <wp:extent cx="1828800" cy="1196595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70AB" w14:textId="77777777" w:rsidR="00775576" w:rsidRDefault="00775576" w:rsidP="00775576">
      <w:pPr>
        <w:rPr>
          <w:ins w:id="91" w:author="Claire Copa" w:date="2026-07-16T09:23:00Z" w16du:dateUtc="2026-07-16T13:23:00Z"/>
        </w:rPr>
      </w:pPr>
      <w:r>
        <w:t xml:space="preserve">Title: </w:t>
      </w:r>
      <w:r w:rsidRPr="005D654C">
        <w:rPr>
          <w:highlight w:val="yellow"/>
        </w:rPr>
        <w:t>Flexor digiti minimi brevis</w:t>
      </w:r>
    </w:p>
    <w:p w14:paraId="092C4F21" w14:textId="77777777" w:rsidR="00775576" w:rsidRDefault="00775576" w:rsidP="00775576">
      <w:r>
        <w:t>Activity Interaction: select all that apply</w:t>
      </w:r>
    </w:p>
    <w:p w14:paraId="03E453E6" w14:textId="77777777" w:rsidR="00775576" w:rsidRDefault="00775576" w:rsidP="00775576">
      <w:r>
        <w:rPr>
          <w:b/>
        </w:rPr>
        <w:t>Back-of-Card Content:</w:t>
      </w:r>
    </w:p>
    <w:p w14:paraId="697346CA" w14:textId="77777777" w:rsidR="00775576" w:rsidRDefault="00775576" w:rsidP="00775576">
      <w:r>
        <w:t xml:space="preserve">Proximal insertion: </w:t>
      </w:r>
    </w:p>
    <w:p w14:paraId="066FA1FB" w14:textId="77777777" w:rsidR="00775576" w:rsidRDefault="00775576" w:rsidP="00B70AF9">
      <w:pPr>
        <w:pStyle w:val="ListParagraph"/>
        <w:numPr>
          <w:ilvl w:val="0"/>
          <w:numId w:val="155"/>
        </w:numPr>
      </w:pPr>
      <w:r>
        <w:t>*base of the fifth metatarsal</w:t>
      </w:r>
    </w:p>
    <w:p w14:paraId="03A5D18F" w14:textId="77777777" w:rsidR="00775576" w:rsidRDefault="00775576" w:rsidP="00B70AF9">
      <w:pPr>
        <w:pStyle w:val="ListParagraph"/>
        <w:numPr>
          <w:ilvl w:val="0"/>
          <w:numId w:val="155"/>
        </w:numPr>
      </w:pPr>
      <w:r>
        <w:t>*tendon sheath of the fibularis longus</w:t>
      </w:r>
    </w:p>
    <w:p w14:paraId="0B651758" w14:textId="77777777" w:rsidR="00775576" w:rsidRDefault="00775576" w:rsidP="00B70AF9">
      <w:pPr>
        <w:pStyle w:val="ListParagraph"/>
        <w:numPr>
          <w:ilvl w:val="0"/>
          <w:numId w:val="155"/>
        </w:numPr>
      </w:pPr>
      <w:r>
        <w:t>posterior calcaneus</w:t>
      </w:r>
    </w:p>
    <w:p w14:paraId="403D4DE1" w14:textId="77777777" w:rsidR="00775576" w:rsidRDefault="00775576" w:rsidP="00775576">
      <w:r>
        <w:t xml:space="preserve">Distal insertion: </w:t>
      </w:r>
    </w:p>
    <w:p w14:paraId="0AE19273" w14:textId="77777777" w:rsidR="00775576" w:rsidRDefault="00775576" w:rsidP="00B70AF9">
      <w:pPr>
        <w:pStyle w:val="ListParagraph"/>
        <w:numPr>
          <w:ilvl w:val="0"/>
          <w:numId w:val="156"/>
        </w:numPr>
      </w:pPr>
      <w:r>
        <w:t>*base of the proximal phalanx of the little toe</w:t>
      </w:r>
    </w:p>
    <w:p w14:paraId="0ABBF3DD" w14:textId="77777777" w:rsidR="00775576" w:rsidRDefault="00775576" w:rsidP="00B70AF9">
      <w:pPr>
        <w:pStyle w:val="ListParagraph"/>
        <w:numPr>
          <w:ilvl w:val="0"/>
          <w:numId w:val="156"/>
        </w:numPr>
      </w:pPr>
      <w:r>
        <w:t>extensor expansion over the first phalanx</w:t>
      </w:r>
    </w:p>
    <w:p w14:paraId="67870D98" w14:textId="77777777" w:rsidR="00775576" w:rsidRDefault="00775576" w:rsidP="00B70AF9">
      <w:pPr>
        <w:pStyle w:val="ListParagraph"/>
        <w:numPr>
          <w:ilvl w:val="0"/>
          <w:numId w:val="156"/>
        </w:numPr>
      </w:pPr>
      <w:r>
        <w:t>sides of the metatarsals</w:t>
      </w:r>
      <w:r>
        <w:tab/>
      </w:r>
    </w:p>
    <w:p w14:paraId="432175C8" w14:textId="77777777" w:rsidR="00775576" w:rsidRDefault="00775576" w:rsidP="00775576">
      <w:r>
        <w:t>Innervation:</w:t>
      </w:r>
    </w:p>
    <w:p w14:paraId="75B05344" w14:textId="77777777" w:rsidR="00775576" w:rsidRDefault="00775576" w:rsidP="00B70AF9">
      <w:pPr>
        <w:pStyle w:val="ListParagraph"/>
        <w:numPr>
          <w:ilvl w:val="0"/>
          <w:numId w:val="148"/>
        </w:numPr>
      </w:pPr>
      <w:r>
        <w:t>deep fibular (peroneal) nerve</w:t>
      </w:r>
    </w:p>
    <w:p w14:paraId="08776133" w14:textId="77777777" w:rsidR="00775576" w:rsidRDefault="00775576" w:rsidP="00B70AF9">
      <w:pPr>
        <w:pStyle w:val="ListParagraph"/>
        <w:numPr>
          <w:ilvl w:val="0"/>
          <w:numId w:val="148"/>
        </w:numPr>
      </w:pPr>
      <w:r>
        <w:t>superficial fibular nerve</w:t>
      </w:r>
    </w:p>
    <w:p w14:paraId="66D8A0FD" w14:textId="77777777" w:rsidR="00775576" w:rsidRDefault="00775576" w:rsidP="00B70AF9">
      <w:pPr>
        <w:pStyle w:val="ListParagraph"/>
        <w:numPr>
          <w:ilvl w:val="0"/>
          <w:numId w:val="148"/>
        </w:numPr>
      </w:pPr>
      <w:r>
        <w:t>*</w:t>
      </w:r>
      <w:r w:rsidRPr="00C756B2">
        <w:t xml:space="preserve"> </w:t>
      </w:r>
      <w:r>
        <w:t>lateral plantar nerve</w:t>
      </w:r>
    </w:p>
    <w:p w14:paraId="1FA50458" w14:textId="77777777" w:rsidR="00775576" w:rsidRDefault="00775576" w:rsidP="00B70AF9">
      <w:pPr>
        <w:pStyle w:val="ListParagraph"/>
        <w:numPr>
          <w:ilvl w:val="0"/>
          <w:numId w:val="148"/>
        </w:numPr>
      </w:pPr>
      <w:r>
        <w:t>medial plantar nerve</w:t>
      </w:r>
    </w:p>
    <w:p w14:paraId="18A4762B" w14:textId="77777777" w:rsidR="00775576" w:rsidRDefault="00775576" w:rsidP="00775576">
      <w:r>
        <w:t xml:space="preserve">Action: </w:t>
      </w:r>
    </w:p>
    <w:p w14:paraId="78560D0F" w14:textId="77777777" w:rsidR="00775576" w:rsidRDefault="00775576" w:rsidP="00B70AF9">
      <w:pPr>
        <w:pStyle w:val="ListParagraph"/>
        <w:numPr>
          <w:ilvl w:val="0"/>
          <w:numId w:val="154"/>
        </w:numPr>
      </w:pPr>
      <w:r>
        <w:t>*small toe flexion</w:t>
      </w:r>
    </w:p>
    <w:p w14:paraId="183FF68E" w14:textId="77777777" w:rsidR="00775576" w:rsidRDefault="00775576" w:rsidP="00B70AF9">
      <w:pPr>
        <w:pStyle w:val="ListParagraph"/>
        <w:numPr>
          <w:ilvl w:val="0"/>
          <w:numId w:val="154"/>
        </w:numPr>
      </w:pPr>
      <w:r>
        <w:t>small toe abduction</w:t>
      </w:r>
    </w:p>
    <w:p w14:paraId="68E27409" w14:textId="77777777" w:rsidR="00775576" w:rsidRDefault="00775576" w:rsidP="00B70AF9">
      <w:pPr>
        <w:pStyle w:val="ListParagraph"/>
        <w:numPr>
          <w:ilvl w:val="0"/>
          <w:numId w:val="154"/>
        </w:numPr>
      </w:pPr>
      <w:r>
        <w:t>small toe adduction</w:t>
      </w:r>
    </w:p>
    <w:p w14:paraId="528A5DED" w14:textId="77777777" w:rsidR="00775576" w:rsidRDefault="00775576" w:rsidP="00775576">
      <w:pPr>
        <w:pStyle w:val="Heading2"/>
      </w:pPr>
      <w:r>
        <w:t>Card ID: 6.70</w:t>
      </w:r>
    </w:p>
    <w:p w14:paraId="21423314" w14:textId="77777777" w:rsidR="00775576" w:rsidRDefault="00775576" w:rsidP="00775576">
      <w:r>
        <w:t>Image file: L1344_760254</w:t>
      </w:r>
    </w:p>
    <w:p w14:paraId="03AE41EA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2653AD73" wp14:editId="7331D211">
            <wp:extent cx="1828800" cy="1196595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7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5199" w14:textId="77777777" w:rsidR="00775576" w:rsidRDefault="00775576" w:rsidP="00775576">
      <w:pPr>
        <w:rPr>
          <w:ins w:id="92" w:author="Claire Copa" w:date="2026-07-16T09:23:00Z" w16du:dateUtc="2026-07-16T13:23:00Z"/>
        </w:rPr>
      </w:pPr>
      <w:r>
        <w:t xml:space="preserve">Title: </w:t>
      </w:r>
      <w:r w:rsidRPr="005D654C">
        <w:rPr>
          <w:highlight w:val="yellow"/>
        </w:rPr>
        <w:t>Dorsal interossei</w:t>
      </w:r>
    </w:p>
    <w:p w14:paraId="18FE3F23" w14:textId="77777777" w:rsidR="00775576" w:rsidRDefault="00775576" w:rsidP="00775576">
      <w:r>
        <w:t>Activity Interaction: select all that apply</w:t>
      </w:r>
    </w:p>
    <w:p w14:paraId="6CC8F269" w14:textId="77777777" w:rsidR="00775576" w:rsidRDefault="00775576" w:rsidP="00775576">
      <w:r>
        <w:rPr>
          <w:b/>
        </w:rPr>
        <w:t>Back-of-Card Content:</w:t>
      </w:r>
    </w:p>
    <w:p w14:paraId="74089808" w14:textId="77777777" w:rsidR="00775576" w:rsidRDefault="00775576" w:rsidP="00775576">
      <w:r>
        <w:t xml:space="preserve">Proximal insertion: </w:t>
      </w:r>
    </w:p>
    <w:p w14:paraId="08BD6EB5" w14:textId="77777777" w:rsidR="00775576" w:rsidRDefault="00775576" w:rsidP="00B70AF9">
      <w:pPr>
        <w:pStyle w:val="ListParagraph"/>
        <w:numPr>
          <w:ilvl w:val="0"/>
          <w:numId w:val="152"/>
        </w:numPr>
        <w:tabs>
          <w:tab w:val="left" w:pos="2605"/>
        </w:tabs>
      </w:pPr>
      <w:r>
        <w:t>*sides of the metatarsals</w:t>
      </w:r>
      <w:r>
        <w:tab/>
      </w:r>
    </w:p>
    <w:p w14:paraId="664CDCB6" w14:textId="77777777" w:rsidR="00775576" w:rsidRDefault="00775576" w:rsidP="00B70AF9">
      <w:pPr>
        <w:pStyle w:val="ListParagraph"/>
        <w:numPr>
          <w:ilvl w:val="0"/>
          <w:numId w:val="152"/>
        </w:numPr>
        <w:tabs>
          <w:tab w:val="left" w:pos="2605"/>
        </w:tabs>
      </w:pPr>
      <w:r>
        <w:t>base of the fifth metatarsal</w:t>
      </w:r>
    </w:p>
    <w:p w14:paraId="2DBC0C7B" w14:textId="77777777" w:rsidR="00775576" w:rsidRDefault="00775576" w:rsidP="00B70AF9">
      <w:pPr>
        <w:pStyle w:val="ListParagraph"/>
        <w:numPr>
          <w:ilvl w:val="0"/>
          <w:numId w:val="152"/>
        </w:numPr>
        <w:tabs>
          <w:tab w:val="left" w:pos="2605"/>
        </w:tabs>
      </w:pPr>
      <w:r>
        <w:t>tendon sheath of the fibularis longus</w:t>
      </w:r>
    </w:p>
    <w:p w14:paraId="2237A6C6" w14:textId="77777777" w:rsidR="00775576" w:rsidRDefault="00775576" w:rsidP="00775576">
      <w:r>
        <w:t xml:space="preserve">Distal insertion: </w:t>
      </w:r>
    </w:p>
    <w:p w14:paraId="4C05B679" w14:textId="77777777" w:rsidR="00775576" w:rsidRDefault="00775576" w:rsidP="00B70AF9">
      <w:pPr>
        <w:pStyle w:val="ListParagraph"/>
        <w:numPr>
          <w:ilvl w:val="0"/>
          <w:numId w:val="153"/>
        </w:numPr>
      </w:pPr>
      <w:r>
        <w:t>*both sides of toe two</w:t>
      </w:r>
    </w:p>
    <w:p w14:paraId="123610CF" w14:textId="77777777" w:rsidR="00775576" w:rsidRDefault="00775576" w:rsidP="00B70AF9">
      <w:pPr>
        <w:pStyle w:val="ListParagraph"/>
        <w:numPr>
          <w:ilvl w:val="0"/>
          <w:numId w:val="153"/>
        </w:numPr>
      </w:pPr>
      <w:r>
        <w:t xml:space="preserve">*extensor expansion over the first phalanx </w:t>
      </w:r>
    </w:p>
    <w:p w14:paraId="3F2F884D" w14:textId="77777777" w:rsidR="00775576" w:rsidRDefault="00775576" w:rsidP="00B70AF9">
      <w:pPr>
        <w:pStyle w:val="ListParagraph"/>
        <w:numPr>
          <w:ilvl w:val="0"/>
          <w:numId w:val="153"/>
        </w:numPr>
      </w:pPr>
      <w:r>
        <w:t>on the side opposite toe two</w:t>
      </w:r>
    </w:p>
    <w:p w14:paraId="1D8CC72B" w14:textId="77777777" w:rsidR="00775576" w:rsidRDefault="00775576" w:rsidP="00B70AF9">
      <w:pPr>
        <w:pStyle w:val="ListParagraph"/>
        <w:numPr>
          <w:ilvl w:val="0"/>
          <w:numId w:val="153"/>
        </w:numPr>
      </w:pPr>
      <w:r>
        <w:t>base of the proximal phalanx of the little toe</w:t>
      </w:r>
    </w:p>
    <w:p w14:paraId="3CC18441" w14:textId="77777777" w:rsidR="00775576" w:rsidRDefault="00775576" w:rsidP="00775576">
      <w:r>
        <w:t xml:space="preserve">Innervation: </w:t>
      </w:r>
    </w:p>
    <w:p w14:paraId="66FB7DF7" w14:textId="77777777" w:rsidR="00775576" w:rsidRDefault="00775576" w:rsidP="00B70AF9">
      <w:pPr>
        <w:pStyle w:val="ListParagraph"/>
        <w:numPr>
          <w:ilvl w:val="0"/>
          <w:numId w:val="119"/>
        </w:numPr>
      </w:pPr>
      <w:r>
        <w:t>deep fibular (peroneal) nerve</w:t>
      </w:r>
    </w:p>
    <w:p w14:paraId="591C4A17" w14:textId="77777777" w:rsidR="00775576" w:rsidRDefault="00775576" w:rsidP="00B70AF9">
      <w:pPr>
        <w:pStyle w:val="ListParagraph"/>
        <w:numPr>
          <w:ilvl w:val="0"/>
          <w:numId w:val="119"/>
        </w:numPr>
      </w:pPr>
      <w:r>
        <w:t>superficial fibular nerve</w:t>
      </w:r>
    </w:p>
    <w:p w14:paraId="2D533AA2" w14:textId="77777777" w:rsidR="00775576" w:rsidRDefault="00775576" w:rsidP="00B70AF9">
      <w:pPr>
        <w:pStyle w:val="ListParagraph"/>
        <w:numPr>
          <w:ilvl w:val="0"/>
          <w:numId w:val="119"/>
        </w:numPr>
      </w:pPr>
      <w:r>
        <w:t>*</w:t>
      </w:r>
      <w:r w:rsidRPr="00C756B2">
        <w:t xml:space="preserve"> </w:t>
      </w:r>
      <w:r>
        <w:t>lateral plantar nerve</w:t>
      </w:r>
    </w:p>
    <w:p w14:paraId="6CFD305E" w14:textId="77777777" w:rsidR="00775576" w:rsidRDefault="00775576" w:rsidP="00B70AF9">
      <w:pPr>
        <w:pStyle w:val="ListParagraph"/>
        <w:numPr>
          <w:ilvl w:val="0"/>
          <w:numId w:val="119"/>
        </w:numPr>
      </w:pPr>
      <w:r>
        <w:t>medial plantar nerve</w:t>
      </w:r>
    </w:p>
    <w:p w14:paraId="483565FB" w14:textId="77777777" w:rsidR="00775576" w:rsidRDefault="00775576" w:rsidP="00775576">
      <w:r>
        <w:t xml:space="preserve">Action: </w:t>
      </w:r>
    </w:p>
    <w:p w14:paraId="43963450" w14:textId="77777777" w:rsidR="00775576" w:rsidRDefault="00775576" w:rsidP="00B70AF9">
      <w:pPr>
        <w:pStyle w:val="ListParagraph"/>
        <w:numPr>
          <w:ilvl w:val="0"/>
          <w:numId w:val="151"/>
        </w:numPr>
      </w:pPr>
      <w:r>
        <w:t>*middle toes at the metatarsophalangeal joints’ abduction and flexion</w:t>
      </w:r>
    </w:p>
    <w:p w14:paraId="7461AAA4" w14:textId="77777777" w:rsidR="00775576" w:rsidRDefault="00775576" w:rsidP="00B70AF9">
      <w:pPr>
        <w:pStyle w:val="ListParagraph"/>
        <w:numPr>
          <w:ilvl w:val="0"/>
          <w:numId w:val="151"/>
        </w:numPr>
      </w:pPr>
      <w:r>
        <w:t>*middle toes at the interphalangeal joints’ extension</w:t>
      </w:r>
    </w:p>
    <w:p w14:paraId="61DC3DA7" w14:textId="77777777" w:rsidR="00775576" w:rsidRDefault="00775576" w:rsidP="00B70AF9">
      <w:pPr>
        <w:pStyle w:val="ListParagraph"/>
        <w:numPr>
          <w:ilvl w:val="0"/>
          <w:numId w:val="151"/>
        </w:numPr>
      </w:pPr>
      <w:r>
        <w:t>big toe metatarsophalangeal joint’s abduction and flexion</w:t>
      </w:r>
    </w:p>
    <w:p w14:paraId="5936150B" w14:textId="77777777" w:rsidR="00775576" w:rsidRDefault="00775576" w:rsidP="00B70AF9">
      <w:pPr>
        <w:pStyle w:val="ListParagraph"/>
        <w:numPr>
          <w:ilvl w:val="0"/>
          <w:numId w:val="151"/>
        </w:numPr>
      </w:pPr>
      <w:r>
        <w:t>middle toes at the metatarsophalangeal joints’ adduction</w:t>
      </w:r>
    </w:p>
    <w:p w14:paraId="0AD23DFC" w14:textId="77777777" w:rsidR="00775576" w:rsidRDefault="00775576" w:rsidP="00775576">
      <w:pPr>
        <w:pStyle w:val="Heading2"/>
      </w:pPr>
      <w:r>
        <w:t>Card ID: 6.71</w:t>
      </w:r>
    </w:p>
    <w:p w14:paraId="3EA0B11B" w14:textId="77777777" w:rsidR="00775576" w:rsidRDefault="00775576" w:rsidP="00775576">
      <w:r>
        <w:t>Image file: L1344_760255</w:t>
      </w:r>
    </w:p>
    <w:p w14:paraId="35B73A5E" w14:textId="77777777" w:rsidR="00775576" w:rsidRDefault="00775576" w:rsidP="00775576">
      <w:r>
        <w:rPr>
          <w:noProof/>
        </w:rPr>
        <w:lastRenderedPageBreak/>
        <w:drawing>
          <wp:inline distT="0" distB="0" distL="0" distR="0" wp14:anchorId="5954C658" wp14:editId="2449F4AA">
            <wp:extent cx="1828800" cy="1196595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7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EEA8" w14:textId="77777777" w:rsidR="00775576" w:rsidRDefault="00775576" w:rsidP="00775576">
      <w:pPr>
        <w:rPr>
          <w:ins w:id="93" w:author="Claire Copa" w:date="2026-07-16T09:23:00Z" w16du:dateUtc="2026-07-16T13:23:00Z"/>
        </w:rPr>
      </w:pPr>
      <w:r>
        <w:t xml:space="preserve">Title: </w:t>
      </w:r>
      <w:r w:rsidRPr="005D654C">
        <w:rPr>
          <w:highlight w:val="yellow"/>
        </w:rPr>
        <w:t>Plantar interossei</w:t>
      </w:r>
    </w:p>
    <w:p w14:paraId="293E79F3" w14:textId="77777777" w:rsidR="00775576" w:rsidRDefault="00775576" w:rsidP="00775576">
      <w:r>
        <w:t>Activity Interaction: select all that apply</w:t>
      </w:r>
    </w:p>
    <w:p w14:paraId="5CD92DBA" w14:textId="77777777" w:rsidR="00775576" w:rsidRDefault="00775576" w:rsidP="00775576">
      <w:r>
        <w:rPr>
          <w:b/>
        </w:rPr>
        <w:t>Back-of-Card Content:</w:t>
      </w:r>
    </w:p>
    <w:p w14:paraId="12BC193B" w14:textId="77777777" w:rsidR="00775576" w:rsidRDefault="00775576" w:rsidP="00775576">
      <w:r>
        <w:t xml:space="preserve">Proximal insertion: </w:t>
      </w:r>
    </w:p>
    <w:p w14:paraId="5520AC0C" w14:textId="77777777" w:rsidR="00775576" w:rsidRDefault="00775576" w:rsidP="00B70AF9">
      <w:pPr>
        <w:pStyle w:val="ListParagraph"/>
        <w:numPr>
          <w:ilvl w:val="0"/>
          <w:numId w:val="149"/>
        </w:numPr>
      </w:pPr>
      <w:r>
        <w:t>*side of each metatarsal that faces metatarsal two</w:t>
      </w:r>
    </w:p>
    <w:p w14:paraId="61752A5D" w14:textId="77777777" w:rsidR="00775576" w:rsidRDefault="00775576" w:rsidP="00B70AF9">
      <w:pPr>
        <w:pStyle w:val="ListParagraph"/>
        <w:numPr>
          <w:ilvl w:val="0"/>
          <w:numId w:val="149"/>
        </w:numPr>
      </w:pPr>
      <w:r>
        <w:t>distal phalanx of each toe</w:t>
      </w:r>
    </w:p>
    <w:p w14:paraId="66E7221A" w14:textId="77777777" w:rsidR="00775576" w:rsidRDefault="00775576" w:rsidP="00B70AF9">
      <w:pPr>
        <w:pStyle w:val="ListParagraph"/>
        <w:numPr>
          <w:ilvl w:val="0"/>
          <w:numId w:val="149"/>
        </w:numPr>
      </w:pPr>
      <w:r>
        <w:t>plantar surface of each metatarsal</w:t>
      </w:r>
    </w:p>
    <w:p w14:paraId="4C142400" w14:textId="77777777" w:rsidR="00775576" w:rsidRDefault="00775576" w:rsidP="00775576">
      <w:r>
        <w:t xml:space="preserve">Distal insertion: </w:t>
      </w:r>
    </w:p>
    <w:p w14:paraId="3BB5E4B3" w14:textId="77777777" w:rsidR="00775576" w:rsidRDefault="00775576" w:rsidP="00B70AF9">
      <w:pPr>
        <w:pStyle w:val="ListParagraph"/>
        <w:numPr>
          <w:ilvl w:val="0"/>
          <w:numId w:val="150"/>
        </w:numPr>
      </w:pPr>
      <w:r>
        <w:t>*extensor expansion of the first phalanx of each toe facing toe two</w:t>
      </w:r>
    </w:p>
    <w:p w14:paraId="4C13728E" w14:textId="77777777" w:rsidR="00775576" w:rsidRDefault="00775576" w:rsidP="00B70AF9">
      <w:pPr>
        <w:pStyle w:val="ListParagraph"/>
        <w:numPr>
          <w:ilvl w:val="0"/>
          <w:numId w:val="150"/>
        </w:numPr>
      </w:pPr>
      <w:r>
        <w:t>distal phalanx of each toe</w:t>
      </w:r>
    </w:p>
    <w:p w14:paraId="211E8F06" w14:textId="77777777" w:rsidR="00775576" w:rsidRDefault="00775576" w:rsidP="00B70AF9">
      <w:pPr>
        <w:pStyle w:val="ListParagraph"/>
        <w:numPr>
          <w:ilvl w:val="0"/>
          <w:numId w:val="150"/>
        </w:numPr>
      </w:pPr>
      <w:r>
        <w:t>plantar surface of each metatarsal</w:t>
      </w:r>
    </w:p>
    <w:p w14:paraId="2C61A010" w14:textId="77777777" w:rsidR="00775576" w:rsidRDefault="00775576" w:rsidP="00775576">
      <w:r>
        <w:t xml:space="preserve">Innervation: </w:t>
      </w:r>
    </w:p>
    <w:p w14:paraId="38465935" w14:textId="77777777" w:rsidR="00775576" w:rsidRDefault="00775576" w:rsidP="00B70AF9">
      <w:pPr>
        <w:pStyle w:val="ListParagraph"/>
        <w:numPr>
          <w:ilvl w:val="0"/>
          <w:numId w:val="120"/>
        </w:numPr>
      </w:pPr>
      <w:r>
        <w:t>deep fibular (peroneal) nerve</w:t>
      </w:r>
    </w:p>
    <w:p w14:paraId="7DD92675" w14:textId="77777777" w:rsidR="00775576" w:rsidRDefault="00775576" w:rsidP="00B70AF9">
      <w:pPr>
        <w:pStyle w:val="ListParagraph"/>
        <w:numPr>
          <w:ilvl w:val="0"/>
          <w:numId w:val="120"/>
        </w:numPr>
      </w:pPr>
      <w:r>
        <w:t>superficial fibular nerve</w:t>
      </w:r>
    </w:p>
    <w:p w14:paraId="0EA55F67" w14:textId="77777777" w:rsidR="00775576" w:rsidRDefault="00775576" w:rsidP="00B70AF9">
      <w:pPr>
        <w:pStyle w:val="ListParagraph"/>
        <w:numPr>
          <w:ilvl w:val="0"/>
          <w:numId w:val="120"/>
        </w:numPr>
      </w:pPr>
      <w:r>
        <w:t>*</w:t>
      </w:r>
      <w:r w:rsidRPr="00C756B2">
        <w:t xml:space="preserve"> </w:t>
      </w:r>
      <w:r>
        <w:t>lateral plantar nerve</w:t>
      </w:r>
    </w:p>
    <w:p w14:paraId="7949A07F" w14:textId="77777777" w:rsidR="00775576" w:rsidRDefault="00775576" w:rsidP="00B70AF9">
      <w:pPr>
        <w:pStyle w:val="ListParagraph"/>
        <w:numPr>
          <w:ilvl w:val="0"/>
          <w:numId w:val="120"/>
        </w:numPr>
      </w:pPr>
      <w:r>
        <w:t>medial plantar nerve</w:t>
      </w:r>
    </w:p>
    <w:p w14:paraId="189F1D2D" w14:textId="77777777" w:rsidR="00775576" w:rsidRDefault="00775576" w:rsidP="00775576">
      <w:r>
        <w:t xml:space="preserve">Action: </w:t>
      </w:r>
    </w:p>
    <w:p w14:paraId="2B2F16B3" w14:textId="77777777" w:rsidR="00775576" w:rsidRDefault="00775576" w:rsidP="00B70AF9">
      <w:pPr>
        <w:pStyle w:val="ListParagraph"/>
        <w:numPr>
          <w:ilvl w:val="0"/>
          <w:numId w:val="121"/>
        </w:numPr>
      </w:pPr>
      <w:r>
        <w:t>*toes three to five abduction</w:t>
      </w:r>
    </w:p>
    <w:p w14:paraId="48869237" w14:textId="77777777" w:rsidR="00775576" w:rsidRDefault="00775576" w:rsidP="00B70AF9">
      <w:pPr>
        <w:pStyle w:val="ListParagraph"/>
        <w:numPr>
          <w:ilvl w:val="0"/>
          <w:numId w:val="121"/>
        </w:numPr>
      </w:pPr>
      <w:r>
        <w:t>*proximal phalanges flexion</w:t>
      </w:r>
    </w:p>
    <w:p w14:paraId="6DA422DE" w14:textId="77777777" w:rsidR="00775576" w:rsidRDefault="00775576" w:rsidP="00B70AF9">
      <w:pPr>
        <w:pStyle w:val="ListParagraph"/>
        <w:numPr>
          <w:ilvl w:val="0"/>
          <w:numId w:val="121"/>
        </w:numPr>
      </w:pPr>
      <w:r>
        <w:t>*distal phalanges extension</w:t>
      </w:r>
    </w:p>
    <w:p w14:paraId="4CDA8526" w14:textId="77777777" w:rsidR="00775576" w:rsidRDefault="00775576" w:rsidP="00B70AF9">
      <w:pPr>
        <w:pStyle w:val="ListParagraph"/>
        <w:numPr>
          <w:ilvl w:val="0"/>
          <w:numId w:val="121"/>
        </w:numPr>
      </w:pPr>
      <w:r>
        <w:t>proximal phalanges extension</w:t>
      </w:r>
    </w:p>
    <w:p w14:paraId="7632EF39" w14:textId="77777777" w:rsidR="00775576" w:rsidRDefault="00775576" w:rsidP="00B70AF9">
      <w:pPr>
        <w:pStyle w:val="ListParagraph"/>
        <w:numPr>
          <w:ilvl w:val="0"/>
          <w:numId w:val="121"/>
        </w:numPr>
      </w:pPr>
      <w:r>
        <w:t>distal phalanges flexion</w:t>
      </w:r>
    </w:p>
    <w:p w14:paraId="0CFCA893" w14:textId="77777777" w:rsidR="00B4711B" w:rsidRDefault="00B4711B"/>
    <w:sectPr w:rsidR="00B4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5" w:author="Claire Copa" w:date="2026-08-05T10:52:00Z" w:initials="CC">
    <w:p w14:paraId="443BD74E" w14:textId="77777777" w:rsidR="00775576" w:rsidRDefault="00775576" w:rsidP="00DC23F3">
      <w:pPr>
        <w:pStyle w:val="CommentText"/>
      </w:pPr>
      <w:r>
        <w:rPr>
          <w:rStyle w:val="CommentReference"/>
        </w:rPr>
        <w:annotationRef/>
      </w:r>
      <w:r>
        <w:t>Missing correct answer</w:t>
      </w:r>
    </w:p>
  </w:comment>
  <w:comment w:id="53" w:author="Claire Copa" w:date="2026-08-05T10:51:00Z" w:initials="CC">
    <w:p w14:paraId="46BF91FE" w14:textId="77777777" w:rsidR="00775576" w:rsidRDefault="00775576" w:rsidP="0096540D">
      <w:pPr>
        <w:pStyle w:val="CommentText"/>
      </w:pPr>
      <w:r>
        <w:rPr>
          <w:rStyle w:val="CommentReference"/>
        </w:rPr>
        <w:annotationRef/>
      </w:r>
      <w:r>
        <w:t>Missing correct answer</w:t>
      </w:r>
    </w:p>
  </w:comment>
  <w:comment w:id="57" w:author="Claire Copa" w:date="2026-08-05T10:51:00Z" w:initials="CC">
    <w:p w14:paraId="3E50A221" w14:textId="77777777" w:rsidR="00775576" w:rsidRDefault="00775576" w:rsidP="0096540D">
      <w:pPr>
        <w:pStyle w:val="CommentText"/>
      </w:pPr>
      <w:r>
        <w:rPr>
          <w:rStyle w:val="CommentReference"/>
        </w:rPr>
        <w:annotationRef/>
      </w:r>
      <w:r>
        <w:t>Missing correct answer</w:t>
      </w:r>
    </w:p>
  </w:comment>
  <w:comment w:id="61" w:author="Claire Copa" w:date="2026-08-05T10:47:00Z" w:initials="CC">
    <w:p w14:paraId="36689232" w14:textId="77777777" w:rsidR="00775576" w:rsidRDefault="00775576" w:rsidP="0096540D">
      <w:pPr>
        <w:pStyle w:val="CommentText"/>
      </w:pPr>
      <w:r>
        <w:rPr>
          <w:rStyle w:val="CommentReference"/>
        </w:rPr>
        <w:annotationRef/>
      </w:r>
      <w:r>
        <w:t>Missing correct answer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3BD74E" w15:done="0"/>
  <w15:commentEx w15:paraId="46BF91FE" w15:done="0"/>
  <w15:commentEx w15:paraId="3E50A221" w15:done="0"/>
  <w15:commentEx w15:paraId="366892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FE42FB" w16cex:dateUtc="2026-08-05T14:52:00Z"/>
  <w16cex:commentExtensible w16cex:durableId="6762CF53" w16cex:dateUtc="2026-08-05T14:51:00Z"/>
  <w16cex:commentExtensible w16cex:durableId="55BE703F" w16cex:dateUtc="2026-08-05T14:51:00Z"/>
  <w16cex:commentExtensible w16cex:durableId="730D55E9" w16cex:dateUtc="2026-08-05T14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3BD74E" w16cid:durableId="3CFE42FB"/>
  <w16cid:commentId w16cid:paraId="46BF91FE" w16cid:durableId="6762CF53"/>
  <w16cid:commentId w16cid:paraId="3E50A221" w16cid:durableId="55BE703F"/>
  <w16cid:commentId w16cid:paraId="36689232" w16cid:durableId="730D55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17019D"/>
    <w:multiLevelType w:val="hybridMultilevel"/>
    <w:tmpl w:val="31F4BE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1F1FCD"/>
    <w:multiLevelType w:val="hybridMultilevel"/>
    <w:tmpl w:val="59CC7B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577B53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724EC2"/>
    <w:multiLevelType w:val="hybridMultilevel"/>
    <w:tmpl w:val="621C29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7D0002"/>
    <w:multiLevelType w:val="hybridMultilevel"/>
    <w:tmpl w:val="E5047B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1B20B7"/>
    <w:multiLevelType w:val="hybridMultilevel"/>
    <w:tmpl w:val="93C8E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270A56"/>
    <w:multiLevelType w:val="hybridMultilevel"/>
    <w:tmpl w:val="63785F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8475D1"/>
    <w:multiLevelType w:val="hybridMultilevel"/>
    <w:tmpl w:val="261453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49E4B29"/>
    <w:multiLevelType w:val="hybridMultilevel"/>
    <w:tmpl w:val="5EEAB6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4F1515D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55429B4"/>
    <w:multiLevelType w:val="hybridMultilevel"/>
    <w:tmpl w:val="3108803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58149B1"/>
    <w:multiLevelType w:val="hybridMultilevel"/>
    <w:tmpl w:val="3C0278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003528"/>
    <w:multiLevelType w:val="hybridMultilevel"/>
    <w:tmpl w:val="3C0278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70F752C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71A2D89"/>
    <w:multiLevelType w:val="hybridMultilevel"/>
    <w:tmpl w:val="4894A6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74A401A"/>
    <w:multiLevelType w:val="hybridMultilevel"/>
    <w:tmpl w:val="A93290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819453A"/>
    <w:multiLevelType w:val="hybridMultilevel"/>
    <w:tmpl w:val="2682A1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81D6204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8623C72"/>
    <w:multiLevelType w:val="hybridMultilevel"/>
    <w:tmpl w:val="B2FAAC2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9E001E6"/>
    <w:multiLevelType w:val="hybridMultilevel"/>
    <w:tmpl w:val="3C0278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A687662"/>
    <w:multiLevelType w:val="hybridMultilevel"/>
    <w:tmpl w:val="CB2ABA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AD30011"/>
    <w:multiLevelType w:val="hybridMultilevel"/>
    <w:tmpl w:val="604800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AD65EC9"/>
    <w:multiLevelType w:val="hybridMultilevel"/>
    <w:tmpl w:val="27184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B392FD8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BC82A33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BED3EA6"/>
    <w:multiLevelType w:val="hybridMultilevel"/>
    <w:tmpl w:val="3DCE8A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C2B7684"/>
    <w:multiLevelType w:val="hybridMultilevel"/>
    <w:tmpl w:val="0D48ED3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CE73318"/>
    <w:multiLevelType w:val="hybridMultilevel"/>
    <w:tmpl w:val="DEAADB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D373B4C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D5E6F87"/>
    <w:multiLevelType w:val="hybridMultilevel"/>
    <w:tmpl w:val="3372E55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D6B61D7"/>
    <w:multiLevelType w:val="hybridMultilevel"/>
    <w:tmpl w:val="7DE0A2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D7C6E38"/>
    <w:multiLevelType w:val="hybridMultilevel"/>
    <w:tmpl w:val="3544D0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E3F4024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F987780"/>
    <w:multiLevelType w:val="hybridMultilevel"/>
    <w:tmpl w:val="6136D6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06C219E"/>
    <w:multiLevelType w:val="hybridMultilevel"/>
    <w:tmpl w:val="BDC6D9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0C03D9D"/>
    <w:multiLevelType w:val="hybridMultilevel"/>
    <w:tmpl w:val="334E8D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184378B"/>
    <w:multiLevelType w:val="hybridMultilevel"/>
    <w:tmpl w:val="1614636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1EA7DF0"/>
    <w:multiLevelType w:val="hybridMultilevel"/>
    <w:tmpl w:val="54247B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2E20E6F"/>
    <w:multiLevelType w:val="hybridMultilevel"/>
    <w:tmpl w:val="F594F7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2EC29EB"/>
    <w:multiLevelType w:val="hybridMultilevel"/>
    <w:tmpl w:val="B9568B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4E95454"/>
    <w:multiLevelType w:val="hybridMultilevel"/>
    <w:tmpl w:val="E7B47C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54A5A5E"/>
    <w:multiLevelType w:val="hybridMultilevel"/>
    <w:tmpl w:val="FF74B8B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54F226E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56D1E7B"/>
    <w:multiLevelType w:val="hybridMultilevel"/>
    <w:tmpl w:val="35E4CA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6125292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6324423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679579B"/>
    <w:multiLevelType w:val="hybridMultilevel"/>
    <w:tmpl w:val="58262F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67B18E2"/>
    <w:multiLevelType w:val="hybridMultilevel"/>
    <w:tmpl w:val="A5C87D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8034F55"/>
    <w:multiLevelType w:val="hybridMultilevel"/>
    <w:tmpl w:val="D6BEB2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8C616A0"/>
    <w:multiLevelType w:val="hybridMultilevel"/>
    <w:tmpl w:val="67C8C5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8D846EA"/>
    <w:multiLevelType w:val="hybridMultilevel"/>
    <w:tmpl w:val="909AD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A7A74F7"/>
    <w:multiLevelType w:val="hybridMultilevel"/>
    <w:tmpl w:val="D1DC9B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D2F50D5"/>
    <w:multiLevelType w:val="hybridMultilevel"/>
    <w:tmpl w:val="A7C482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D503CDF"/>
    <w:multiLevelType w:val="hybridMultilevel"/>
    <w:tmpl w:val="F6AE0D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DC07D90"/>
    <w:multiLevelType w:val="hybridMultilevel"/>
    <w:tmpl w:val="C34264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E9034D6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F286CC0"/>
    <w:multiLevelType w:val="hybridMultilevel"/>
    <w:tmpl w:val="9EB06A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046446E"/>
    <w:multiLevelType w:val="hybridMultilevel"/>
    <w:tmpl w:val="079681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0C72ADD"/>
    <w:multiLevelType w:val="hybridMultilevel"/>
    <w:tmpl w:val="37DA36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0CC5952"/>
    <w:multiLevelType w:val="hybridMultilevel"/>
    <w:tmpl w:val="B16631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1394B05"/>
    <w:multiLevelType w:val="hybridMultilevel"/>
    <w:tmpl w:val="AD4486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2A6781D"/>
    <w:multiLevelType w:val="hybridMultilevel"/>
    <w:tmpl w:val="D6BEB2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2AD0DFF"/>
    <w:multiLevelType w:val="hybridMultilevel"/>
    <w:tmpl w:val="2E9226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2CE7B5D"/>
    <w:multiLevelType w:val="hybridMultilevel"/>
    <w:tmpl w:val="CFE8840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3AE7CB1"/>
    <w:multiLevelType w:val="hybridMultilevel"/>
    <w:tmpl w:val="B7C242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5404716"/>
    <w:multiLevelType w:val="hybridMultilevel"/>
    <w:tmpl w:val="3544D0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6293259"/>
    <w:multiLevelType w:val="hybridMultilevel"/>
    <w:tmpl w:val="11623D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73F6048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7AA5F16"/>
    <w:multiLevelType w:val="hybridMultilevel"/>
    <w:tmpl w:val="4AD4FB9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8905136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89931D5"/>
    <w:multiLevelType w:val="hybridMultilevel"/>
    <w:tmpl w:val="D6BEB2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92645A1"/>
    <w:multiLevelType w:val="hybridMultilevel"/>
    <w:tmpl w:val="080274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95A247C"/>
    <w:multiLevelType w:val="hybridMultilevel"/>
    <w:tmpl w:val="A6CEA5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A74623B"/>
    <w:multiLevelType w:val="hybridMultilevel"/>
    <w:tmpl w:val="6DE8D8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B685ED5"/>
    <w:multiLevelType w:val="hybridMultilevel"/>
    <w:tmpl w:val="B48629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B8B27C6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CE330A6"/>
    <w:multiLevelType w:val="hybridMultilevel"/>
    <w:tmpl w:val="F80C65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D683503"/>
    <w:multiLevelType w:val="hybridMultilevel"/>
    <w:tmpl w:val="D65894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DFD717A"/>
    <w:multiLevelType w:val="hybridMultilevel"/>
    <w:tmpl w:val="41E449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E844597"/>
    <w:multiLevelType w:val="hybridMultilevel"/>
    <w:tmpl w:val="0596AC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EC43EFF"/>
    <w:multiLevelType w:val="hybridMultilevel"/>
    <w:tmpl w:val="0156AE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0237C73"/>
    <w:multiLevelType w:val="hybridMultilevel"/>
    <w:tmpl w:val="18E8C1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044509D"/>
    <w:multiLevelType w:val="hybridMultilevel"/>
    <w:tmpl w:val="B71891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1DB55ED"/>
    <w:multiLevelType w:val="hybridMultilevel"/>
    <w:tmpl w:val="47505F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3475EC8"/>
    <w:multiLevelType w:val="hybridMultilevel"/>
    <w:tmpl w:val="C83AE1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5692866"/>
    <w:multiLevelType w:val="hybridMultilevel"/>
    <w:tmpl w:val="284675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5803A39"/>
    <w:multiLevelType w:val="hybridMultilevel"/>
    <w:tmpl w:val="AD4486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5BE670F"/>
    <w:multiLevelType w:val="hybridMultilevel"/>
    <w:tmpl w:val="EAE6FA4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8001E2E"/>
    <w:multiLevelType w:val="hybridMultilevel"/>
    <w:tmpl w:val="15A81F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83A3C4B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89A382F"/>
    <w:multiLevelType w:val="hybridMultilevel"/>
    <w:tmpl w:val="83B680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8D51373"/>
    <w:multiLevelType w:val="hybridMultilevel"/>
    <w:tmpl w:val="B5D668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9DC5CFA"/>
    <w:multiLevelType w:val="hybridMultilevel"/>
    <w:tmpl w:val="947269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A7F498A"/>
    <w:multiLevelType w:val="hybridMultilevel"/>
    <w:tmpl w:val="DAC202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C5123E4"/>
    <w:multiLevelType w:val="hybridMultilevel"/>
    <w:tmpl w:val="375E95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CCA406A"/>
    <w:multiLevelType w:val="hybridMultilevel"/>
    <w:tmpl w:val="B7C242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D911F34"/>
    <w:multiLevelType w:val="hybridMultilevel"/>
    <w:tmpl w:val="54247B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DF10F13"/>
    <w:multiLevelType w:val="hybridMultilevel"/>
    <w:tmpl w:val="E0EA2D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E354075"/>
    <w:multiLevelType w:val="hybridMultilevel"/>
    <w:tmpl w:val="11623D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EFB5BF5"/>
    <w:multiLevelType w:val="hybridMultilevel"/>
    <w:tmpl w:val="5FB41B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F4A4111"/>
    <w:multiLevelType w:val="hybridMultilevel"/>
    <w:tmpl w:val="B2FAAC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1A81AA4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41ED5CF7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20217EA"/>
    <w:multiLevelType w:val="hybridMultilevel"/>
    <w:tmpl w:val="42901D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325303E"/>
    <w:multiLevelType w:val="hybridMultilevel"/>
    <w:tmpl w:val="EB5CF13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433162D7"/>
    <w:multiLevelType w:val="hybridMultilevel"/>
    <w:tmpl w:val="6186D4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3391359"/>
    <w:multiLevelType w:val="hybridMultilevel"/>
    <w:tmpl w:val="D65894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36839FA"/>
    <w:multiLevelType w:val="hybridMultilevel"/>
    <w:tmpl w:val="CB1697D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3901E2C"/>
    <w:multiLevelType w:val="hybridMultilevel"/>
    <w:tmpl w:val="90302E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4AE0E74"/>
    <w:multiLevelType w:val="hybridMultilevel"/>
    <w:tmpl w:val="66AC2F8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4D01E51"/>
    <w:multiLevelType w:val="hybridMultilevel"/>
    <w:tmpl w:val="8CB69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4E54218"/>
    <w:multiLevelType w:val="hybridMultilevel"/>
    <w:tmpl w:val="59CC7B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7455F19"/>
    <w:multiLevelType w:val="hybridMultilevel"/>
    <w:tmpl w:val="321267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4774676E"/>
    <w:multiLevelType w:val="hybridMultilevel"/>
    <w:tmpl w:val="11623D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98C3D17"/>
    <w:multiLevelType w:val="hybridMultilevel"/>
    <w:tmpl w:val="3DC284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9E75A4B"/>
    <w:multiLevelType w:val="hybridMultilevel"/>
    <w:tmpl w:val="829876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AD3497F"/>
    <w:multiLevelType w:val="hybridMultilevel"/>
    <w:tmpl w:val="A420F6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AF00E87"/>
    <w:multiLevelType w:val="hybridMultilevel"/>
    <w:tmpl w:val="187CB78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BEC6DED"/>
    <w:multiLevelType w:val="hybridMultilevel"/>
    <w:tmpl w:val="EA9604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CB27FD5"/>
    <w:multiLevelType w:val="hybridMultilevel"/>
    <w:tmpl w:val="BF6405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F1F0B2A"/>
    <w:multiLevelType w:val="hybridMultilevel"/>
    <w:tmpl w:val="F07E9A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0005F04"/>
    <w:multiLevelType w:val="hybridMultilevel"/>
    <w:tmpl w:val="A7C482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0AA4FB2"/>
    <w:multiLevelType w:val="hybridMultilevel"/>
    <w:tmpl w:val="5ECE5A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14212A7"/>
    <w:multiLevelType w:val="hybridMultilevel"/>
    <w:tmpl w:val="1C06794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1E32A4A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4131676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53A5D17"/>
    <w:multiLevelType w:val="hybridMultilevel"/>
    <w:tmpl w:val="1C0679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62E7785"/>
    <w:multiLevelType w:val="hybridMultilevel"/>
    <w:tmpl w:val="E30CC7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63B4F02"/>
    <w:multiLevelType w:val="hybridMultilevel"/>
    <w:tmpl w:val="6A4A12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6607382"/>
    <w:multiLevelType w:val="hybridMultilevel"/>
    <w:tmpl w:val="15F0E1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80B65AC"/>
    <w:multiLevelType w:val="hybridMultilevel"/>
    <w:tmpl w:val="6AFA86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88A662C"/>
    <w:multiLevelType w:val="hybridMultilevel"/>
    <w:tmpl w:val="3C0278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58A324A3"/>
    <w:multiLevelType w:val="hybridMultilevel"/>
    <w:tmpl w:val="5FB41B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8AB5A42"/>
    <w:multiLevelType w:val="hybridMultilevel"/>
    <w:tmpl w:val="C136B0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5AD859B9"/>
    <w:multiLevelType w:val="hybridMultilevel"/>
    <w:tmpl w:val="2AE61F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B02188E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BC96845"/>
    <w:multiLevelType w:val="hybridMultilevel"/>
    <w:tmpl w:val="FEBAF30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5CDE7782"/>
    <w:multiLevelType w:val="hybridMultilevel"/>
    <w:tmpl w:val="0CE651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5D2058B9"/>
    <w:multiLevelType w:val="hybridMultilevel"/>
    <w:tmpl w:val="321267C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D640DD5"/>
    <w:multiLevelType w:val="hybridMultilevel"/>
    <w:tmpl w:val="93C8E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5E5831AD"/>
    <w:multiLevelType w:val="hybridMultilevel"/>
    <w:tmpl w:val="FC0AB1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5F1278D3"/>
    <w:multiLevelType w:val="hybridMultilevel"/>
    <w:tmpl w:val="3372E5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5F1F6508"/>
    <w:multiLevelType w:val="hybridMultilevel"/>
    <w:tmpl w:val="591E3B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5F700726"/>
    <w:multiLevelType w:val="hybridMultilevel"/>
    <w:tmpl w:val="D52C93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5FFF15BA"/>
    <w:multiLevelType w:val="hybridMultilevel"/>
    <w:tmpl w:val="8D6030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2A93614"/>
    <w:multiLevelType w:val="hybridMultilevel"/>
    <w:tmpl w:val="0D48ED3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4770887"/>
    <w:multiLevelType w:val="hybridMultilevel"/>
    <w:tmpl w:val="87EC072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4D34C37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56E70AA"/>
    <w:multiLevelType w:val="hybridMultilevel"/>
    <w:tmpl w:val="FE0A86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658C0737"/>
    <w:multiLevelType w:val="hybridMultilevel"/>
    <w:tmpl w:val="C590CE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65930177"/>
    <w:multiLevelType w:val="hybridMultilevel"/>
    <w:tmpl w:val="67F20E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65E43771"/>
    <w:multiLevelType w:val="hybridMultilevel"/>
    <w:tmpl w:val="D5D267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7754596"/>
    <w:multiLevelType w:val="hybridMultilevel"/>
    <w:tmpl w:val="D5D267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8196625"/>
    <w:multiLevelType w:val="hybridMultilevel"/>
    <w:tmpl w:val="A768CF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687A4D3F"/>
    <w:multiLevelType w:val="hybridMultilevel"/>
    <w:tmpl w:val="7DD27A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696D443C"/>
    <w:multiLevelType w:val="hybridMultilevel"/>
    <w:tmpl w:val="EFF65F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6A3F4C2D"/>
    <w:multiLevelType w:val="hybridMultilevel"/>
    <w:tmpl w:val="54247B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6AAA5453"/>
    <w:multiLevelType w:val="hybridMultilevel"/>
    <w:tmpl w:val="6F3CA9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6BF20396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C140F17"/>
    <w:multiLevelType w:val="hybridMultilevel"/>
    <w:tmpl w:val="B7C242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6CF66215"/>
    <w:multiLevelType w:val="hybridMultilevel"/>
    <w:tmpl w:val="B32ABF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DC44065"/>
    <w:multiLevelType w:val="hybridMultilevel"/>
    <w:tmpl w:val="58E6F5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DF523A6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6E1603FB"/>
    <w:multiLevelType w:val="hybridMultilevel"/>
    <w:tmpl w:val="D71AB2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6EA9152D"/>
    <w:multiLevelType w:val="hybridMultilevel"/>
    <w:tmpl w:val="09B0EC6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6ECD7036"/>
    <w:multiLevelType w:val="hybridMultilevel"/>
    <w:tmpl w:val="38F67E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F184692"/>
    <w:multiLevelType w:val="hybridMultilevel"/>
    <w:tmpl w:val="25CA109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F2079F6"/>
    <w:multiLevelType w:val="hybridMultilevel"/>
    <w:tmpl w:val="33F4A6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6FE037F0"/>
    <w:multiLevelType w:val="hybridMultilevel"/>
    <w:tmpl w:val="604800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7020574F"/>
    <w:multiLevelType w:val="hybridMultilevel"/>
    <w:tmpl w:val="9320C38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70320FB5"/>
    <w:multiLevelType w:val="hybridMultilevel"/>
    <w:tmpl w:val="9320C38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0827FB7"/>
    <w:multiLevelType w:val="hybridMultilevel"/>
    <w:tmpl w:val="B51A5C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18710AE"/>
    <w:multiLevelType w:val="hybridMultilevel"/>
    <w:tmpl w:val="0B8EB8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7393264B"/>
    <w:multiLevelType w:val="hybridMultilevel"/>
    <w:tmpl w:val="6C800B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5187763"/>
    <w:multiLevelType w:val="hybridMultilevel"/>
    <w:tmpl w:val="0D48ED3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770373FA"/>
    <w:multiLevelType w:val="hybridMultilevel"/>
    <w:tmpl w:val="2AE61F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774861B5"/>
    <w:multiLevelType w:val="hybridMultilevel"/>
    <w:tmpl w:val="61EC00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774F6B55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77C8107D"/>
    <w:multiLevelType w:val="hybridMultilevel"/>
    <w:tmpl w:val="6A6059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77EB54B8"/>
    <w:multiLevelType w:val="hybridMultilevel"/>
    <w:tmpl w:val="D6BEB2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7F703BE"/>
    <w:multiLevelType w:val="hybridMultilevel"/>
    <w:tmpl w:val="59AA2C9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7FC46FA"/>
    <w:multiLevelType w:val="hybridMultilevel"/>
    <w:tmpl w:val="465A51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782C0374"/>
    <w:multiLevelType w:val="hybridMultilevel"/>
    <w:tmpl w:val="5FB41B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790765DA"/>
    <w:multiLevelType w:val="hybridMultilevel"/>
    <w:tmpl w:val="3C0278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795749EB"/>
    <w:multiLevelType w:val="hybridMultilevel"/>
    <w:tmpl w:val="FC7A66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79922B56"/>
    <w:multiLevelType w:val="hybridMultilevel"/>
    <w:tmpl w:val="6F601A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79EF1BA2"/>
    <w:multiLevelType w:val="hybridMultilevel"/>
    <w:tmpl w:val="B7C242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79F504D5"/>
    <w:multiLevelType w:val="hybridMultilevel"/>
    <w:tmpl w:val="70BC4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7B5F3909"/>
    <w:multiLevelType w:val="hybridMultilevel"/>
    <w:tmpl w:val="83B680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7BCC0EAE"/>
    <w:multiLevelType w:val="hybridMultilevel"/>
    <w:tmpl w:val="AA3071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7BD44345"/>
    <w:multiLevelType w:val="hybridMultilevel"/>
    <w:tmpl w:val="F19CB2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7BE97BD6"/>
    <w:multiLevelType w:val="hybridMultilevel"/>
    <w:tmpl w:val="26BAF9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7C105560"/>
    <w:multiLevelType w:val="hybridMultilevel"/>
    <w:tmpl w:val="D5D267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DDF1623"/>
    <w:multiLevelType w:val="hybridMultilevel"/>
    <w:tmpl w:val="ED6CDB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7EA676B9"/>
    <w:multiLevelType w:val="hybridMultilevel"/>
    <w:tmpl w:val="0D48ED3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7EB115D7"/>
    <w:multiLevelType w:val="hybridMultilevel"/>
    <w:tmpl w:val="3DC284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7F1F2FA0"/>
    <w:multiLevelType w:val="hybridMultilevel"/>
    <w:tmpl w:val="647AFE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7FE972E4"/>
    <w:multiLevelType w:val="hybridMultilevel"/>
    <w:tmpl w:val="D5D267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207084">
    <w:abstractNumId w:val="5"/>
  </w:num>
  <w:num w:numId="2" w16cid:durableId="823083876">
    <w:abstractNumId w:val="3"/>
  </w:num>
  <w:num w:numId="3" w16cid:durableId="895552415">
    <w:abstractNumId w:val="2"/>
  </w:num>
  <w:num w:numId="4" w16cid:durableId="791288215">
    <w:abstractNumId w:val="4"/>
  </w:num>
  <w:num w:numId="5" w16cid:durableId="354617673">
    <w:abstractNumId w:val="1"/>
  </w:num>
  <w:num w:numId="6" w16cid:durableId="1969429190">
    <w:abstractNumId w:val="0"/>
  </w:num>
  <w:num w:numId="7" w16cid:durableId="1887372995">
    <w:abstractNumId w:val="52"/>
  </w:num>
  <w:num w:numId="8" w16cid:durableId="1657537598">
    <w:abstractNumId w:val="185"/>
  </w:num>
  <w:num w:numId="9" w16cid:durableId="1874004044">
    <w:abstractNumId w:val="76"/>
  </w:num>
  <w:num w:numId="10" w16cid:durableId="1180435662">
    <w:abstractNumId w:val="67"/>
  </w:num>
  <w:num w:numId="11" w16cid:durableId="835340581">
    <w:abstractNumId w:val="54"/>
  </w:num>
  <w:num w:numId="12" w16cid:durableId="1718821659">
    <w:abstractNumId w:val="32"/>
  </w:num>
  <w:num w:numId="13" w16cid:durableId="361369669">
    <w:abstractNumId w:val="133"/>
  </w:num>
  <w:num w:numId="14" w16cid:durableId="2092315609">
    <w:abstractNumId w:val="131"/>
  </w:num>
  <w:num w:numId="15" w16cid:durableId="32656031">
    <w:abstractNumId w:val="203"/>
  </w:num>
  <w:num w:numId="16" w16cid:durableId="2067140097">
    <w:abstractNumId w:val="170"/>
  </w:num>
  <w:num w:numId="17" w16cid:durableId="1262838599">
    <w:abstractNumId w:val="151"/>
  </w:num>
  <w:num w:numId="18" w16cid:durableId="1986275383">
    <w:abstractNumId w:val="8"/>
  </w:num>
  <w:num w:numId="19" w16cid:durableId="124471610">
    <w:abstractNumId w:val="155"/>
  </w:num>
  <w:num w:numId="20" w16cid:durableId="1280801105">
    <w:abstractNumId w:val="95"/>
  </w:num>
  <w:num w:numId="21" w16cid:durableId="2034650906">
    <w:abstractNumId w:val="73"/>
  </w:num>
  <w:num w:numId="22" w16cid:durableId="1227373011">
    <w:abstractNumId w:val="75"/>
  </w:num>
  <w:num w:numId="23" w16cid:durableId="302124518">
    <w:abstractNumId w:val="48"/>
  </w:num>
  <w:num w:numId="24" w16cid:durableId="1557931755">
    <w:abstractNumId w:val="180"/>
  </w:num>
  <w:num w:numId="25" w16cid:durableId="1984431747">
    <w:abstractNumId w:val="200"/>
  </w:num>
  <w:num w:numId="26" w16cid:durableId="1230383285">
    <w:abstractNumId w:val="158"/>
  </w:num>
  <w:num w:numId="27" w16cid:durableId="281034255">
    <w:abstractNumId w:val="198"/>
  </w:num>
  <w:num w:numId="28" w16cid:durableId="472524889">
    <w:abstractNumId w:val="157"/>
  </w:num>
  <w:num w:numId="29" w16cid:durableId="1265648794">
    <w:abstractNumId w:val="28"/>
  </w:num>
  <w:num w:numId="30" w16cid:durableId="891617756">
    <w:abstractNumId w:val="196"/>
  </w:num>
  <w:num w:numId="31" w16cid:durableId="1992755497">
    <w:abstractNumId w:val="68"/>
  </w:num>
  <w:num w:numId="32" w16cid:durableId="1468738738">
    <w:abstractNumId w:val="139"/>
  </w:num>
  <w:num w:numId="33" w16cid:durableId="230651939">
    <w:abstractNumId w:val="74"/>
  </w:num>
  <w:num w:numId="34" w16cid:durableId="1429503377">
    <w:abstractNumId w:val="194"/>
  </w:num>
  <w:num w:numId="35" w16cid:durableId="553082352">
    <w:abstractNumId w:val="96"/>
  </w:num>
  <w:num w:numId="36" w16cid:durableId="749348223">
    <w:abstractNumId w:val="92"/>
  </w:num>
  <w:num w:numId="37" w16cid:durableId="1166549789">
    <w:abstractNumId w:val="66"/>
  </w:num>
  <w:num w:numId="38" w16cid:durableId="1135373916">
    <w:abstractNumId w:val="27"/>
  </w:num>
  <w:num w:numId="39" w16cid:durableId="833228025">
    <w:abstractNumId w:val="174"/>
  </w:num>
  <w:num w:numId="40" w16cid:durableId="1474104723">
    <w:abstractNumId w:val="169"/>
  </w:num>
  <w:num w:numId="41" w16cid:durableId="293604615">
    <w:abstractNumId w:val="7"/>
  </w:num>
  <w:num w:numId="42" w16cid:durableId="1345786560">
    <w:abstractNumId w:val="117"/>
  </w:num>
  <w:num w:numId="43" w16cid:durableId="1736312753">
    <w:abstractNumId w:val="121"/>
  </w:num>
  <w:num w:numId="44" w16cid:durableId="570580442">
    <w:abstractNumId w:val="82"/>
  </w:num>
  <w:num w:numId="45" w16cid:durableId="667367072">
    <w:abstractNumId w:val="136"/>
  </w:num>
  <w:num w:numId="46" w16cid:durableId="1726221938">
    <w:abstractNumId w:val="122"/>
  </w:num>
  <w:num w:numId="47" w16cid:durableId="1578830158">
    <w:abstractNumId w:val="49"/>
  </w:num>
  <w:num w:numId="48" w16cid:durableId="1297567733">
    <w:abstractNumId w:val="79"/>
  </w:num>
  <w:num w:numId="49" w16cid:durableId="917011634">
    <w:abstractNumId w:val="53"/>
  </w:num>
  <w:num w:numId="50" w16cid:durableId="1019282136">
    <w:abstractNumId w:val="123"/>
  </w:num>
  <w:num w:numId="51" w16cid:durableId="1419524427">
    <w:abstractNumId w:val="115"/>
  </w:num>
  <w:num w:numId="52" w16cid:durableId="408697630">
    <w:abstractNumId w:val="90"/>
  </w:num>
  <w:num w:numId="53" w16cid:durableId="248583874">
    <w:abstractNumId w:val="101"/>
  </w:num>
  <w:num w:numId="54" w16cid:durableId="1608082506">
    <w:abstractNumId w:val="97"/>
  </w:num>
  <w:num w:numId="55" w16cid:durableId="1037705914">
    <w:abstractNumId w:val="163"/>
  </w:num>
  <w:num w:numId="56" w16cid:durableId="1222059496">
    <w:abstractNumId w:val="192"/>
  </w:num>
  <w:num w:numId="57" w16cid:durableId="1793476450">
    <w:abstractNumId w:val="70"/>
  </w:num>
  <w:num w:numId="58" w16cid:durableId="281114927">
    <w:abstractNumId w:val="165"/>
  </w:num>
  <w:num w:numId="59" w16cid:durableId="1154687973">
    <w:abstractNumId w:val="88"/>
  </w:num>
  <w:num w:numId="60" w16cid:durableId="1964461332">
    <w:abstractNumId w:val="112"/>
  </w:num>
  <w:num w:numId="61" w16cid:durableId="981931328">
    <w:abstractNumId w:val="175"/>
  </w:num>
  <w:num w:numId="62" w16cid:durableId="2126388621">
    <w:abstractNumId w:val="145"/>
  </w:num>
  <w:num w:numId="63" w16cid:durableId="1884056523">
    <w:abstractNumId w:val="83"/>
  </w:num>
  <w:num w:numId="64" w16cid:durableId="1105996237">
    <w:abstractNumId w:val="176"/>
  </w:num>
  <w:num w:numId="65" w16cid:durableId="1147630849">
    <w:abstractNumId w:val="11"/>
  </w:num>
  <w:num w:numId="66" w16cid:durableId="510681582">
    <w:abstractNumId w:val="93"/>
  </w:num>
  <w:num w:numId="67" w16cid:durableId="1260798225">
    <w:abstractNumId w:val="152"/>
  </w:num>
  <w:num w:numId="68" w16cid:durableId="918367259">
    <w:abstractNumId w:val="104"/>
  </w:num>
  <w:num w:numId="69" w16cid:durableId="596525733">
    <w:abstractNumId w:val="119"/>
  </w:num>
  <w:num w:numId="70" w16cid:durableId="995912550">
    <w:abstractNumId w:val="72"/>
  </w:num>
  <w:num w:numId="71" w16cid:durableId="2122146991">
    <w:abstractNumId w:val="149"/>
  </w:num>
  <w:num w:numId="72" w16cid:durableId="848833732">
    <w:abstractNumId w:val="64"/>
  </w:num>
  <w:num w:numId="73" w16cid:durableId="1163593686">
    <w:abstractNumId w:val="110"/>
  </w:num>
  <w:num w:numId="74" w16cid:durableId="1840147435">
    <w:abstractNumId w:val="181"/>
  </w:num>
  <w:num w:numId="75" w16cid:durableId="1540358494">
    <w:abstractNumId w:val="140"/>
  </w:num>
  <w:num w:numId="76" w16cid:durableId="1853688271">
    <w:abstractNumId w:val="201"/>
  </w:num>
  <w:num w:numId="77" w16cid:durableId="1704595740">
    <w:abstractNumId w:val="120"/>
  </w:num>
  <w:num w:numId="78" w16cid:durableId="1750226957">
    <w:abstractNumId w:val="99"/>
  </w:num>
  <w:num w:numId="79" w16cid:durableId="814762996">
    <w:abstractNumId w:val="65"/>
  </w:num>
  <w:num w:numId="80" w16cid:durableId="320427985">
    <w:abstractNumId w:val="77"/>
  </w:num>
  <w:num w:numId="81" w16cid:durableId="428430968">
    <w:abstractNumId w:val="195"/>
  </w:num>
  <w:num w:numId="82" w16cid:durableId="1292708995">
    <w:abstractNumId w:val="143"/>
  </w:num>
  <w:num w:numId="83" w16cid:durableId="1437871870">
    <w:abstractNumId w:val="44"/>
  </w:num>
  <w:num w:numId="84" w16cid:durableId="1223098904">
    <w:abstractNumId w:val="12"/>
  </w:num>
  <w:num w:numId="85" w16cid:durableId="1808935929">
    <w:abstractNumId w:val="100"/>
  </w:num>
  <w:num w:numId="86" w16cid:durableId="1040012049">
    <w:abstractNumId w:val="162"/>
  </w:num>
  <w:num w:numId="87" w16cid:durableId="633602217">
    <w:abstractNumId w:val="188"/>
  </w:num>
  <w:num w:numId="88" w16cid:durableId="510028023">
    <w:abstractNumId w:val="37"/>
  </w:num>
  <w:num w:numId="89" w16cid:durableId="707680740">
    <w:abstractNumId w:val="43"/>
  </w:num>
  <w:num w:numId="90" w16cid:durableId="93522762">
    <w:abstractNumId w:val="105"/>
  </w:num>
  <w:num w:numId="91" w16cid:durableId="1608657526">
    <w:abstractNumId w:val="71"/>
  </w:num>
  <w:num w:numId="92" w16cid:durableId="985814897">
    <w:abstractNumId w:val="138"/>
  </w:num>
  <w:num w:numId="93" w16cid:durableId="740643171">
    <w:abstractNumId w:val="16"/>
  </w:num>
  <w:num w:numId="94" w16cid:durableId="1347749441">
    <w:abstractNumId w:val="102"/>
  </w:num>
  <w:num w:numId="95" w16cid:durableId="4944977">
    <w:abstractNumId w:val="69"/>
  </w:num>
  <w:num w:numId="96" w16cid:durableId="588658788">
    <w:abstractNumId w:val="47"/>
  </w:num>
  <w:num w:numId="97" w16cid:durableId="380330439">
    <w:abstractNumId w:val="164"/>
  </w:num>
  <w:num w:numId="98" w16cid:durableId="574896462">
    <w:abstractNumId w:val="29"/>
  </w:num>
  <w:num w:numId="99" w16cid:durableId="1818377417">
    <w:abstractNumId w:val="50"/>
  </w:num>
  <w:num w:numId="100" w16cid:durableId="673266037">
    <w:abstractNumId w:val="182"/>
  </w:num>
  <w:num w:numId="101" w16cid:durableId="646397268">
    <w:abstractNumId w:val="153"/>
  </w:num>
  <w:num w:numId="102" w16cid:durableId="615912905">
    <w:abstractNumId w:val="10"/>
  </w:num>
  <w:num w:numId="103" w16cid:durableId="2101020669">
    <w:abstractNumId w:val="58"/>
  </w:num>
  <w:num w:numId="104" w16cid:durableId="1978217062">
    <w:abstractNumId w:val="127"/>
  </w:num>
  <w:num w:numId="105" w16cid:durableId="1678120313">
    <w:abstractNumId w:val="154"/>
  </w:num>
  <w:num w:numId="106" w16cid:durableId="1896963833">
    <w:abstractNumId w:val="23"/>
  </w:num>
  <w:num w:numId="107" w16cid:durableId="1401711173">
    <w:abstractNumId w:val="61"/>
  </w:num>
  <w:num w:numId="108" w16cid:durableId="307714053">
    <w:abstractNumId w:val="15"/>
  </w:num>
  <w:num w:numId="109" w16cid:durableId="1045570174">
    <w:abstractNumId w:val="141"/>
  </w:num>
  <w:num w:numId="110" w16cid:durableId="922252272">
    <w:abstractNumId w:val="51"/>
  </w:num>
  <w:num w:numId="111" w16cid:durableId="602299671">
    <w:abstractNumId w:val="34"/>
  </w:num>
  <w:num w:numId="112" w16cid:durableId="4483284">
    <w:abstractNumId w:val="81"/>
  </w:num>
  <w:num w:numId="113" w16cid:durableId="664548791">
    <w:abstractNumId w:val="30"/>
  </w:num>
  <w:num w:numId="114" w16cid:durableId="2033064356">
    <w:abstractNumId w:val="183"/>
  </w:num>
  <w:num w:numId="115" w16cid:durableId="1096750800">
    <w:abstractNumId w:val="107"/>
  </w:num>
  <w:num w:numId="116" w16cid:durableId="1963071310">
    <w:abstractNumId w:val="38"/>
  </w:num>
  <w:num w:numId="117" w16cid:durableId="1114901513">
    <w:abstractNumId w:val="168"/>
  </w:num>
  <w:num w:numId="118" w16cid:durableId="553084691">
    <w:abstractNumId w:val="130"/>
  </w:num>
  <w:num w:numId="119" w16cid:durableId="68162580">
    <w:abstractNumId w:val="193"/>
  </w:num>
  <w:num w:numId="120" w16cid:durableId="1154761045">
    <w:abstractNumId w:val="108"/>
  </w:num>
  <w:num w:numId="121" w16cid:durableId="1623459779">
    <w:abstractNumId w:val="172"/>
  </w:num>
  <w:num w:numId="122" w16cid:durableId="1327513354">
    <w:abstractNumId w:val="86"/>
  </w:num>
  <w:num w:numId="123" w16cid:durableId="407195102">
    <w:abstractNumId w:val="21"/>
  </w:num>
  <w:num w:numId="124" w16cid:durableId="759718717">
    <w:abstractNumId w:val="186"/>
  </w:num>
  <w:num w:numId="125" w16cid:durableId="175655500">
    <w:abstractNumId w:val="40"/>
  </w:num>
  <w:num w:numId="126" w16cid:durableId="1945267839">
    <w:abstractNumId w:val="113"/>
  </w:num>
  <w:num w:numId="127" w16cid:durableId="1587496012">
    <w:abstractNumId w:val="142"/>
  </w:num>
  <w:num w:numId="128" w16cid:durableId="1653096197">
    <w:abstractNumId w:val="179"/>
  </w:num>
  <w:num w:numId="129" w16cid:durableId="255097298">
    <w:abstractNumId w:val="114"/>
  </w:num>
  <w:num w:numId="130" w16cid:durableId="879828012">
    <w:abstractNumId w:val="33"/>
  </w:num>
  <w:num w:numId="131" w16cid:durableId="1927953702">
    <w:abstractNumId w:val="45"/>
  </w:num>
  <w:num w:numId="132" w16cid:durableId="1369645645">
    <w:abstractNumId w:val="42"/>
  </w:num>
  <w:num w:numId="133" w16cid:durableId="939877110">
    <w:abstractNumId w:val="87"/>
  </w:num>
  <w:num w:numId="134" w16cid:durableId="1243299986">
    <w:abstractNumId w:val="178"/>
  </w:num>
  <w:num w:numId="135" w16cid:durableId="1832063549">
    <w:abstractNumId w:val="167"/>
  </w:num>
  <w:num w:numId="136" w16cid:durableId="1744718956">
    <w:abstractNumId w:val="137"/>
  </w:num>
  <w:num w:numId="137" w16cid:durableId="1525172830">
    <w:abstractNumId w:val="80"/>
  </w:num>
  <w:num w:numId="138" w16cid:durableId="482505015">
    <w:abstractNumId w:val="31"/>
  </w:num>
  <w:num w:numId="139" w16cid:durableId="86343209">
    <w:abstractNumId w:val="89"/>
  </w:num>
  <w:num w:numId="140" w16cid:durableId="551312816">
    <w:abstractNumId w:val="6"/>
  </w:num>
  <w:num w:numId="141" w16cid:durableId="1942954110">
    <w:abstractNumId w:val="111"/>
  </w:num>
  <w:num w:numId="142" w16cid:durableId="1647854709">
    <w:abstractNumId w:val="197"/>
  </w:num>
  <w:num w:numId="143" w16cid:durableId="1544906710">
    <w:abstractNumId w:val="135"/>
  </w:num>
  <w:num w:numId="144" w16cid:durableId="299305901">
    <w:abstractNumId w:val="25"/>
  </w:num>
  <w:num w:numId="145" w16cid:durableId="1173641634">
    <w:abstractNumId w:val="17"/>
  </w:num>
  <w:num w:numId="146" w16cid:durableId="110899636">
    <w:abstractNumId w:val="18"/>
  </w:num>
  <w:num w:numId="147" w16cid:durableId="655762934">
    <w:abstractNumId w:val="189"/>
  </w:num>
  <w:num w:numId="148" w16cid:durableId="1679774433">
    <w:abstractNumId w:val="19"/>
  </w:num>
  <w:num w:numId="149" w16cid:durableId="1477184189">
    <w:abstractNumId w:val="156"/>
  </w:num>
  <w:num w:numId="150" w16cid:durableId="92283214">
    <w:abstractNumId w:val="166"/>
  </w:num>
  <w:num w:numId="151" w16cid:durableId="485823693">
    <w:abstractNumId w:val="91"/>
  </w:num>
  <w:num w:numId="152" w16cid:durableId="231889216">
    <w:abstractNumId w:val="116"/>
  </w:num>
  <w:num w:numId="153" w16cid:durableId="1514412675">
    <w:abstractNumId w:val="125"/>
  </w:num>
  <w:num w:numId="154" w16cid:durableId="438377689">
    <w:abstractNumId w:val="159"/>
  </w:num>
  <w:num w:numId="155" w16cid:durableId="1591847">
    <w:abstractNumId w:val="171"/>
  </w:num>
  <w:num w:numId="156" w16cid:durableId="1226063699">
    <w:abstractNumId w:val="13"/>
  </w:num>
  <w:num w:numId="157" w16cid:durableId="747266653">
    <w:abstractNumId w:val="132"/>
  </w:num>
  <w:num w:numId="158" w16cid:durableId="1558468108">
    <w:abstractNumId w:val="146"/>
  </w:num>
  <w:num w:numId="159" w16cid:durableId="1358507079">
    <w:abstractNumId w:val="160"/>
  </w:num>
  <w:num w:numId="160" w16cid:durableId="1772046754">
    <w:abstractNumId w:val="9"/>
  </w:num>
  <w:num w:numId="161" w16cid:durableId="371736302">
    <w:abstractNumId w:val="177"/>
  </w:num>
  <w:num w:numId="162" w16cid:durableId="342971697">
    <w:abstractNumId w:val="22"/>
  </w:num>
  <w:num w:numId="163" w16cid:durableId="1119645233">
    <w:abstractNumId w:val="26"/>
  </w:num>
  <w:num w:numId="164" w16cid:durableId="141820257">
    <w:abstractNumId w:val="63"/>
  </w:num>
  <w:num w:numId="165" w16cid:durableId="743995983">
    <w:abstractNumId w:val="190"/>
  </w:num>
  <w:num w:numId="166" w16cid:durableId="1441997717">
    <w:abstractNumId w:val="106"/>
  </w:num>
  <w:num w:numId="167" w16cid:durableId="2089226126">
    <w:abstractNumId w:val="161"/>
  </w:num>
  <w:num w:numId="168" w16cid:durableId="859047280">
    <w:abstractNumId w:val="94"/>
  </w:num>
  <w:num w:numId="169" w16cid:durableId="1112166551">
    <w:abstractNumId w:val="129"/>
  </w:num>
  <w:num w:numId="170" w16cid:durableId="759260505">
    <w:abstractNumId w:val="24"/>
  </w:num>
  <w:num w:numId="171" w16cid:durableId="818688281">
    <w:abstractNumId w:val="98"/>
  </w:num>
  <w:num w:numId="172" w16cid:durableId="1312910097">
    <w:abstractNumId w:val="124"/>
  </w:num>
  <w:num w:numId="173" w16cid:durableId="2143184347">
    <w:abstractNumId w:val="134"/>
  </w:num>
  <w:num w:numId="174" w16cid:durableId="710374985">
    <w:abstractNumId w:val="78"/>
  </w:num>
  <w:num w:numId="175" w16cid:durableId="985088460">
    <w:abstractNumId w:val="150"/>
  </w:num>
  <w:num w:numId="176" w16cid:durableId="2095009930">
    <w:abstractNumId w:val="199"/>
  </w:num>
  <w:num w:numId="177" w16cid:durableId="386926458">
    <w:abstractNumId w:val="20"/>
  </w:num>
  <w:num w:numId="178" w16cid:durableId="466509046">
    <w:abstractNumId w:val="36"/>
  </w:num>
  <w:num w:numId="179" w16cid:durableId="737901368">
    <w:abstractNumId w:val="187"/>
  </w:num>
  <w:num w:numId="180" w16cid:durableId="1874029245">
    <w:abstractNumId w:val="57"/>
  </w:num>
  <w:num w:numId="181" w16cid:durableId="1261987011">
    <w:abstractNumId w:val="126"/>
  </w:num>
  <w:num w:numId="182" w16cid:durableId="2139492434">
    <w:abstractNumId w:val="103"/>
  </w:num>
  <w:num w:numId="183" w16cid:durableId="768350795">
    <w:abstractNumId w:val="173"/>
  </w:num>
  <w:num w:numId="184" w16cid:durableId="577252301">
    <w:abstractNumId w:val="55"/>
  </w:num>
  <w:num w:numId="185" w16cid:durableId="1493066630">
    <w:abstractNumId w:val="128"/>
  </w:num>
  <w:num w:numId="186" w16cid:durableId="1010566181">
    <w:abstractNumId w:val="85"/>
  </w:num>
  <w:num w:numId="187" w16cid:durableId="1256937617">
    <w:abstractNumId w:val="14"/>
  </w:num>
  <w:num w:numId="188" w16cid:durableId="801770780">
    <w:abstractNumId w:val="56"/>
  </w:num>
  <w:num w:numId="189" w16cid:durableId="1051151809">
    <w:abstractNumId w:val="60"/>
  </w:num>
  <w:num w:numId="190" w16cid:durableId="1438791172">
    <w:abstractNumId w:val="191"/>
  </w:num>
  <w:num w:numId="191" w16cid:durableId="1695687879">
    <w:abstractNumId w:val="46"/>
  </w:num>
  <w:num w:numId="192" w16cid:durableId="1080175912">
    <w:abstractNumId w:val="59"/>
  </w:num>
  <w:num w:numId="193" w16cid:durableId="103548210">
    <w:abstractNumId w:val="39"/>
  </w:num>
  <w:num w:numId="194" w16cid:durableId="719670432">
    <w:abstractNumId w:val="148"/>
  </w:num>
  <w:num w:numId="195" w16cid:durableId="1611663758">
    <w:abstractNumId w:val="84"/>
  </w:num>
  <w:num w:numId="196" w16cid:durableId="410079036">
    <w:abstractNumId w:val="184"/>
  </w:num>
  <w:num w:numId="197" w16cid:durableId="12997232">
    <w:abstractNumId w:val="147"/>
  </w:num>
  <w:num w:numId="198" w16cid:durableId="116872439">
    <w:abstractNumId w:val="118"/>
  </w:num>
  <w:num w:numId="199" w16cid:durableId="1440445100">
    <w:abstractNumId w:val="35"/>
  </w:num>
  <w:num w:numId="200" w16cid:durableId="1975601867">
    <w:abstractNumId w:val="144"/>
  </w:num>
  <w:num w:numId="201" w16cid:durableId="1446195771">
    <w:abstractNumId w:val="202"/>
  </w:num>
  <w:num w:numId="202" w16cid:durableId="393895232">
    <w:abstractNumId w:val="109"/>
  </w:num>
  <w:num w:numId="203" w16cid:durableId="2073768206">
    <w:abstractNumId w:val="41"/>
  </w:num>
  <w:num w:numId="204" w16cid:durableId="1379890454">
    <w:abstractNumId w:val="62"/>
  </w:num>
  <w:numIdMacAtCleanup w:val="20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ire Copa">
    <w15:presenceInfo w15:providerId="AD" w15:userId="S::clairec@hkusa.com::2ab16b6c-6ed8-415c-83b9-f054f5a630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76"/>
    <w:rsid w:val="00775576"/>
    <w:rsid w:val="00B4711B"/>
    <w:rsid w:val="00B70AF9"/>
    <w:rsid w:val="00C000C4"/>
    <w:rsid w:val="00FF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8360"/>
  <w15:chartTrackingRefBased/>
  <w15:docId w15:val="{9C51AB03-DA59-4619-8925-AAF4C6E2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576"/>
    <w:pPr>
      <w:spacing w:after="200" w:line="276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5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5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576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5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576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NoSpacing">
    <w:name w:val="No Spacing"/>
    <w:uiPriority w:val="1"/>
    <w:qFormat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7755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75576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7755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75576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7755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75576"/>
    <w:rPr>
      <w:rFonts w:ascii="Calibri" w:eastAsiaTheme="minorEastAsia" w:hAnsi="Calibr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77557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775576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775576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77557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775576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775576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775576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775576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775576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7755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7755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775576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77557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775576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5576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75576"/>
    <w:rPr>
      <w:b/>
      <w:bCs/>
    </w:rPr>
  </w:style>
  <w:style w:type="character" w:styleId="Emphasis">
    <w:name w:val="Emphasis"/>
    <w:basedOn w:val="DefaultParagraphFont"/>
    <w:uiPriority w:val="20"/>
    <w:qFormat/>
    <w:rsid w:val="0077557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7557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75576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7557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5576"/>
    <w:pPr>
      <w:spacing w:before="480" w:after="0"/>
      <w:outlineLvl w:val="9"/>
    </w:pPr>
    <w:rPr>
      <w:b/>
      <w:bCs/>
      <w:sz w:val="32"/>
      <w:szCs w:val="28"/>
    </w:rPr>
  </w:style>
  <w:style w:type="table" w:styleId="TableGrid">
    <w:name w:val="Table Grid"/>
    <w:basedOn w:val="TableNormal"/>
    <w:uiPriority w:val="59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75576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75576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75576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75576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75576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75576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75576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755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755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75576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75576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75576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75576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75576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75576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75576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75576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Revision">
    <w:name w:val="Revision"/>
    <w:hidden/>
    <w:uiPriority w:val="99"/>
    <w:semiHidden/>
    <w:rsid w:val="00775576"/>
    <w:pPr>
      <w:spacing w:after="0" w:line="240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755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755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76"/>
    <w:rPr>
      <w:rFonts w:ascii="Calibri" w:eastAsiaTheme="minorEastAsia" w:hAnsi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5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576"/>
    <w:rPr>
      <w:rFonts w:ascii="Calibri" w:eastAsiaTheme="minorEastAsia" w:hAnsi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microsoft.com/office/2016/09/relationships/commentsIds" Target="commentsIds.xml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comments" Target="comments.xml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microsoft.com/office/2018/08/relationships/commentsExtensible" Target="commentsExtensible.xml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6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6.png"/><Relationship Id="rId31" Type="http://schemas.microsoft.com/office/2011/relationships/commentsExtended" Target="commentsExtended.xml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3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64</Pages>
  <Words>5454</Words>
  <Characters>31361</Characters>
  <Application>Microsoft Office Word</Application>
  <DocSecurity>0</DocSecurity>
  <Lines>1568</Lines>
  <Paragraphs>1533</Paragraphs>
  <ScaleCrop>false</ScaleCrop>
  <Company/>
  <LinksUpToDate>false</LinksUpToDate>
  <CharactersWithSpaces>35282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Copa</dc:creator>
  <cp:keywords/>
  <dc:description/>
  <cp:lastModifiedBy>Claire Copa</cp:lastModifiedBy>
  <cp:revision>1</cp:revision>
  <dcterms:created xsi:type="dcterms:W3CDTF">2026-08-07T15:36:00Z</dcterms:created>
  <dcterms:modified xsi:type="dcterms:W3CDTF">2026-08-07T15:37:00Z</dcterms:modified>
</cp:coreProperties>
</file>