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F34A" w14:textId="6DCD7485" w:rsidR="00360300" w:rsidRDefault="00360300" w:rsidP="00360300">
      <w:pPr>
        <w:pStyle w:val="Heading1"/>
      </w:pPr>
      <w:r>
        <w:t xml:space="preserve">Section 1: Head and neck </w:t>
      </w:r>
    </w:p>
    <w:p w14:paraId="35A13EEA" w14:textId="77777777" w:rsidR="00360300" w:rsidRDefault="00360300" w:rsidP="00360300">
      <w:pPr>
        <w:pStyle w:val="Heading2"/>
      </w:pPr>
      <w:r>
        <w:t>Card ID: 1.1</w:t>
      </w:r>
    </w:p>
    <w:p w14:paraId="05F77978" w14:textId="77777777" w:rsidR="00360300" w:rsidRDefault="00360300" w:rsidP="00360300">
      <w:r>
        <w:t>Image file: L1344_760012</w:t>
      </w:r>
    </w:p>
    <w:p w14:paraId="01FB97A3" w14:textId="77777777" w:rsidR="00360300" w:rsidRDefault="00360300" w:rsidP="00360300">
      <w:r>
        <w:rPr>
          <w:noProof/>
        </w:rPr>
        <w:drawing>
          <wp:inline distT="0" distB="0" distL="0" distR="0" wp14:anchorId="0F1D94FC" wp14:editId="7CE93925">
            <wp:extent cx="1828800" cy="1196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EDAE" w14:textId="77777777" w:rsidR="00360300" w:rsidRDefault="00360300" w:rsidP="00360300">
      <w:r>
        <w:t>Title: Gross Anatomy</w:t>
      </w:r>
    </w:p>
    <w:p w14:paraId="6E4EFF28" w14:textId="77777777" w:rsidR="00360300" w:rsidRDefault="00360300" w:rsidP="00360300">
      <w:r>
        <w:t>Activity Interaction: Drag and Drop</w:t>
      </w:r>
    </w:p>
    <w:p w14:paraId="679F954B" w14:textId="77777777" w:rsidR="00360300" w:rsidRDefault="00360300" w:rsidP="00360300">
      <w:r>
        <w:rPr>
          <w:b/>
        </w:rPr>
        <w:t>Back-of-Card Content:</w:t>
      </w:r>
    </w:p>
    <w:p w14:paraId="702F5082" w14:textId="77777777" w:rsidR="00360300" w:rsidRDefault="00360300" w:rsidP="00360300">
      <w:r>
        <w:t>a. Parietal bone</w:t>
      </w:r>
    </w:p>
    <w:p w14:paraId="62308B81" w14:textId="77777777" w:rsidR="00360300" w:rsidRDefault="00360300" w:rsidP="00360300">
      <w:r>
        <w:t>b. Frontal bone</w:t>
      </w:r>
    </w:p>
    <w:p w14:paraId="7B64AC80" w14:textId="77777777" w:rsidR="00360300" w:rsidRDefault="00360300" w:rsidP="00360300">
      <w:r>
        <w:t>c. Supraorbital ridge</w:t>
      </w:r>
    </w:p>
    <w:p w14:paraId="603AA621" w14:textId="77777777" w:rsidR="00360300" w:rsidRDefault="00360300" w:rsidP="00360300">
      <w:r>
        <w:t>d. Sphenoid bone</w:t>
      </w:r>
    </w:p>
    <w:p w14:paraId="4504351A" w14:textId="77777777" w:rsidR="00360300" w:rsidRDefault="00360300" w:rsidP="00360300">
      <w:r>
        <w:t>e. Orbit</w:t>
      </w:r>
    </w:p>
    <w:p w14:paraId="4D75FC9D" w14:textId="77777777" w:rsidR="00360300" w:rsidRDefault="00360300" w:rsidP="00360300">
      <w:r>
        <w:t>f. Nasal bone</w:t>
      </w:r>
    </w:p>
    <w:p w14:paraId="4268E887" w14:textId="77777777" w:rsidR="00360300" w:rsidRDefault="00360300" w:rsidP="00360300">
      <w:r>
        <w:t>g. Nasal concha</w:t>
      </w:r>
    </w:p>
    <w:p w14:paraId="4DAD668C" w14:textId="77777777" w:rsidR="00360300" w:rsidRDefault="00360300" w:rsidP="00360300">
      <w:r>
        <w:t>h. Vomer</w:t>
      </w:r>
    </w:p>
    <w:p w14:paraId="1043EB18" w14:textId="77777777" w:rsidR="00360300" w:rsidRDefault="00360300" w:rsidP="00360300">
      <w:r>
        <w:t>i. Mental foramen</w:t>
      </w:r>
    </w:p>
    <w:p w14:paraId="189EB038" w14:textId="77777777" w:rsidR="00360300" w:rsidRDefault="00360300" w:rsidP="00360300">
      <w:r>
        <w:t>j. Mental protuberance</w:t>
      </w:r>
    </w:p>
    <w:p w14:paraId="1ADB062C" w14:textId="77777777" w:rsidR="00360300" w:rsidRDefault="00360300" w:rsidP="00360300">
      <w:r>
        <w:t>k. Mandible</w:t>
      </w:r>
    </w:p>
    <w:p w14:paraId="5F8897CE" w14:textId="77777777" w:rsidR="00360300" w:rsidRDefault="00360300" w:rsidP="00360300">
      <w:r>
        <w:t>l. Maxilla</w:t>
      </w:r>
    </w:p>
    <w:p w14:paraId="1634A12A" w14:textId="77777777" w:rsidR="00360300" w:rsidRDefault="00360300" w:rsidP="00360300">
      <w:r>
        <w:t>m. Septum</w:t>
      </w:r>
    </w:p>
    <w:p w14:paraId="7C178E3D" w14:textId="77777777" w:rsidR="00360300" w:rsidRDefault="00360300" w:rsidP="00360300">
      <w:r>
        <w:t>n. Zygomatic bone</w:t>
      </w:r>
    </w:p>
    <w:p w14:paraId="2EB8AD07" w14:textId="77777777" w:rsidR="00360300" w:rsidRDefault="00360300" w:rsidP="00360300">
      <w:r>
        <w:t>o. Infraorbital foramen</w:t>
      </w:r>
    </w:p>
    <w:p w14:paraId="7DD2AA8C" w14:textId="77777777" w:rsidR="00360300" w:rsidRDefault="00360300" w:rsidP="00360300">
      <w:r>
        <w:lastRenderedPageBreak/>
        <w:t>p. Ethmoid bone</w:t>
      </w:r>
    </w:p>
    <w:p w14:paraId="15E5C83B" w14:textId="77777777" w:rsidR="00360300" w:rsidRDefault="00360300" w:rsidP="00360300">
      <w:r>
        <w:t>q. Temporal bone</w:t>
      </w:r>
    </w:p>
    <w:p w14:paraId="2B3F2D37" w14:textId="77777777" w:rsidR="00360300" w:rsidRDefault="00360300" w:rsidP="00360300">
      <w:r>
        <w:t>r. Coronal suture</w:t>
      </w:r>
    </w:p>
    <w:p w14:paraId="31B67025" w14:textId="77777777" w:rsidR="00360300" w:rsidRDefault="00360300" w:rsidP="00360300"/>
    <w:p w14:paraId="3EF91B20" w14:textId="77777777" w:rsidR="00360300" w:rsidRDefault="00360300" w:rsidP="00360300">
      <w:pPr>
        <w:pStyle w:val="Heading2"/>
      </w:pPr>
      <w:r>
        <w:t>Card ID: 1.2</w:t>
      </w:r>
    </w:p>
    <w:p w14:paraId="759272BD" w14:textId="77777777" w:rsidR="00360300" w:rsidRDefault="00360300" w:rsidP="00360300">
      <w:r>
        <w:t>Image file: L1344_760013</w:t>
      </w:r>
    </w:p>
    <w:p w14:paraId="0E48ADE1" w14:textId="77777777" w:rsidR="00360300" w:rsidRDefault="00360300" w:rsidP="00360300">
      <w:r>
        <w:rPr>
          <w:noProof/>
        </w:rPr>
        <w:drawing>
          <wp:inline distT="0" distB="0" distL="0" distR="0" wp14:anchorId="1A424A16" wp14:editId="7C20FB64">
            <wp:extent cx="1828800" cy="11965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55E6" w14:textId="77777777" w:rsidR="00360300" w:rsidRDefault="00360300" w:rsidP="00360300">
      <w:r>
        <w:t>Title: Skull (Lateral)</w:t>
      </w:r>
    </w:p>
    <w:p w14:paraId="53432521" w14:textId="77777777" w:rsidR="00360300" w:rsidRDefault="00360300" w:rsidP="00360300">
      <w:r>
        <w:t>Activity Interaction: Drag and Drop</w:t>
      </w:r>
    </w:p>
    <w:p w14:paraId="51F45541" w14:textId="77777777" w:rsidR="00360300" w:rsidRDefault="00360300" w:rsidP="00360300">
      <w:r>
        <w:rPr>
          <w:b/>
        </w:rPr>
        <w:t>Back-of-Card Content:</w:t>
      </w:r>
    </w:p>
    <w:p w14:paraId="25777887" w14:textId="77777777" w:rsidR="00360300" w:rsidRDefault="00360300" w:rsidP="00360300">
      <w:r>
        <w:t>a. Suture</w:t>
      </w:r>
    </w:p>
    <w:p w14:paraId="7357ABAE" w14:textId="77777777" w:rsidR="00360300" w:rsidRDefault="00360300" w:rsidP="00360300">
      <w:r>
        <w:t>b. Coronal suture</w:t>
      </w:r>
    </w:p>
    <w:p w14:paraId="05622DD9" w14:textId="77777777" w:rsidR="00360300" w:rsidRDefault="00360300" w:rsidP="00360300">
      <w:r>
        <w:t>c. Frontal bone</w:t>
      </w:r>
    </w:p>
    <w:p w14:paraId="22858638" w14:textId="77777777" w:rsidR="00360300" w:rsidRDefault="00360300" w:rsidP="00360300">
      <w:r>
        <w:t>d. Sphenoid bone</w:t>
      </w:r>
    </w:p>
    <w:p w14:paraId="777AE882" w14:textId="77777777" w:rsidR="00360300" w:rsidRDefault="00360300" w:rsidP="00360300">
      <w:r>
        <w:t>e. Lacrimal bone</w:t>
      </w:r>
    </w:p>
    <w:p w14:paraId="4136BF15" w14:textId="77777777" w:rsidR="00360300" w:rsidRDefault="00360300" w:rsidP="00360300">
      <w:r>
        <w:t>f. Maxilla</w:t>
      </w:r>
    </w:p>
    <w:p w14:paraId="6C4D6C35" w14:textId="77777777" w:rsidR="00360300" w:rsidRDefault="00360300" w:rsidP="00360300">
      <w:r>
        <w:t>g. Mandible</w:t>
      </w:r>
    </w:p>
    <w:p w14:paraId="713D1673" w14:textId="77777777" w:rsidR="00360300" w:rsidRDefault="00360300" w:rsidP="00360300">
      <w:r>
        <w:t>h. Styloid process</w:t>
      </w:r>
    </w:p>
    <w:p w14:paraId="4F933AE1" w14:textId="77777777" w:rsidR="00360300" w:rsidRDefault="00360300" w:rsidP="00360300">
      <w:r>
        <w:t>i. Zygomatic arch</w:t>
      </w:r>
    </w:p>
    <w:p w14:paraId="5E46A260" w14:textId="77777777" w:rsidR="00360300" w:rsidRDefault="00360300" w:rsidP="00360300">
      <w:r>
        <w:t>j. Mastoid process</w:t>
      </w:r>
    </w:p>
    <w:p w14:paraId="56D03881" w14:textId="77777777" w:rsidR="00360300" w:rsidRDefault="00360300" w:rsidP="00360300">
      <w:r>
        <w:t>k. External acoustic meatus</w:t>
      </w:r>
    </w:p>
    <w:p w14:paraId="0D14A1D4" w14:textId="77777777" w:rsidR="00360300" w:rsidRDefault="00360300" w:rsidP="00360300">
      <w:r>
        <w:t>l. External occipital protuberance</w:t>
      </w:r>
    </w:p>
    <w:p w14:paraId="6B910A3F" w14:textId="77777777" w:rsidR="00360300" w:rsidRDefault="00360300" w:rsidP="00360300">
      <w:r>
        <w:t>m. Occipital bone</w:t>
      </w:r>
    </w:p>
    <w:p w14:paraId="3642F09F" w14:textId="77777777" w:rsidR="00360300" w:rsidRDefault="00360300" w:rsidP="00360300">
      <w:r>
        <w:lastRenderedPageBreak/>
        <w:t>n. Lambdoidal suture</w:t>
      </w:r>
    </w:p>
    <w:p w14:paraId="4115E698" w14:textId="77777777" w:rsidR="00360300" w:rsidRDefault="00360300" w:rsidP="00360300">
      <w:r>
        <w:t>o. Temporal bone</w:t>
      </w:r>
    </w:p>
    <w:p w14:paraId="003C1F1A" w14:textId="77777777" w:rsidR="00360300" w:rsidRDefault="00360300" w:rsidP="00360300">
      <w:r>
        <w:t>p. Parietal bone</w:t>
      </w:r>
    </w:p>
    <w:p w14:paraId="1D81DFAB" w14:textId="77777777" w:rsidR="00360300" w:rsidRDefault="00360300" w:rsidP="00360300">
      <w:r>
        <w:t>q. Sagittal suture</w:t>
      </w:r>
    </w:p>
    <w:p w14:paraId="1A6E77F2" w14:textId="77777777" w:rsidR="00360300" w:rsidRDefault="00360300" w:rsidP="00360300"/>
    <w:p w14:paraId="1AFC3218" w14:textId="77777777" w:rsidR="00360300" w:rsidRDefault="00360300" w:rsidP="00360300">
      <w:pPr>
        <w:pStyle w:val="Heading2"/>
      </w:pPr>
      <w:r>
        <w:t>Card ID: 1.3</w:t>
      </w:r>
    </w:p>
    <w:p w14:paraId="581A7884" w14:textId="77777777" w:rsidR="00360300" w:rsidRDefault="00360300" w:rsidP="00360300">
      <w:r>
        <w:t>Image file: L1344_760014</w:t>
      </w:r>
    </w:p>
    <w:p w14:paraId="0A8E49D5" w14:textId="77777777" w:rsidR="00360300" w:rsidRDefault="00360300" w:rsidP="00360300">
      <w:r>
        <w:rPr>
          <w:noProof/>
        </w:rPr>
        <w:drawing>
          <wp:inline distT="0" distB="0" distL="0" distR="0" wp14:anchorId="18591D86" wp14:editId="2DCE4A43">
            <wp:extent cx="1828800" cy="1196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16BF" w14:textId="77777777" w:rsidR="00360300" w:rsidRDefault="00360300" w:rsidP="00360300">
      <w:r>
        <w:t>Title: Skull (Inferior)</w:t>
      </w:r>
    </w:p>
    <w:p w14:paraId="647C50DC" w14:textId="77777777" w:rsidR="00360300" w:rsidRDefault="00360300" w:rsidP="00360300">
      <w:r>
        <w:t>Activity Interaction: Drag and Drop</w:t>
      </w:r>
    </w:p>
    <w:p w14:paraId="1036FFF6" w14:textId="77777777" w:rsidR="00360300" w:rsidRDefault="00360300" w:rsidP="00360300">
      <w:r>
        <w:rPr>
          <w:b/>
        </w:rPr>
        <w:t>Back-of-Card Content:</w:t>
      </w:r>
    </w:p>
    <w:p w14:paraId="29063365" w14:textId="77777777" w:rsidR="00360300" w:rsidRDefault="00360300" w:rsidP="00360300">
      <w:r>
        <w:t>a. Outline of the mandible</w:t>
      </w:r>
    </w:p>
    <w:p w14:paraId="6DEE77EA" w14:textId="77777777" w:rsidR="00360300" w:rsidRDefault="00360300" w:rsidP="00360300">
      <w:r>
        <w:t>b. Palatine bone</w:t>
      </w:r>
    </w:p>
    <w:p w14:paraId="707B3E1F" w14:textId="77777777" w:rsidR="00360300" w:rsidRDefault="00360300" w:rsidP="00360300">
      <w:r>
        <w:t>c. Zygomatic bone</w:t>
      </w:r>
    </w:p>
    <w:p w14:paraId="430B1DAD" w14:textId="77777777" w:rsidR="00360300" w:rsidRDefault="00360300" w:rsidP="00360300">
      <w:r>
        <w:t>d. Sphenoid bone</w:t>
      </w:r>
    </w:p>
    <w:p w14:paraId="1C7E5DC7" w14:textId="77777777" w:rsidR="00360300" w:rsidRDefault="00360300" w:rsidP="00360300">
      <w:r>
        <w:t>e. Mandibular fossa</w:t>
      </w:r>
    </w:p>
    <w:p w14:paraId="36E04C4C" w14:textId="77777777" w:rsidR="00360300" w:rsidRDefault="00360300" w:rsidP="00360300">
      <w:r>
        <w:t>f. Mastoid process</w:t>
      </w:r>
    </w:p>
    <w:p w14:paraId="55DBD181" w14:textId="77777777" w:rsidR="00360300" w:rsidRDefault="00360300" w:rsidP="00360300">
      <w:r>
        <w:t>g. Temporal bone</w:t>
      </w:r>
    </w:p>
    <w:p w14:paraId="6D013028" w14:textId="77777777" w:rsidR="00360300" w:rsidRDefault="00360300" w:rsidP="00360300">
      <w:r>
        <w:t>h. Parietal bone</w:t>
      </w:r>
    </w:p>
    <w:p w14:paraId="61A156C1" w14:textId="77777777" w:rsidR="00360300" w:rsidRDefault="00360300" w:rsidP="00360300">
      <w:r>
        <w:t>i. Occipital bone</w:t>
      </w:r>
    </w:p>
    <w:p w14:paraId="058A1D6F" w14:textId="77777777" w:rsidR="00360300" w:rsidRDefault="00360300" w:rsidP="00360300">
      <w:r>
        <w:t>j. External occipital protuberance</w:t>
      </w:r>
    </w:p>
    <w:p w14:paraId="1E97CD58" w14:textId="77777777" w:rsidR="00360300" w:rsidRDefault="00360300" w:rsidP="00360300">
      <w:r>
        <w:t>k. Superior nuchal line</w:t>
      </w:r>
    </w:p>
    <w:p w14:paraId="40AD6E47" w14:textId="77777777" w:rsidR="00360300" w:rsidRDefault="00360300" w:rsidP="00360300">
      <w:r>
        <w:t>l. External occipital crest</w:t>
      </w:r>
    </w:p>
    <w:p w14:paraId="586C744E" w14:textId="77777777" w:rsidR="00360300" w:rsidRDefault="00360300" w:rsidP="00360300">
      <w:r>
        <w:lastRenderedPageBreak/>
        <w:t>m. Inferior nuchal line</w:t>
      </w:r>
    </w:p>
    <w:p w14:paraId="53B6BE5C" w14:textId="77777777" w:rsidR="00360300" w:rsidRDefault="00360300" w:rsidP="00360300">
      <w:r>
        <w:t>n. Foramen magnum</w:t>
      </w:r>
    </w:p>
    <w:p w14:paraId="24B1AA16" w14:textId="77777777" w:rsidR="00360300" w:rsidRDefault="00360300" w:rsidP="00360300">
      <w:r>
        <w:t>o. External acoustic meatus</w:t>
      </w:r>
    </w:p>
    <w:p w14:paraId="4ED6DF97" w14:textId="77777777" w:rsidR="00360300" w:rsidRDefault="00360300" w:rsidP="00360300">
      <w:r>
        <w:t>p. Occipital condyle</w:t>
      </w:r>
    </w:p>
    <w:p w14:paraId="244C7647" w14:textId="77777777" w:rsidR="00360300" w:rsidRDefault="00360300" w:rsidP="00360300">
      <w:r>
        <w:t>q. Styloid process</w:t>
      </w:r>
    </w:p>
    <w:p w14:paraId="24625424" w14:textId="77777777" w:rsidR="00360300" w:rsidRDefault="00360300" w:rsidP="00360300">
      <w:r>
        <w:t>r. Vomer</w:t>
      </w:r>
    </w:p>
    <w:p w14:paraId="6B42B474" w14:textId="77777777" w:rsidR="00360300" w:rsidRDefault="00360300" w:rsidP="00360300">
      <w:r>
        <w:t>s. Maxilla</w:t>
      </w:r>
    </w:p>
    <w:p w14:paraId="7911BC00" w14:textId="77777777" w:rsidR="00360300" w:rsidRDefault="00360300" w:rsidP="00360300"/>
    <w:p w14:paraId="38664190" w14:textId="77777777" w:rsidR="00360300" w:rsidRDefault="00360300" w:rsidP="00360300">
      <w:pPr>
        <w:pStyle w:val="Heading2"/>
      </w:pPr>
      <w:r>
        <w:t>Card ID: 1.4</w:t>
      </w:r>
    </w:p>
    <w:p w14:paraId="45EE0B00" w14:textId="77777777" w:rsidR="00360300" w:rsidRDefault="00360300" w:rsidP="00360300">
      <w:r>
        <w:t>Image file: L1344_760015</w:t>
      </w:r>
    </w:p>
    <w:p w14:paraId="5828E919" w14:textId="77777777" w:rsidR="00360300" w:rsidRDefault="00360300" w:rsidP="00360300">
      <w:r>
        <w:t>Activity Interaction: Drag and Drop</w:t>
      </w:r>
    </w:p>
    <w:p w14:paraId="348345B7" w14:textId="77777777" w:rsidR="00360300" w:rsidRDefault="00360300" w:rsidP="00360300">
      <w:r>
        <w:rPr>
          <w:noProof/>
        </w:rPr>
        <w:drawing>
          <wp:inline distT="0" distB="0" distL="0" distR="0" wp14:anchorId="5E03C919" wp14:editId="5246BF57">
            <wp:extent cx="1828800" cy="11965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4AF5" w14:textId="77777777" w:rsidR="00360300" w:rsidRDefault="00360300" w:rsidP="00360300">
      <w:r>
        <w:t>Title: Vertebral Column (Posterior)</w:t>
      </w:r>
    </w:p>
    <w:p w14:paraId="11466BCE" w14:textId="77777777" w:rsidR="00360300" w:rsidRDefault="00360300" w:rsidP="00360300">
      <w:r>
        <w:rPr>
          <w:b/>
        </w:rPr>
        <w:t>Back-of-Card Content:</w:t>
      </w:r>
    </w:p>
    <w:p w14:paraId="55A2664C" w14:textId="77777777" w:rsidR="00360300" w:rsidRDefault="00360300" w:rsidP="00360300">
      <w:r>
        <w:t>a. Facet of dens</w:t>
      </w:r>
    </w:p>
    <w:p w14:paraId="523B4EBF" w14:textId="77777777" w:rsidR="00360300" w:rsidRDefault="00360300" w:rsidP="00360300">
      <w:r>
        <w:t>b. Superior articular facet</w:t>
      </w:r>
    </w:p>
    <w:p w14:paraId="4848C6C2" w14:textId="77777777" w:rsidR="00360300" w:rsidRDefault="00360300" w:rsidP="00360300">
      <w:r>
        <w:t>c. Body</w:t>
      </w:r>
    </w:p>
    <w:p w14:paraId="2AFDE45C" w14:textId="77777777" w:rsidR="00360300" w:rsidRDefault="00360300" w:rsidP="00360300">
      <w:r>
        <w:t>d. Transverse foramen</w:t>
      </w:r>
    </w:p>
    <w:p w14:paraId="692E55C4" w14:textId="77777777" w:rsidR="00360300" w:rsidRDefault="00360300" w:rsidP="00360300">
      <w:r>
        <w:t>e. Inferior articular process</w:t>
      </w:r>
    </w:p>
    <w:p w14:paraId="319D30D2" w14:textId="77777777" w:rsidR="00360300" w:rsidRDefault="00360300" w:rsidP="00360300">
      <w:r>
        <w:t>f. Spine</w:t>
      </w:r>
    </w:p>
    <w:p w14:paraId="7666C25A" w14:textId="77777777" w:rsidR="00360300" w:rsidRDefault="00360300" w:rsidP="00360300">
      <w:r>
        <w:t>g. Dens</w:t>
      </w:r>
    </w:p>
    <w:p w14:paraId="5F3ADD45" w14:textId="77777777" w:rsidR="00360300" w:rsidRDefault="00360300" w:rsidP="00360300"/>
    <w:p w14:paraId="70479387" w14:textId="77777777" w:rsidR="00360300" w:rsidRDefault="00360300" w:rsidP="00360300">
      <w:pPr>
        <w:pStyle w:val="Heading2"/>
      </w:pPr>
      <w:r>
        <w:lastRenderedPageBreak/>
        <w:t>Card ID: 1.5</w:t>
      </w:r>
    </w:p>
    <w:p w14:paraId="04F39EBA" w14:textId="77777777" w:rsidR="00360300" w:rsidRDefault="00360300" w:rsidP="00360300">
      <w:r>
        <w:t>Image file: L1344_760016</w:t>
      </w:r>
    </w:p>
    <w:p w14:paraId="111D02A4" w14:textId="77777777" w:rsidR="00360300" w:rsidRDefault="00360300" w:rsidP="00360300">
      <w:r>
        <w:rPr>
          <w:noProof/>
        </w:rPr>
        <w:drawing>
          <wp:inline distT="0" distB="0" distL="0" distR="0" wp14:anchorId="7F273EB9" wp14:editId="1F9E4269">
            <wp:extent cx="1828800" cy="11965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027B" w14:textId="77777777" w:rsidR="00360300" w:rsidRDefault="00360300" w:rsidP="00360300">
      <w:r>
        <w:t>Title: Vertebral Column (Lateral)</w:t>
      </w:r>
    </w:p>
    <w:p w14:paraId="589AE54D" w14:textId="77777777" w:rsidR="00360300" w:rsidRDefault="00360300" w:rsidP="00360300">
      <w:r>
        <w:t>Activity Interaction: Drag and Drop</w:t>
      </w:r>
    </w:p>
    <w:p w14:paraId="495B92CA" w14:textId="77777777" w:rsidR="00360300" w:rsidRDefault="00360300" w:rsidP="00360300">
      <w:r>
        <w:rPr>
          <w:b/>
        </w:rPr>
        <w:t>Back-of-Card Content:</w:t>
      </w:r>
    </w:p>
    <w:p w14:paraId="591B24BA" w14:textId="77777777" w:rsidR="00360300" w:rsidRDefault="00360300" w:rsidP="00360300">
      <w:r>
        <w:t>a. Dens</w:t>
      </w:r>
    </w:p>
    <w:p w14:paraId="015CC924" w14:textId="77777777" w:rsidR="00360300" w:rsidRDefault="00360300" w:rsidP="00360300">
      <w:r>
        <w:t>b. Zygapophyseal joints</w:t>
      </w:r>
    </w:p>
    <w:p w14:paraId="5F9D2E30" w14:textId="77777777" w:rsidR="00360300" w:rsidRDefault="00360300" w:rsidP="00360300">
      <w:r>
        <w:t>c. Intervertebral disc (not shown)</w:t>
      </w:r>
    </w:p>
    <w:p w14:paraId="2C01C58D" w14:textId="77777777" w:rsidR="00360300" w:rsidRDefault="00360300" w:rsidP="00360300">
      <w:r>
        <w:t>d. Spinous processes</w:t>
      </w:r>
    </w:p>
    <w:p w14:paraId="5B04768E" w14:textId="77777777" w:rsidR="00360300" w:rsidRDefault="00360300" w:rsidP="00360300">
      <w:r>
        <w:t>e. Costal facets (for first rib)</w:t>
      </w:r>
    </w:p>
    <w:p w14:paraId="5545189A" w14:textId="77777777" w:rsidR="00360300" w:rsidRDefault="00360300" w:rsidP="00360300">
      <w:r>
        <w:t>f. T1</w:t>
      </w:r>
    </w:p>
    <w:p w14:paraId="56CD9ED1" w14:textId="77777777" w:rsidR="00360300" w:rsidRDefault="00360300" w:rsidP="00360300">
      <w:r>
        <w:t>g. Articular pillar formed by articular processes</w:t>
      </w:r>
    </w:p>
    <w:p w14:paraId="29528DB8" w14:textId="77777777" w:rsidR="00360300" w:rsidRDefault="00360300" w:rsidP="00360300">
      <w:r>
        <w:t>h. C6</w:t>
      </w:r>
    </w:p>
    <w:p w14:paraId="5F13A4DB" w14:textId="77777777" w:rsidR="00360300" w:rsidRDefault="00360300" w:rsidP="00360300">
      <w:r>
        <w:t>i. Posterior tubercle</w:t>
      </w:r>
    </w:p>
    <w:p w14:paraId="0FA85DAC" w14:textId="77777777" w:rsidR="00360300" w:rsidRDefault="00360300" w:rsidP="00360300">
      <w:r>
        <w:t>j. Anterior tubercle</w:t>
      </w:r>
    </w:p>
    <w:p w14:paraId="491E497B" w14:textId="77777777" w:rsidR="00360300" w:rsidRDefault="00360300" w:rsidP="00360300">
      <w:r>
        <w:t>k. Intervertebral joints (symphysis) (disc removed)</w:t>
      </w:r>
    </w:p>
    <w:p w14:paraId="29F5BDCA" w14:textId="77777777" w:rsidR="00360300" w:rsidRDefault="00360300" w:rsidP="00360300">
      <w:r>
        <w:t>l. Intervertebral foramina</w:t>
      </w:r>
    </w:p>
    <w:p w14:paraId="537EBA82" w14:textId="77777777" w:rsidR="00360300" w:rsidRDefault="00360300" w:rsidP="00360300">
      <w:r>
        <w:t>m. C2</w:t>
      </w:r>
    </w:p>
    <w:p w14:paraId="3FC5FC0C" w14:textId="77777777" w:rsidR="00360300" w:rsidRDefault="00360300" w:rsidP="00360300"/>
    <w:p w14:paraId="296324A3" w14:textId="77777777" w:rsidR="00360300" w:rsidRDefault="00360300" w:rsidP="00360300">
      <w:pPr>
        <w:pStyle w:val="Heading2"/>
      </w:pPr>
      <w:r>
        <w:t>Card ID: 1.6</w:t>
      </w:r>
    </w:p>
    <w:p w14:paraId="5B81579B" w14:textId="77777777" w:rsidR="00360300" w:rsidRDefault="00360300" w:rsidP="00360300">
      <w:r>
        <w:t>Image file: L1344_760017</w:t>
      </w:r>
    </w:p>
    <w:p w14:paraId="0C0ABFB6" w14:textId="77777777" w:rsidR="00360300" w:rsidRDefault="00360300" w:rsidP="00360300">
      <w:r>
        <w:rPr>
          <w:noProof/>
        </w:rPr>
        <w:lastRenderedPageBreak/>
        <w:drawing>
          <wp:inline distT="0" distB="0" distL="0" distR="0" wp14:anchorId="15666BB9" wp14:editId="153F46D1">
            <wp:extent cx="1828800" cy="11965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59E6" w14:textId="77777777" w:rsidR="00360300" w:rsidRDefault="00360300" w:rsidP="00360300">
      <w:r>
        <w:t>Title: Vertebra (Superior)</w:t>
      </w:r>
    </w:p>
    <w:p w14:paraId="4BAA898C" w14:textId="77777777" w:rsidR="00360300" w:rsidRDefault="00360300" w:rsidP="00360300">
      <w:r>
        <w:t>Activity Interaction: Drag and Drop</w:t>
      </w:r>
    </w:p>
    <w:p w14:paraId="686B9427" w14:textId="77777777" w:rsidR="00360300" w:rsidRDefault="00360300" w:rsidP="00360300">
      <w:r>
        <w:rPr>
          <w:b/>
        </w:rPr>
        <w:t>Back-of-Card Content:</w:t>
      </w:r>
    </w:p>
    <w:p w14:paraId="021F8346" w14:textId="77777777" w:rsidR="00360300" w:rsidRDefault="00360300" w:rsidP="00360300">
      <w:r>
        <w:t>a. Transverse process</w:t>
      </w:r>
    </w:p>
    <w:p w14:paraId="0DFBC583" w14:textId="77777777" w:rsidR="00360300" w:rsidRDefault="00360300" w:rsidP="00360300">
      <w:r>
        <w:t>b. Lamina</w:t>
      </w:r>
    </w:p>
    <w:p w14:paraId="0ED4E519" w14:textId="77777777" w:rsidR="00360300" w:rsidRDefault="00360300" w:rsidP="00360300">
      <w:r>
        <w:t>c. Neural arch</w:t>
      </w:r>
    </w:p>
    <w:p w14:paraId="1865A489" w14:textId="77777777" w:rsidR="00360300" w:rsidRDefault="00360300" w:rsidP="00360300">
      <w:r>
        <w:t>d. Spinous process</w:t>
      </w:r>
    </w:p>
    <w:p w14:paraId="0E65D4F1" w14:textId="77777777" w:rsidR="00360300" w:rsidRDefault="00360300" w:rsidP="00360300">
      <w:r>
        <w:t>e. Vertebral foramen</w:t>
      </w:r>
    </w:p>
    <w:p w14:paraId="73A6EBBA" w14:textId="77777777" w:rsidR="00360300" w:rsidRDefault="00360300" w:rsidP="00360300">
      <w:r>
        <w:t>f. Transverse foramen</w:t>
      </w:r>
    </w:p>
    <w:p w14:paraId="65AE3807" w14:textId="77777777" w:rsidR="00360300" w:rsidRDefault="00360300" w:rsidP="00360300">
      <w:r>
        <w:t>g. Vertebral body</w:t>
      </w:r>
    </w:p>
    <w:p w14:paraId="67A84F50" w14:textId="77777777" w:rsidR="00360300" w:rsidRDefault="00360300" w:rsidP="00360300">
      <w:r>
        <w:t>h. Pedicle</w:t>
      </w:r>
    </w:p>
    <w:p w14:paraId="3EF7AA0C" w14:textId="77777777" w:rsidR="00360300" w:rsidRDefault="00360300" w:rsidP="00360300"/>
    <w:p w14:paraId="3E435D1C" w14:textId="77777777" w:rsidR="00360300" w:rsidRDefault="00360300" w:rsidP="00360300">
      <w:pPr>
        <w:pStyle w:val="Heading2"/>
      </w:pPr>
      <w:r>
        <w:t>Card ID: 1.7</w:t>
      </w:r>
    </w:p>
    <w:p w14:paraId="3957D157" w14:textId="77777777" w:rsidR="00360300" w:rsidRDefault="00360300" w:rsidP="00360300">
      <w:r>
        <w:t>Image file: L1344_760018</w:t>
      </w:r>
    </w:p>
    <w:p w14:paraId="7906CC18" w14:textId="77777777" w:rsidR="00360300" w:rsidRDefault="00360300" w:rsidP="00360300">
      <w:r>
        <w:rPr>
          <w:noProof/>
        </w:rPr>
        <w:drawing>
          <wp:inline distT="0" distB="0" distL="0" distR="0" wp14:anchorId="378C72A7" wp14:editId="22174963">
            <wp:extent cx="1828800" cy="11965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BE97" w14:textId="77777777" w:rsidR="00360300" w:rsidRDefault="00360300" w:rsidP="00360300">
      <w:r>
        <w:t>Title: Vertebra (Lateral)</w:t>
      </w:r>
    </w:p>
    <w:p w14:paraId="272C62BA" w14:textId="77777777" w:rsidR="00360300" w:rsidRPr="00B417F4" w:rsidRDefault="00360300" w:rsidP="00360300">
      <w:r>
        <w:t>Activity Interaction: Drag and Drop</w:t>
      </w:r>
    </w:p>
    <w:p w14:paraId="6CD43210" w14:textId="77777777" w:rsidR="00360300" w:rsidRDefault="00360300" w:rsidP="00360300">
      <w:r>
        <w:rPr>
          <w:b/>
        </w:rPr>
        <w:t>Back-of-Card Content:</w:t>
      </w:r>
    </w:p>
    <w:p w14:paraId="23918E5E" w14:textId="77777777" w:rsidR="00360300" w:rsidRDefault="00360300" w:rsidP="00360300">
      <w:r>
        <w:t>a. Superior articular facet</w:t>
      </w:r>
    </w:p>
    <w:p w14:paraId="220F7E0C" w14:textId="77777777" w:rsidR="00360300" w:rsidRDefault="00360300" w:rsidP="00360300">
      <w:r>
        <w:lastRenderedPageBreak/>
        <w:t>b. Spinous process</w:t>
      </w:r>
    </w:p>
    <w:p w14:paraId="47635A4A" w14:textId="77777777" w:rsidR="00360300" w:rsidRDefault="00360300" w:rsidP="00360300">
      <w:r>
        <w:t>c. Inferior articular facet</w:t>
      </w:r>
    </w:p>
    <w:p w14:paraId="498BB11C" w14:textId="77777777" w:rsidR="00360300" w:rsidRDefault="00360300" w:rsidP="00360300">
      <w:r>
        <w:t>d. Posterior tubercle</w:t>
      </w:r>
    </w:p>
    <w:p w14:paraId="0F164C0D" w14:textId="77777777" w:rsidR="00360300" w:rsidRDefault="00360300" w:rsidP="00360300">
      <w:r>
        <w:t>e. Anterior tubercle</w:t>
      </w:r>
    </w:p>
    <w:p w14:paraId="65705022" w14:textId="77777777" w:rsidR="00360300" w:rsidRDefault="00360300" w:rsidP="00360300"/>
    <w:p w14:paraId="20BF1826" w14:textId="77777777" w:rsidR="00360300" w:rsidRDefault="00360300" w:rsidP="00360300">
      <w:pPr>
        <w:pStyle w:val="Heading2"/>
      </w:pPr>
      <w:r>
        <w:t>Card ID: 1.8</w:t>
      </w:r>
    </w:p>
    <w:p w14:paraId="5E0E1D94" w14:textId="77777777" w:rsidR="00360300" w:rsidRDefault="00360300" w:rsidP="00360300">
      <w:r>
        <w:t>Image file: L1344_760019</w:t>
      </w:r>
    </w:p>
    <w:p w14:paraId="5E91A44F" w14:textId="77777777" w:rsidR="00360300" w:rsidRDefault="00360300" w:rsidP="00360300">
      <w:r>
        <w:rPr>
          <w:noProof/>
        </w:rPr>
        <w:drawing>
          <wp:inline distT="0" distB="0" distL="0" distR="0" wp14:anchorId="726710D6" wp14:editId="76FDD295">
            <wp:extent cx="1828800" cy="11965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59F9" w14:textId="77777777" w:rsidR="00360300" w:rsidRDefault="00360300" w:rsidP="00360300">
      <w:r>
        <w:t>Title: Vertebra (C2 Lateral)</w:t>
      </w:r>
    </w:p>
    <w:p w14:paraId="42DD4ED1" w14:textId="77777777" w:rsidR="00360300" w:rsidRDefault="00360300" w:rsidP="00360300">
      <w:r>
        <w:t>Activity Interaction: Drag and Drop</w:t>
      </w:r>
    </w:p>
    <w:p w14:paraId="3F258BF5" w14:textId="77777777" w:rsidR="00360300" w:rsidRDefault="00360300" w:rsidP="00360300">
      <w:r>
        <w:rPr>
          <w:b/>
        </w:rPr>
        <w:t>Back-of-Card Content:</w:t>
      </w:r>
    </w:p>
    <w:p w14:paraId="1E76FC4A" w14:textId="77777777" w:rsidR="00360300" w:rsidRDefault="00360300" w:rsidP="00360300">
      <w:r>
        <w:t>a. Facet on dens</w:t>
      </w:r>
    </w:p>
    <w:p w14:paraId="55B964E5" w14:textId="77777777" w:rsidR="00360300" w:rsidRDefault="00360300" w:rsidP="00360300">
      <w:r>
        <w:t>b. Superior articular facet</w:t>
      </w:r>
    </w:p>
    <w:p w14:paraId="44608001" w14:textId="77777777" w:rsidR="00360300" w:rsidRDefault="00360300" w:rsidP="00360300">
      <w:r>
        <w:t>c. Body</w:t>
      </w:r>
    </w:p>
    <w:p w14:paraId="451B85E6" w14:textId="77777777" w:rsidR="00360300" w:rsidRDefault="00360300" w:rsidP="00360300">
      <w:r>
        <w:t>d. Transverse foramen</w:t>
      </w:r>
    </w:p>
    <w:p w14:paraId="4BEC92BC" w14:textId="77777777" w:rsidR="00360300" w:rsidRDefault="00360300" w:rsidP="00360300">
      <w:r>
        <w:t>e. Inferior articular process</w:t>
      </w:r>
    </w:p>
    <w:p w14:paraId="4DC60964" w14:textId="77777777" w:rsidR="00360300" w:rsidRDefault="00360300" w:rsidP="00360300">
      <w:r>
        <w:t>f. Spine</w:t>
      </w:r>
    </w:p>
    <w:p w14:paraId="41632C07" w14:textId="77777777" w:rsidR="00360300" w:rsidRDefault="00360300" w:rsidP="00360300">
      <w:r>
        <w:t>g. Dens</w:t>
      </w:r>
    </w:p>
    <w:p w14:paraId="149CD533" w14:textId="77777777" w:rsidR="00360300" w:rsidRDefault="00360300" w:rsidP="00360300"/>
    <w:p w14:paraId="5FABB208" w14:textId="77777777" w:rsidR="00360300" w:rsidRDefault="00360300" w:rsidP="00360300">
      <w:pPr>
        <w:pStyle w:val="Heading2"/>
      </w:pPr>
      <w:r>
        <w:t>Card ID: 1.9</w:t>
      </w:r>
    </w:p>
    <w:p w14:paraId="58D9D910" w14:textId="77777777" w:rsidR="00360300" w:rsidRDefault="00360300" w:rsidP="00360300">
      <w:r>
        <w:t>Image file: L1344_760020</w:t>
      </w:r>
    </w:p>
    <w:p w14:paraId="386913D4" w14:textId="77777777" w:rsidR="00360300" w:rsidRDefault="00360300" w:rsidP="00360300">
      <w:r>
        <w:rPr>
          <w:noProof/>
        </w:rPr>
        <w:lastRenderedPageBreak/>
        <w:drawing>
          <wp:inline distT="0" distB="0" distL="0" distR="0" wp14:anchorId="02848D40" wp14:editId="322B921D">
            <wp:extent cx="1828800" cy="11965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7DC3" w14:textId="77777777" w:rsidR="00360300" w:rsidRDefault="00360300" w:rsidP="00360300">
      <w:r>
        <w:t>Title: Mandible</w:t>
      </w:r>
    </w:p>
    <w:p w14:paraId="23278233" w14:textId="77777777" w:rsidR="00360300" w:rsidRDefault="00360300" w:rsidP="00360300">
      <w:r>
        <w:t>Activity Interaction: Drag and Drop</w:t>
      </w:r>
    </w:p>
    <w:p w14:paraId="3DBAA8A2" w14:textId="77777777" w:rsidR="00360300" w:rsidRDefault="00360300" w:rsidP="00360300">
      <w:r>
        <w:rPr>
          <w:b/>
        </w:rPr>
        <w:t>Back-of-Card Content:</w:t>
      </w:r>
    </w:p>
    <w:p w14:paraId="3CE41AFB" w14:textId="77777777" w:rsidR="00360300" w:rsidRDefault="00360300" w:rsidP="00360300">
      <w:r>
        <w:t>a. Mandibular condyle</w:t>
      </w:r>
    </w:p>
    <w:p w14:paraId="15EBD7A4" w14:textId="77777777" w:rsidR="00360300" w:rsidRDefault="00360300" w:rsidP="00360300">
      <w:r>
        <w:t>b. Neck</w:t>
      </w:r>
    </w:p>
    <w:p w14:paraId="13BC7ADC" w14:textId="77777777" w:rsidR="00360300" w:rsidRDefault="00360300" w:rsidP="00360300">
      <w:r>
        <w:t>c. Ramus</w:t>
      </w:r>
    </w:p>
    <w:p w14:paraId="40C1F9F4" w14:textId="77777777" w:rsidR="00360300" w:rsidRDefault="00360300" w:rsidP="00360300">
      <w:r>
        <w:t>d. Angle</w:t>
      </w:r>
    </w:p>
    <w:p w14:paraId="6C9EC9AC" w14:textId="77777777" w:rsidR="00360300" w:rsidRDefault="00360300" w:rsidP="00360300">
      <w:r>
        <w:t>e. Oblique line</w:t>
      </w:r>
    </w:p>
    <w:p w14:paraId="22ABC8FE" w14:textId="77777777" w:rsidR="00360300" w:rsidRDefault="00360300" w:rsidP="00360300">
      <w:r>
        <w:t>f. Body</w:t>
      </w:r>
    </w:p>
    <w:p w14:paraId="334A7557" w14:textId="77777777" w:rsidR="00360300" w:rsidRDefault="00360300" w:rsidP="00360300">
      <w:r>
        <w:t>g. Mental foramen</w:t>
      </w:r>
    </w:p>
    <w:p w14:paraId="4A8465DE" w14:textId="77777777" w:rsidR="00360300" w:rsidRDefault="00360300" w:rsidP="00360300">
      <w:r>
        <w:t>h. Mental protuberance</w:t>
      </w:r>
    </w:p>
    <w:p w14:paraId="5444D8A1" w14:textId="77777777" w:rsidR="00360300" w:rsidRDefault="00360300" w:rsidP="00360300">
      <w:r>
        <w:t>i. Mylohyoid line</w:t>
      </w:r>
    </w:p>
    <w:p w14:paraId="7037704D" w14:textId="77777777" w:rsidR="00360300" w:rsidRDefault="00360300" w:rsidP="00360300">
      <w:r>
        <w:t>j. Coronoid process</w:t>
      </w:r>
    </w:p>
    <w:p w14:paraId="19DC35AF" w14:textId="77777777" w:rsidR="00360300" w:rsidRDefault="00360300" w:rsidP="00360300"/>
    <w:p w14:paraId="300429DB" w14:textId="77777777" w:rsidR="00360300" w:rsidRDefault="00360300" w:rsidP="00360300">
      <w:pPr>
        <w:pStyle w:val="Heading2"/>
      </w:pPr>
      <w:r>
        <w:t>Card ID: 1.10</w:t>
      </w:r>
    </w:p>
    <w:p w14:paraId="2AC681A3" w14:textId="77777777" w:rsidR="00360300" w:rsidRDefault="00360300" w:rsidP="00360300">
      <w:r>
        <w:t>Image file: L1344_760021</w:t>
      </w:r>
    </w:p>
    <w:p w14:paraId="1C682435" w14:textId="77777777" w:rsidR="00360300" w:rsidRDefault="00360300" w:rsidP="00360300">
      <w:r>
        <w:rPr>
          <w:noProof/>
        </w:rPr>
        <w:drawing>
          <wp:inline distT="0" distB="0" distL="0" distR="0" wp14:anchorId="4C912F6A" wp14:editId="78D4CDEC">
            <wp:extent cx="1828800" cy="11965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BE7F" w14:textId="77777777" w:rsidR="00360300" w:rsidRDefault="00360300" w:rsidP="00360300">
      <w:r>
        <w:t>Title: Vertebral Ligaments</w:t>
      </w:r>
    </w:p>
    <w:p w14:paraId="0F3605A7" w14:textId="77777777" w:rsidR="00360300" w:rsidRDefault="00360300" w:rsidP="00360300">
      <w:r>
        <w:t xml:space="preserve">Activity Interaction: </w:t>
      </w:r>
      <w:r w:rsidRPr="00B417F4">
        <w:t xml:space="preserve">fill-in-the-blank </w:t>
      </w:r>
    </w:p>
    <w:p w14:paraId="26838048" w14:textId="77777777" w:rsidR="00360300" w:rsidRDefault="00360300" w:rsidP="00360300">
      <w:r>
        <w:rPr>
          <w:b/>
        </w:rPr>
        <w:lastRenderedPageBreak/>
        <w:t>Back-of-Card Content:</w:t>
      </w:r>
    </w:p>
    <w:p w14:paraId="1DDD0EDE" w14:textId="77777777" w:rsidR="00360300" w:rsidRDefault="00360300" w:rsidP="00360300">
      <w:r>
        <w:t xml:space="preserve">a. </w:t>
      </w:r>
      <w:r w:rsidRPr="00380AE1">
        <w:rPr>
          <w:highlight w:val="yellow"/>
        </w:rPr>
        <w:t>Ligamentum flavum</w:t>
      </w:r>
      <w:r>
        <w:t xml:space="preserve">: restricts excessive separation of adjacent vertebral lamina and </w:t>
      </w:r>
      <w:r w:rsidRPr="00380AE1">
        <w:rPr>
          <w:highlight w:val="yellow"/>
        </w:rPr>
        <w:t>hyperflexion</w:t>
      </w:r>
    </w:p>
    <w:p w14:paraId="449023C7" w14:textId="77777777" w:rsidR="00360300" w:rsidRDefault="00360300" w:rsidP="00360300">
      <w:r>
        <w:t xml:space="preserve">b. </w:t>
      </w:r>
      <w:r w:rsidRPr="00380AE1">
        <w:rPr>
          <w:highlight w:val="yellow"/>
        </w:rPr>
        <w:t xml:space="preserve">Anterior longitudinal </w:t>
      </w:r>
      <w:r w:rsidRPr="0072479B">
        <w:t>ligament</w:t>
      </w:r>
      <w:r>
        <w:t xml:space="preserve">: restricts excessive </w:t>
      </w:r>
      <w:r w:rsidRPr="00380AE1">
        <w:rPr>
          <w:highlight w:val="yellow"/>
        </w:rPr>
        <w:t>hyperextension</w:t>
      </w:r>
    </w:p>
    <w:p w14:paraId="68B96DEB" w14:textId="77777777" w:rsidR="00360300" w:rsidRDefault="00360300" w:rsidP="00360300">
      <w:r>
        <w:t xml:space="preserve">c. </w:t>
      </w:r>
      <w:r w:rsidRPr="00380AE1">
        <w:rPr>
          <w:highlight w:val="yellow"/>
        </w:rPr>
        <w:t xml:space="preserve">Posterior longitudinal </w:t>
      </w:r>
      <w:r w:rsidRPr="0072479B">
        <w:t>ligament</w:t>
      </w:r>
      <w:r>
        <w:t xml:space="preserve">: restricts </w:t>
      </w:r>
      <w:r w:rsidRPr="00380AE1">
        <w:rPr>
          <w:highlight w:val="yellow"/>
        </w:rPr>
        <w:t>hyperflexion</w:t>
      </w:r>
    </w:p>
    <w:p w14:paraId="2CBACE67" w14:textId="77777777" w:rsidR="00360300" w:rsidRDefault="00360300" w:rsidP="00360300">
      <w:r>
        <w:t xml:space="preserve">d. </w:t>
      </w:r>
      <w:r w:rsidRPr="00380AE1">
        <w:rPr>
          <w:highlight w:val="yellow"/>
        </w:rPr>
        <w:t>Supraspinous</w:t>
      </w:r>
      <w:r>
        <w:t xml:space="preserve"> ligament: restricts </w:t>
      </w:r>
      <w:r w:rsidRPr="00380AE1">
        <w:rPr>
          <w:highlight w:val="yellow"/>
        </w:rPr>
        <w:t>hyperflexion</w:t>
      </w:r>
      <w:r>
        <w:t>; also prevents separation of the spinous processes</w:t>
      </w:r>
    </w:p>
    <w:p w14:paraId="158D0CD4" w14:textId="77777777" w:rsidR="00360300" w:rsidRDefault="00360300" w:rsidP="00360300">
      <w:r>
        <w:t xml:space="preserve">e. </w:t>
      </w:r>
      <w:r w:rsidRPr="00380AE1">
        <w:rPr>
          <w:highlight w:val="yellow"/>
        </w:rPr>
        <w:t>Interspinous</w:t>
      </w:r>
      <w:r>
        <w:t xml:space="preserve"> ligament: restricts </w:t>
      </w:r>
      <w:r w:rsidRPr="00380AE1">
        <w:rPr>
          <w:highlight w:val="yellow"/>
        </w:rPr>
        <w:t>hyperflexion</w:t>
      </w:r>
    </w:p>
    <w:p w14:paraId="5F31D876" w14:textId="77777777" w:rsidR="00360300" w:rsidRDefault="00360300" w:rsidP="00360300"/>
    <w:p w14:paraId="164A1098" w14:textId="77777777" w:rsidR="00360300" w:rsidRDefault="00360300" w:rsidP="00360300">
      <w:pPr>
        <w:pStyle w:val="Heading2"/>
      </w:pPr>
      <w:r>
        <w:t>Card ID: 1.11</w:t>
      </w:r>
    </w:p>
    <w:p w14:paraId="326B5603" w14:textId="77777777" w:rsidR="00360300" w:rsidRDefault="00360300" w:rsidP="00360300">
      <w:r>
        <w:t>Image file: L1344_760022</w:t>
      </w:r>
    </w:p>
    <w:p w14:paraId="5ACF6CCE" w14:textId="77777777" w:rsidR="00360300" w:rsidRDefault="00360300" w:rsidP="00360300">
      <w:r>
        <w:rPr>
          <w:noProof/>
        </w:rPr>
        <w:drawing>
          <wp:inline distT="0" distB="0" distL="0" distR="0" wp14:anchorId="16ECBD77" wp14:editId="132D32E8">
            <wp:extent cx="1828800" cy="11965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121F" w14:textId="77777777" w:rsidR="00360300" w:rsidRDefault="00360300" w:rsidP="00360300">
      <w:r>
        <w:t>Title: Posterior Ligaments</w:t>
      </w:r>
    </w:p>
    <w:p w14:paraId="7F5A0FB1" w14:textId="77777777" w:rsidR="00360300" w:rsidRDefault="00360300" w:rsidP="00360300">
      <w:r>
        <w:t xml:space="preserve">Activity Interaction: </w:t>
      </w:r>
      <w:r w:rsidRPr="00B417F4">
        <w:t xml:space="preserve">fill-in-the-blank </w:t>
      </w:r>
    </w:p>
    <w:p w14:paraId="3D18F0BD" w14:textId="77777777" w:rsidR="00360300" w:rsidRDefault="00360300" w:rsidP="00360300">
      <w:r>
        <w:rPr>
          <w:b/>
        </w:rPr>
        <w:t>Back-of-Card Content:</w:t>
      </w:r>
    </w:p>
    <w:p w14:paraId="00D84AD2" w14:textId="77777777" w:rsidR="00360300" w:rsidRDefault="00360300" w:rsidP="00360300">
      <w:r>
        <w:t xml:space="preserve">a. </w:t>
      </w:r>
      <w:r w:rsidRPr="00380AE1">
        <w:rPr>
          <w:highlight w:val="yellow"/>
        </w:rPr>
        <w:t xml:space="preserve">Alar </w:t>
      </w:r>
      <w:r>
        <w:t xml:space="preserve">ligaments: restricts excessive </w:t>
      </w:r>
      <w:r w:rsidRPr="00380AE1">
        <w:rPr>
          <w:highlight w:val="yellow"/>
        </w:rPr>
        <w:t>rotation</w:t>
      </w:r>
      <w:r>
        <w:t xml:space="preserve"> and lateral </w:t>
      </w:r>
      <w:r w:rsidRPr="0019767F">
        <w:rPr>
          <w:highlight w:val="yellow"/>
        </w:rPr>
        <w:t>flexion</w:t>
      </w:r>
    </w:p>
    <w:p w14:paraId="04BB0AB2" w14:textId="77777777" w:rsidR="00360300" w:rsidRDefault="00360300" w:rsidP="00360300">
      <w:r>
        <w:t xml:space="preserve">b. </w:t>
      </w:r>
      <w:r w:rsidRPr="00380AE1">
        <w:rPr>
          <w:highlight w:val="yellow"/>
        </w:rPr>
        <w:t xml:space="preserve">Posterior longitudinal </w:t>
      </w:r>
      <w:r>
        <w:t xml:space="preserve">ligament: restricts </w:t>
      </w:r>
      <w:r w:rsidRPr="00380AE1">
        <w:rPr>
          <w:highlight w:val="yellow"/>
        </w:rPr>
        <w:t>hyperflexion</w:t>
      </w:r>
    </w:p>
    <w:p w14:paraId="16960F2E" w14:textId="77777777" w:rsidR="00360300" w:rsidRDefault="00360300" w:rsidP="00360300">
      <w:r>
        <w:t xml:space="preserve">c. </w:t>
      </w:r>
      <w:r w:rsidRPr="00380AE1">
        <w:rPr>
          <w:highlight w:val="yellow"/>
        </w:rPr>
        <w:t xml:space="preserve">Cruciform </w:t>
      </w:r>
      <w:r>
        <w:t>ligament (transverse + longitudinal bands): restricts abnormal movements of atlantoaxial joint (hyperflexion, hyperextension)</w:t>
      </w:r>
    </w:p>
    <w:p w14:paraId="15D125BF" w14:textId="77777777" w:rsidR="00360300" w:rsidRDefault="00360300" w:rsidP="00360300"/>
    <w:p w14:paraId="13A1D647" w14:textId="77777777" w:rsidR="00360300" w:rsidRDefault="00360300" w:rsidP="00360300">
      <w:pPr>
        <w:pStyle w:val="Heading2"/>
      </w:pPr>
      <w:r>
        <w:t>Card ID: 1.12</w:t>
      </w:r>
    </w:p>
    <w:p w14:paraId="42A62F2D" w14:textId="77777777" w:rsidR="00360300" w:rsidRDefault="00360300" w:rsidP="00360300">
      <w:r>
        <w:t>Image file: L1344_760023</w:t>
      </w:r>
    </w:p>
    <w:p w14:paraId="7C6CA505" w14:textId="77777777" w:rsidR="00360300" w:rsidRDefault="00360300" w:rsidP="00360300">
      <w:r>
        <w:rPr>
          <w:noProof/>
        </w:rPr>
        <w:lastRenderedPageBreak/>
        <w:drawing>
          <wp:inline distT="0" distB="0" distL="0" distR="0" wp14:anchorId="4806BC5B" wp14:editId="4574D33D">
            <wp:extent cx="1828800" cy="11965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B4C3" w14:textId="77777777" w:rsidR="00360300" w:rsidRDefault="00360300" w:rsidP="00360300">
      <w:r>
        <w:t>Title: Craniospinal Junction</w:t>
      </w:r>
    </w:p>
    <w:p w14:paraId="7C3A9818" w14:textId="77777777" w:rsidR="00360300" w:rsidRPr="00B417F4" w:rsidRDefault="00360300" w:rsidP="00360300">
      <w:r>
        <w:t xml:space="preserve">Activity Interaction: </w:t>
      </w:r>
      <w:r w:rsidRPr="00B417F4">
        <w:t xml:space="preserve">fill-in-the-blank </w:t>
      </w:r>
    </w:p>
    <w:p w14:paraId="6EE9C947" w14:textId="77777777" w:rsidR="00360300" w:rsidRDefault="00360300" w:rsidP="00360300">
      <w:r>
        <w:rPr>
          <w:b/>
        </w:rPr>
        <w:t>Back-of-Card Content:</w:t>
      </w:r>
    </w:p>
    <w:p w14:paraId="19DB8CAD" w14:textId="77777777" w:rsidR="00360300" w:rsidRDefault="00360300" w:rsidP="00360300">
      <w:r w:rsidRPr="00380AE1">
        <w:rPr>
          <w:highlight w:val="yellow"/>
        </w:rPr>
        <w:t>Nuchal</w:t>
      </w:r>
      <w:r>
        <w:t xml:space="preserve"> ligament: restricts </w:t>
      </w:r>
      <w:r w:rsidRPr="00380AE1">
        <w:rPr>
          <w:highlight w:val="yellow"/>
        </w:rPr>
        <w:t>hyperflexion</w:t>
      </w:r>
    </w:p>
    <w:p w14:paraId="16B08146" w14:textId="77777777" w:rsidR="00360300" w:rsidRDefault="00360300" w:rsidP="00360300"/>
    <w:p w14:paraId="0C5C054B" w14:textId="77777777" w:rsidR="00360300" w:rsidRDefault="00360300" w:rsidP="00360300">
      <w:pPr>
        <w:pStyle w:val="Heading2"/>
      </w:pPr>
      <w:r>
        <w:t>Card ID: 1.13</w:t>
      </w:r>
    </w:p>
    <w:p w14:paraId="4143BDD3" w14:textId="77777777" w:rsidR="00360300" w:rsidRDefault="00360300" w:rsidP="00360300">
      <w:r>
        <w:t>Image file: L1344_760024</w:t>
      </w:r>
    </w:p>
    <w:p w14:paraId="5ED62E9A" w14:textId="77777777" w:rsidR="00360300" w:rsidRDefault="00360300" w:rsidP="00360300">
      <w:r>
        <w:rPr>
          <w:noProof/>
        </w:rPr>
        <w:drawing>
          <wp:inline distT="0" distB="0" distL="0" distR="0" wp14:anchorId="2DD89F62" wp14:editId="6A672C5E">
            <wp:extent cx="1828800" cy="11965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B9D0" w14:textId="77777777" w:rsidR="00360300" w:rsidRDefault="00360300" w:rsidP="00360300">
      <w:r>
        <w:t>Title: Atlas and Axis Ligaments</w:t>
      </w:r>
    </w:p>
    <w:p w14:paraId="37D341AC" w14:textId="77777777" w:rsidR="00360300" w:rsidRPr="00B417F4" w:rsidRDefault="00360300" w:rsidP="00360300">
      <w:r>
        <w:t xml:space="preserve">Activity Interaction: </w:t>
      </w:r>
      <w:r w:rsidRPr="00B417F4">
        <w:t xml:space="preserve">fill-in-the-blank </w:t>
      </w:r>
    </w:p>
    <w:p w14:paraId="3E8B268C" w14:textId="77777777" w:rsidR="00360300" w:rsidRDefault="00360300" w:rsidP="00360300">
      <w:r>
        <w:rPr>
          <w:b/>
        </w:rPr>
        <w:t>Back-of-Card Content:</w:t>
      </w:r>
    </w:p>
    <w:p w14:paraId="7B529223" w14:textId="77777777" w:rsidR="00360300" w:rsidRDefault="00360300" w:rsidP="00360300">
      <w:r>
        <w:t xml:space="preserve">a. </w:t>
      </w:r>
      <w:r w:rsidRPr="00380AE1">
        <w:rPr>
          <w:highlight w:val="yellow"/>
        </w:rPr>
        <w:t>Anterior atlanto-occipital</w:t>
      </w:r>
      <w:r>
        <w:t xml:space="preserve"> ligament: restricts </w:t>
      </w:r>
      <w:r w:rsidRPr="00380AE1">
        <w:rPr>
          <w:highlight w:val="yellow"/>
        </w:rPr>
        <w:t>extension</w:t>
      </w:r>
      <w:r>
        <w:t xml:space="preserve"> of the head</w:t>
      </w:r>
    </w:p>
    <w:p w14:paraId="29BD3B48" w14:textId="77777777" w:rsidR="00360300" w:rsidRDefault="00360300" w:rsidP="00360300">
      <w:r>
        <w:t xml:space="preserve">b. </w:t>
      </w:r>
      <w:r w:rsidRPr="00380AE1">
        <w:rPr>
          <w:highlight w:val="yellow"/>
        </w:rPr>
        <w:t>Apical</w:t>
      </w:r>
      <w:r>
        <w:t xml:space="preserve"> ligament of the dens: restricts destabilization of the dens, therefore supporting the craniocervical joint</w:t>
      </w:r>
    </w:p>
    <w:p w14:paraId="5B9808A7" w14:textId="77777777" w:rsidR="00360300" w:rsidRDefault="00360300" w:rsidP="00360300"/>
    <w:p w14:paraId="7290E427" w14:textId="77777777" w:rsidR="00360300" w:rsidRDefault="00360300" w:rsidP="00360300">
      <w:pPr>
        <w:pStyle w:val="Heading2"/>
      </w:pPr>
      <w:r>
        <w:t>Card ID: 1.14</w:t>
      </w:r>
    </w:p>
    <w:p w14:paraId="3B8DA52E" w14:textId="77777777" w:rsidR="00360300" w:rsidRDefault="00360300" w:rsidP="00360300">
      <w:r>
        <w:t>Image file: L1344_760025</w:t>
      </w:r>
    </w:p>
    <w:p w14:paraId="440696AD" w14:textId="77777777" w:rsidR="00360300" w:rsidRDefault="00360300" w:rsidP="00360300">
      <w:r>
        <w:rPr>
          <w:noProof/>
        </w:rPr>
        <w:lastRenderedPageBreak/>
        <w:drawing>
          <wp:inline distT="0" distB="0" distL="0" distR="0" wp14:anchorId="131E1414" wp14:editId="03F4F566">
            <wp:extent cx="1828800" cy="11965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30D5" w14:textId="77777777" w:rsidR="00360300" w:rsidRDefault="00360300" w:rsidP="00360300">
      <w:r>
        <w:t>Title: Head and Neck</w:t>
      </w:r>
    </w:p>
    <w:p w14:paraId="669127E1" w14:textId="77777777" w:rsidR="00360300" w:rsidRDefault="00360300" w:rsidP="00360300">
      <w:r>
        <w:t xml:space="preserve">Activity Interaction: </w:t>
      </w:r>
      <w:r w:rsidRPr="00B417F4">
        <w:t xml:space="preserve">fill-in-the-blank </w:t>
      </w:r>
    </w:p>
    <w:p w14:paraId="69B3CE09" w14:textId="77777777" w:rsidR="00360300" w:rsidRDefault="00360300" w:rsidP="00360300">
      <w:r>
        <w:rPr>
          <w:b/>
        </w:rPr>
        <w:t>Back-of-Card Content:</w:t>
      </w:r>
    </w:p>
    <w:p w14:paraId="31F40D4E" w14:textId="77777777" w:rsidR="00360300" w:rsidRDefault="00360300" w:rsidP="00360300">
      <w:r>
        <w:t xml:space="preserve">a. </w:t>
      </w:r>
      <w:r w:rsidRPr="00380AE1">
        <w:rPr>
          <w:highlight w:val="yellow"/>
        </w:rPr>
        <w:t>Tectorial membrane</w:t>
      </w:r>
      <w:r>
        <w:t xml:space="preserve">: restricts </w:t>
      </w:r>
      <w:r w:rsidRPr="00380AE1">
        <w:rPr>
          <w:highlight w:val="yellow"/>
        </w:rPr>
        <w:t xml:space="preserve">anterior </w:t>
      </w:r>
      <w:r>
        <w:t>displacement of C1 over C2</w:t>
      </w:r>
    </w:p>
    <w:p w14:paraId="7AAF4199" w14:textId="77777777" w:rsidR="00360300" w:rsidRDefault="00360300" w:rsidP="00360300">
      <w:r>
        <w:t xml:space="preserve">b. </w:t>
      </w:r>
      <w:r w:rsidRPr="00380AE1">
        <w:rPr>
          <w:highlight w:val="yellow"/>
        </w:rPr>
        <w:t xml:space="preserve">Apical </w:t>
      </w:r>
      <w:r>
        <w:t xml:space="preserve">ligament of the dens: restricts </w:t>
      </w:r>
      <w:r w:rsidRPr="00380AE1">
        <w:rPr>
          <w:highlight w:val="yellow"/>
        </w:rPr>
        <w:t xml:space="preserve">destabilization </w:t>
      </w:r>
      <w:r>
        <w:t>of the dens, therefore supporting the craniocervical joint</w:t>
      </w:r>
    </w:p>
    <w:p w14:paraId="307489BD" w14:textId="77777777" w:rsidR="00360300" w:rsidRDefault="00360300" w:rsidP="00360300">
      <w:r>
        <w:t xml:space="preserve">c. </w:t>
      </w:r>
      <w:r w:rsidRPr="00380AE1">
        <w:rPr>
          <w:highlight w:val="yellow"/>
        </w:rPr>
        <w:t xml:space="preserve">Alar </w:t>
      </w:r>
      <w:r>
        <w:t xml:space="preserve">ligaments: restricts excessive </w:t>
      </w:r>
      <w:r w:rsidRPr="00380AE1">
        <w:rPr>
          <w:highlight w:val="yellow"/>
        </w:rPr>
        <w:t xml:space="preserve">rotation </w:t>
      </w:r>
      <w:r>
        <w:t xml:space="preserve">and lateral </w:t>
      </w:r>
      <w:r w:rsidRPr="0019767F">
        <w:rPr>
          <w:highlight w:val="yellow"/>
        </w:rPr>
        <w:t>flexion</w:t>
      </w:r>
    </w:p>
    <w:p w14:paraId="01D4D495" w14:textId="77777777" w:rsidR="00360300" w:rsidRDefault="00360300" w:rsidP="00360300">
      <w:r>
        <w:t xml:space="preserve">d. </w:t>
      </w:r>
      <w:r w:rsidRPr="00380AE1">
        <w:rPr>
          <w:highlight w:val="yellow"/>
        </w:rPr>
        <w:t xml:space="preserve">Posterior longitudinal </w:t>
      </w:r>
      <w:r>
        <w:t xml:space="preserve">ligament: restricts </w:t>
      </w:r>
      <w:r w:rsidRPr="00380AE1">
        <w:rPr>
          <w:highlight w:val="yellow"/>
        </w:rPr>
        <w:t>hyperflexion</w:t>
      </w:r>
    </w:p>
    <w:p w14:paraId="5CEBFF17" w14:textId="77777777" w:rsidR="00360300" w:rsidRDefault="00360300" w:rsidP="00360300"/>
    <w:p w14:paraId="64A60094" w14:textId="77777777" w:rsidR="00360300" w:rsidRDefault="00360300" w:rsidP="00360300">
      <w:pPr>
        <w:pStyle w:val="Heading2"/>
      </w:pPr>
      <w:r>
        <w:t>Card ID: 1.15</w:t>
      </w:r>
    </w:p>
    <w:p w14:paraId="4F711BD6" w14:textId="77777777" w:rsidR="00360300" w:rsidRDefault="00360300" w:rsidP="00360300">
      <w:r>
        <w:t>Image file: L1344_760026</w:t>
      </w:r>
    </w:p>
    <w:p w14:paraId="4145B410" w14:textId="77777777" w:rsidR="00360300" w:rsidRDefault="00360300" w:rsidP="00360300">
      <w:r>
        <w:rPr>
          <w:noProof/>
        </w:rPr>
        <w:drawing>
          <wp:inline distT="0" distB="0" distL="0" distR="0" wp14:anchorId="6776EB05" wp14:editId="58231C05">
            <wp:extent cx="1828800" cy="11965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1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A30E" w14:textId="77777777" w:rsidR="00360300" w:rsidRDefault="00360300" w:rsidP="00360300">
      <w:r>
        <w:t>Title: Temporomandibular Joint</w:t>
      </w:r>
    </w:p>
    <w:p w14:paraId="34911060" w14:textId="77777777" w:rsidR="00360300" w:rsidRDefault="00360300" w:rsidP="00360300">
      <w:r>
        <w:t>Activity Interaction: Drag and Drop</w:t>
      </w:r>
    </w:p>
    <w:p w14:paraId="3C2E06DF" w14:textId="77777777" w:rsidR="00360300" w:rsidRDefault="00360300" w:rsidP="00360300">
      <w:r>
        <w:rPr>
          <w:b/>
        </w:rPr>
        <w:t>Back-of-Card Content:</w:t>
      </w:r>
    </w:p>
    <w:p w14:paraId="4CCA643D" w14:textId="77777777" w:rsidR="00360300" w:rsidRDefault="00360300" w:rsidP="00360300">
      <w:r>
        <w:t>a. Zygomatic process</w:t>
      </w:r>
    </w:p>
    <w:p w14:paraId="0B746017" w14:textId="77777777" w:rsidR="00360300" w:rsidRDefault="00360300" w:rsidP="00360300">
      <w:r>
        <w:t>b. Temporal bone</w:t>
      </w:r>
    </w:p>
    <w:p w14:paraId="0A97035D" w14:textId="77777777" w:rsidR="00360300" w:rsidRDefault="00360300" w:rsidP="00360300">
      <w:r>
        <w:t>c. Temporomandibular joint</w:t>
      </w:r>
    </w:p>
    <w:p w14:paraId="5E68B251" w14:textId="77777777" w:rsidR="00360300" w:rsidRDefault="00360300" w:rsidP="00360300">
      <w:r>
        <w:t>d. Mastoid process</w:t>
      </w:r>
    </w:p>
    <w:p w14:paraId="718DBBB8" w14:textId="77777777" w:rsidR="00360300" w:rsidRDefault="00360300" w:rsidP="00360300">
      <w:r>
        <w:lastRenderedPageBreak/>
        <w:t>e. Condyloid process</w:t>
      </w:r>
    </w:p>
    <w:p w14:paraId="65676A11" w14:textId="77777777" w:rsidR="00360300" w:rsidRDefault="00360300" w:rsidP="00360300">
      <w:r>
        <w:t>f. Mandible</w:t>
      </w:r>
    </w:p>
    <w:p w14:paraId="4B5D017D" w14:textId="77777777" w:rsidR="00360300" w:rsidRDefault="00360300" w:rsidP="00360300">
      <w:r>
        <w:t>g. Ramus</w:t>
      </w:r>
    </w:p>
    <w:p w14:paraId="4A0F0727" w14:textId="77777777" w:rsidR="00360300" w:rsidRDefault="00360300" w:rsidP="00360300">
      <w:r>
        <w:t>h. Coronoid process</w:t>
      </w:r>
    </w:p>
    <w:p w14:paraId="3D924ED7" w14:textId="77777777" w:rsidR="00360300" w:rsidRDefault="00360300" w:rsidP="00360300">
      <w:r>
        <w:t>i. Neck</w:t>
      </w:r>
    </w:p>
    <w:p w14:paraId="30E7689F" w14:textId="77777777" w:rsidR="00360300" w:rsidRDefault="00360300" w:rsidP="00360300">
      <w:r>
        <w:t>j. Zygomatic bone</w:t>
      </w:r>
    </w:p>
    <w:p w14:paraId="38A55F6C" w14:textId="77777777" w:rsidR="00360300" w:rsidRDefault="00360300" w:rsidP="00360300">
      <w:r>
        <w:t>k. Sphenoid bone</w:t>
      </w:r>
    </w:p>
    <w:p w14:paraId="3B4A8CE6" w14:textId="77777777" w:rsidR="00360300" w:rsidRDefault="00360300" w:rsidP="00360300"/>
    <w:p w14:paraId="360C2527" w14:textId="77777777" w:rsidR="00360300" w:rsidRDefault="00360300" w:rsidP="00360300">
      <w:pPr>
        <w:pStyle w:val="Heading2"/>
      </w:pPr>
      <w:r>
        <w:t>Card ID: 1.16</w:t>
      </w:r>
    </w:p>
    <w:p w14:paraId="0AFA1B98" w14:textId="77777777" w:rsidR="00360300" w:rsidRDefault="00360300" w:rsidP="00360300">
      <w:r>
        <w:t>Image file: L1344_760027</w:t>
      </w:r>
    </w:p>
    <w:p w14:paraId="38014234" w14:textId="77777777" w:rsidR="00360300" w:rsidRDefault="00360300" w:rsidP="00360300">
      <w:r>
        <w:rPr>
          <w:noProof/>
        </w:rPr>
        <w:drawing>
          <wp:inline distT="0" distB="0" distL="0" distR="0" wp14:anchorId="55F6D9A9" wp14:editId="7A090D2B">
            <wp:extent cx="1828800" cy="11965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9045" w14:textId="77777777" w:rsidR="00360300" w:rsidRDefault="00360300" w:rsidP="00360300">
      <w:r>
        <w:t>Title: Temporomandibular Ligaments</w:t>
      </w:r>
    </w:p>
    <w:p w14:paraId="248C7691" w14:textId="77777777" w:rsidR="00360300" w:rsidRPr="00B417F4" w:rsidRDefault="00360300" w:rsidP="00360300">
      <w:r>
        <w:t xml:space="preserve">Activity Interaction: </w:t>
      </w:r>
      <w:r w:rsidRPr="00B417F4">
        <w:t xml:space="preserve">fill-in-the-blank </w:t>
      </w:r>
    </w:p>
    <w:p w14:paraId="3BAD67CD" w14:textId="77777777" w:rsidR="00360300" w:rsidRDefault="00360300" w:rsidP="00360300"/>
    <w:p w14:paraId="0673F61F" w14:textId="77777777" w:rsidR="00360300" w:rsidRDefault="00360300" w:rsidP="00360300"/>
    <w:p w14:paraId="29B5C427" w14:textId="77777777" w:rsidR="00360300" w:rsidRDefault="00360300" w:rsidP="00360300">
      <w:r>
        <w:rPr>
          <w:b/>
        </w:rPr>
        <w:t>Back-of-Card Content:</w:t>
      </w:r>
    </w:p>
    <w:p w14:paraId="3D32CB2F" w14:textId="77777777" w:rsidR="00360300" w:rsidRDefault="00360300" w:rsidP="00360300">
      <w:r>
        <w:t xml:space="preserve">a. </w:t>
      </w:r>
      <w:r w:rsidRPr="00380AE1">
        <w:rPr>
          <w:highlight w:val="yellow"/>
        </w:rPr>
        <w:t xml:space="preserve">Lateral </w:t>
      </w:r>
      <w:r>
        <w:t xml:space="preserve">(temporomandibular) ligament: restricts </w:t>
      </w:r>
      <w:r w:rsidRPr="00380AE1">
        <w:rPr>
          <w:highlight w:val="yellow"/>
        </w:rPr>
        <w:t>posterior</w:t>
      </w:r>
      <w:r>
        <w:t xml:space="preserve"> displacement of mandible and helps to stabilize TMJ</w:t>
      </w:r>
    </w:p>
    <w:p w14:paraId="60A99AB2" w14:textId="77777777" w:rsidR="00360300" w:rsidRDefault="00360300" w:rsidP="00360300">
      <w:r>
        <w:t xml:space="preserve">b. </w:t>
      </w:r>
      <w:r w:rsidRPr="00380AE1">
        <w:rPr>
          <w:highlight w:val="yellow"/>
        </w:rPr>
        <w:t xml:space="preserve">Sphenomandibular </w:t>
      </w:r>
      <w:r>
        <w:t xml:space="preserve">ligament: restricts </w:t>
      </w:r>
      <w:r w:rsidRPr="00380AE1">
        <w:rPr>
          <w:highlight w:val="yellow"/>
        </w:rPr>
        <w:t xml:space="preserve">inferior </w:t>
      </w:r>
      <w:r>
        <w:t>distension of the mandible</w:t>
      </w:r>
    </w:p>
    <w:p w14:paraId="65A08996" w14:textId="77777777" w:rsidR="00360300" w:rsidRDefault="00360300" w:rsidP="00360300">
      <w:r>
        <w:t xml:space="preserve">c. </w:t>
      </w:r>
      <w:r w:rsidRPr="00380AE1">
        <w:rPr>
          <w:highlight w:val="yellow"/>
        </w:rPr>
        <w:t xml:space="preserve">Stylomandibular </w:t>
      </w:r>
      <w:r>
        <w:t xml:space="preserve">ligament: restricts excessive </w:t>
      </w:r>
      <w:r w:rsidRPr="00380AE1">
        <w:rPr>
          <w:highlight w:val="yellow"/>
        </w:rPr>
        <w:t xml:space="preserve">anterior </w:t>
      </w:r>
      <w:r>
        <w:t>translation of the temporomandibular joint, thereby limiting mouth opening</w:t>
      </w:r>
    </w:p>
    <w:p w14:paraId="5ACB210C" w14:textId="77777777" w:rsidR="00360300" w:rsidRDefault="00360300" w:rsidP="00360300"/>
    <w:p w14:paraId="3DBFB63B" w14:textId="77777777" w:rsidR="00360300" w:rsidRDefault="00360300" w:rsidP="00360300">
      <w:pPr>
        <w:pStyle w:val="Heading2"/>
      </w:pPr>
      <w:r>
        <w:t>Card ID: 1.17</w:t>
      </w:r>
    </w:p>
    <w:p w14:paraId="7EBECC59" w14:textId="77777777" w:rsidR="00360300" w:rsidRDefault="00360300" w:rsidP="00360300">
      <w:r>
        <w:t>Image file: L1344_760028</w:t>
      </w:r>
    </w:p>
    <w:p w14:paraId="78B26724" w14:textId="77777777" w:rsidR="00360300" w:rsidRDefault="00360300" w:rsidP="00360300">
      <w:r>
        <w:rPr>
          <w:noProof/>
        </w:rPr>
        <w:lastRenderedPageBreak/>
        <w:drawing>
          <wp:inline distT="0" distB="0" distL="0" distR="0" wp14:anchorId="484B3696" wp14:editId="0879FE06">
            <wp:extent cx="1828800" cy="11965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1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D72C" w14:textId="77777777" w:rsidR="00360300" w:rsidRDefault="00360300" w:rsidP="00360300">
      <w:r>
        <w:t xml:space="preserve">Title: </w:t>
      </w:r>
      <w:r w:rsidRPr="00380AE1">
        <w:t>Frontalis</w:t>
      </w:r>
    </w:p>
    <w:p w14:paraId="123A784F" w14:textId="77777777" w:rsidR="00380AE1" w:rsidRDefault="00360300" w:rsidP="00360300">
      <w:r>
        <w:t>Activity Interaction: Select all that apply</w:t>
      </w:r>
      <w:r w:rsidRPr="00B417F4">
        <w:t xml:space="preserve"> </w:t>
      </w:r>
    </w:p>
    <w:p w14:paraId="67092B4A" w14:textId="055B14D2" w:rsidR="00360300" w:rsidRDefault="00360300" w:rsidP="00360300">
      <w:r>
        <w:rPr>
          <w:b/>
        </w:rPr>
        <w:t>Back-of-Card Content:</w:t>
      </w:r>
    </w:p>
    <w:p w14:paraId="65CEA97F" w14:textId="77777777" w:rsidR="00360300" w:rsidRDefault="00360300" w:rsidP="00360300">
      <w:r>
        <w:t xml:space="preserve">Proximal insertion: </w:t>
      </w:r>
    </w:p>
    <w:p w14:paraId="44495164" w14:textId="77777777" w:rsidR="00360300" w:rsidRDefault="00360300" w:rsidP="00380AE1">
      <w:pPr>
        <w:ind w:left="720"/>
      </w:pPr>
      <w:r>
        <w:t>a.*</w:t>
      </w:r>
      <w:r w:rsidRPr="0072479B">
        <w:t>epicranial aponeurosis</w:t>
      </w:r>
    </w:p>
    <w:p w14:paraId="4BC44484" w14:textId="77777777" w:rsidR="00360300" w:rsidRDefault="00360300" w:rsidP="00360300">
      <w:pPr>
        <w:ind w:firstLine="720"/>
      </w:pPr>
      <w:r>
        <w:t>b. pectoral fascia</w:t>
      </w:r>
    </w:p>
    <w:p w14:paraId="438557F7" w14:textId="77777777" w:rsidR="00360300" w:rsidRDefault="00360300" w:rsidP="00360300">
      <w:pPr>
        <w:ind w:firstLine="720"/>
      </w:pPr>
      <w:r>
        <w:t>c. nasal part of the frontal bone</w:t>
      </w:r>
    </w:p>
    <w:p w14:paraId="6D8C7AAA" w14:textId="77777777" w:rsidR="00360300" w:rsidRDefault="00360300" w:rsidP="00360300">
      <w:r>
        <w:t>Distal insertion:</w:t>
      </w:r>
    </w:p>
    <w:p w14:paraId="414AC717" w14:textId="77777777" w:rsidR="00360300" w:rsidRDefault="00360300" w:rsidP="00380AE1">
      <w:pPr>
        <w:pStyle w:val="ListParagraph"/>
        <w:numPr>
          <w:ilvl w:val="0"/>
          <w:numId w:val="11"/>
        </w:numPr>
      </w:pPr>
      <w:r>
        <w:t>*skin of the eyebrows and root of the nose</w:t>
      </w:r>
    </w:p>
    <w:p w14:paraId="6CC49698" w14:textId="77777777" w:rsidR="00360300" w:rsidRDefault="00360300" w:rsidP="00380AE1">
      <w:pPr>
        <w:pStyle w:val="ListParagraph"/>
        <w:numPr>
          <w:ilvl w:val="0"/>
          <w:numId w:val="11"/>
        </w:numPr>
      </w:pPr>
      <w:r>
        <w:t>superior nuchal line of the occipital bone</w:t>
      </w:r>
    </w:p>
    <w:p w14:paraId="4CD22BDF" w14:textId="77777777" w:rsidR="00360300" w:rsidRDefault="00360300" w:rsidP="00380AE1">
      <w:pPr>
        <w:pStyle w:val="ListParagraph"/>
        <w:numPr>
          <w:ilvl w:val="0"/>
          <w:numId w:val="11"/>
        </w:numPr>
      </w:pPr>
      <w:r>
        <w:t>parotid fascia</w:t>
      </w:r>
    </w:p>
    <w:p w14:paraId="35E9DE28" w14:textId="77777777" w:rsidR="00360300" w:rsidRDefault="00360300" w:rsidP="00360300">
      <w:r>
        <w:t xml:space="preserve">Innervation: </w:t>
      </w:r>
    </w:p>
    <w:p w14:paraId="67FC7DB2" w14:textId="77777777" w:rsidR="00360300" w:rsidRDefault="00360300" w:rsidP="00380AE1">
      <w:pPr>
        <w:pStyle w:val="ListParagraph"/>
        <w:numPr>
          <w:ilvl w:val="0"/>
          <w:numId w:val="12"/>
        </w:numPr>
      </w:pPr>
      <w:r>
        <w:t>*</w:t>
      </w:r>
      <w:r w:rsidRPr="0019767F">
        <w:t>facial</w:t>
      </w:r>
    </w:p>
    <w:p w14:paraId="5C6EF559" w14:textId="77777777" w:rsidR="00360300" w:rsidRDefault="00360300" w:rsidP="00380AE1">
      <w:pPr>
        <w:pStyle w:val="ListParagraph"/>
        <w:numPr>
          <w:ilvl w:val="0"/>
          <w:numId w:val="12"/>
        </w:numPr>
      </w:pPr>
      <w:r>
        <w:t>CN XII</w:t>
      </w:r>
    </w:p>
    <w:p w14:paraId="27C72F73" w14:textId="77777777" w:rsidR="00360300" w:rsidRDefault="00360300" w:rsidP="00380AE1">
      <w:pPr>
        <w:pStyle w:val="ListParagraph"/>
        <w:numPr>
          <w:ilvl w:val="0"/>
          <w:numId w:val="12"/>
        </w:numPr>
      </w:pPr>
      <w:r>
        <w:t>accessory nerve (CN XI)</w:t>
      </w:r>
    </w:p>
    <w:p w14:paraId="1F7419A2" w14:textId="77777777" w:rsidR="00360300" w:rsidRDefault="00360300" w:rsidP="00360300">
      <w:r>
        <w:t xml:space="preserve">Action: </w:t>
      </w:r>
    </w:p>
    <w:p w14:paraId="440820EF" w14:textId="77777777" w:rsidR="00360300" w:rsidRDefault="00360300" w:rsidP="00360300">
      <w:pPr>
        <w:ind w:firstLine="720"/>
      </w:pPr>
      <w:r>
        <w:t xml:space="preserve">a. *raises </w:t>
      </w:r>
      <w:r w:rsidRPr="0019767F">
        <w:t>eyebrows</w:t>
      </w:r>
    </w:p>
    <w:p w14:paraId="06E45CCD" w14:textId="77777777" w:rsidR="00360300" w:rsidRDefault="00360300" w:rsidP="00360300">
      <w:pPr>
        <w:ind w:firstLine="720"/>
      </w:pPr>
      <w:r>
        <w:t xml:space="preserve">b. *wrinkles </w:t>
      </w:r>
      <w:r w:rsidRPr="0019767F">
        <w:t>forehead</w:t>
      </w:r>
    </w:p>
    <w:p w14:paraId="01C8CE23" w14:textId="77777777" w:rsidR="00360300" w:rsidRDefault="00360300" w:rsidP="00360300">
      <w:pPr>
        <w:ind w:firstLine="720"/>
      </w:pPr>
      <w:r>
        <w:t>c. tenses skin of the neck</w:t>
      </w:r>
    </w:p>
    <w:p w14:paraId="0F98C7E5" w14:textId="77777777" w:rsidR="00360300" w:rsidRDefault="00360300" w:rsidP="00360300">
      <w:pPr>
        <w:ind w:firstLine="720"/>
      </w:pPr>
      <w:r>
        <w:t>d. closes eyelids</w:t>
      </w:r>
    </w:p>
    <w:p w14:paraId="733951FD" w14:textId="77777777" w:rsidR="00360300" w:rsidRDefault="00360300" w:rsidP="00360300">
      <w:pPr>
        <w:pStyle w:val="Heading2"/>
      </w:pPr>
      <w:r>
        <w:t>Card ID: 1.18</w:t>
      </w:r>
    </w:p>
    <w:p w14:paraId="790B57C9" w14:textId="77777777" w:rsidR="00360300" w:rsidRDefault="00360300" w:rsidP="00360300">
      <w:r>
        <w:t>Image file: L1344_760029</w:t>
      </w:r>
    </w:p>
    <w:p w14:paraId="4333A40B" w14:textId="77777777" w:rsidR="00360300" w:rsidRDefault="00360300" w:rsidP="00360300">
      <w:r>
        <w:rPr>
          <w:noProof/>
        </w:rPr>
        <w:lastRenderedPageBreak/>
        <w:drawing>
          <wp:inline distT="0" distB="0" distL="0" distR="0" wp14:anchorId="4B12E460" wp14:editId="2ED0198F">
            <wp:extent cx="1828800" cy="11965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1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14BC" w14:textId="77777777" w:rsidR="00360300" w:rsidRDefault="00360300" w:rsidP="00360300">
      <w:r>
        <w:t xml:space="preserve">Title: </w:t>
      </w:r>
      <w:r w:rsidRPr="00380AE1">
        <w:t>Platysma</w:t>
      </w:r>
    </w:p>
    <w:p w14:paraId="204B28CB" w14:textId="77777777" w:rsidR="00380AE1" w:rsidRDefault="00360300" w:rsidP="00360300">
      <w:r>
        <w:t>Activity Interaction: Select all that apply</w:t>
      </w:r>
    </w:p>
    <w:p w14:paraId="56B11496" w14:textId="332151C8" w:rsidR="00360300" w:rsidRDefault="00360300" w:rsidP="00360300">
      <w:r w:rsidRPr="00B417F4">
        <w:t xml:space="preserve"> </w:t>
      </w:r>
      <w:r>
        <w:rPr>
          <w:b/>
        </w:rPr>
        <w:t>Back-of-Card Content:</w:t>
      </w:r>
    </w:p>
    <w:p w14:paraId="626F9136" w14:textId="77777777" w:rsidR="00360300" w:rsidRDefault="00360300" w:rsidP="00360300">
      <w:r>
        <w:t xml:space="preserve">Proximal insertion: </w:t>
      </w:r>
    </w:p>
    <w:p w14:paraId="6D22B2D6" w14:textId="77777777" w:rsidR="00360300" w:rsidRDefault="00360300" w:rsidP="00380AE1">
      <w:pPr>
        <w:pStyle w:val="ListParagraph"/>
        <w:numPr>
          <w:ilvl w:val="0"/>
          <w:numId w:val="13"/>
        </w:numPr>
      </w:pPr>
      <w:r>
        <w:t>*pectoral fascia</w:t>
      </w:r>
    </w:p>
    <w:p w14:paraId="67339CFF" w14:textId="77777777" w:rsidR="00360300" w:rsidRDefault="00360300" w:rsidP="00380AE1">
      <w:pPr>
        <w:pStyle w:val="ListParagraph"/>
        <w:numPr>
          <w:ilvl w:val="0"/>
          <w:numId w:val="13"/>
        </w:numPr>
      </w:pPr>
      <w:r>
        <w:t>medial aspects of the maxilla and mandible</w:t>
      </w:r>
    </w:p>
    <w:p w14:paraId="421ADA26" w14:textId="77777777" w:rsidR="00360300" w:rsidRDefault="00360300" w:rsidP="00380AE1">
      <w:pPr>
        <w:pStyle w:val="ListParagraph"/>
        <w:numPr>
          <w:ilvl w:val="0"/>
          <w:numId w:val="13"/>
        </w:numPr>
      </w:pPr>
      <w:r>
        <w:t>anterior surface of the manubrium of the sternum</w:t>
      </w:r>
    </w:p>
    <w:p w14:paraId="1B2FB2C8" w14:textId="77777777" w:rsidR="00360300" w:rsidRDefault="00360300" w:rsidP="00360300"/>
    <w:p w14:paraId="0FEA675E" w14:textId="77777777" w:rsidR="00360300" w:rsidRDefault="00360300" w:rsidP="00360300">
      <w:r>
        <w:t xml:space="preserve">Distal insertion: </w:t>
      </w:r>
    </w:p>
    <w:p w14:paraId="2E8C4A48" w14:textId="77777777" w:rsidR="00360300" w:rsidRDefault="00360300" w:rsidP="00360300">
      <w:pPr>
        <w:pStyle w:val="ListParagraph"/>
        <w:numPr>
          <w:ilvl w:val="0"/>
          <w:numId w:val="15"/>
        </w:numPr>
      </w:pPr>
      <w:r>
        <w:t>*inferior border of the mandible and adjacent muscles</w:t>
      </w:r>
    </w:p>
    <w:p w14:paraId="570A6A6C" w14:textId="77777777" w:rsidR="00360300" w:rsidRDefault="00360300" w:rsidP="00360300">
      <w:pPr>
        <w:pStyle w:val="ListParagraph"/>
        <w:numPr>
          <w:ilvl w:val="0"/>
          <w:numId w:val="15"/>
        </w:numPr>
      </w:pPr>
      <w:r>
        <w:t>lateral surface of the zygomatic bone</w:t>
      </w:r>
    </w:p>
    <w:p w14:paraId="45A188E7" w14:textId="77777777" w:rsidR="00360300" w:rsidRDefault="00360300" w:rsidP="00380AE1">
      <w:pPr>
        <w:pStyle w:val="ListParagraph"/>
        <w:numPr>
          <w:ilvl w:val="0"/>
          <w:numId w:val="15"/>
        </w:numPr>
      </w:pPr>
      <w:r>
        <w:t>mastoid process of the temporal bone</w:t>
      </w:r>
    </w:p>
    <w:p w14:paraId="610DCD53" w14:textId="77777777" w:rsidR="00360300" w:rsidRDefault="00360300" w:rsidP="00360300">
      <w:r>
        <w:t xml:space="preserve">Innervation: </w:t>
      </w:r>
    </w:p>
    <w:p w14:paraId="698AC6F6" w14:textId="77777777" w:rsidR="00360300" w:rsidRDefault="00360300" w:rsidP="00380AE1">
      <w:pPr>
        <w:pStyle w:val="ListParagraph"/>
        <w:numPr>
          <w:ilvl w:val="0"/>
          <w:numId w:val="16"/>
        </w:numPr>
      </w:pPr>
      <w:r>
        <w:t>*</w:t>
      </w:r>
      <w:r w:rsidRPr="0019767F">
        <w:t>facial</w:t>
      </w:r>
    </w:p>
    <w:p w14:paraId="0BFFB518" w14:textId="77777777" w:rsidR="00360300" w:rsidRDefault="00360300" w:rsidP="00380AE1">
      <w:pPr>
        <w:pStyle w:val="ListParagraph"/>
        <w:numPr>
          <w:ilvl w:val="0"/>
          <w:numId w:val="16"/>
        </w:numPr>
      </w:pPr>
      <w:r>
        <w:t>CN XII</w:t>
      </w:r>
    </w:p>
    <w:p w14:paraId="6BD31882" w14:textId="77777777" w:rsidR="00360300" w:rsidRDefault="00360300" w:rsidP="00380AE1">
      <w:pPr>
        <w:pStyle w:val="ListParagraph"/>
        <w:numPr>
          <w:ilvl w:val="0"/>
          <w:numId w:val="16"/>
        </w:numPr>
      </w:pPr>
      <w:r>
        <w:t>accessory nerve (CN XI)</w:t>
      </w:r>
    </w:p>
    <w:p w14:paraId="1C60154F" w14:textId="77777777" w:rsidR="00360300" w:rsidRDefault="00360300" w:rsidP="00360300"/>
    <w:p w14:paraId="2D1E48B3" w14:textId="77777777" w:rsidR="00360300" w:rsidRDefault="00360300" w:rsidP="00360300">
      <w:r>
        <w:t xml:space="preserve">Action: </w:t>
      </w:r>
    </w:p>
    <w:p w14:paraId="7DD7BC10" w14:textId="77777777" w:rsidR="00360300" w:rsidRDefault="00360300" w:rsidP="00380AE1">
      <w:pPr>
        <w:ind w:left="720"/>
      </w:pPr>
      <w:r>
        <w:t>a. *tenses skin of the neck</w:t>
      </w:r>
    </w:p>
    <w:p w14:paraId="5856A520" w14:textId="77777777" w:rsidR="00360300" w:rsidRDefault="00360300" w:rsidP="00380AE1">
      <w:pPr>
        <w:ind w:left="720"/>
      </w:pPr>
      <w:r>
        <w:t xml:space="preserve">b. *depresses </w:t>
      </w:r>
      <w:r w:rsidRPr="0019767F">
        <w:t>mandible</w:t>
      </w:r>
    </w:p>
    <w:p w14:paraId="0F09AB72" w14:textId="77777777" w:rsidR="00360300" w:rsidRDefault="00360300" w:rsidP="00380AE1">
      <w:pPr>
        <w:ind w:left="720"/>
      </w:pPr>
      <w:r>
        <w:t>c. compresses cheeks</w:t>
      </w:r>
    </w:p>
    <w:p w14:paraId="010300B2" w14:textId="77777777" w:rsidR="00360300" w:rsidRDefault="00360300" w:rsidP="00380AE1">
      <w:pPr>
        <w:ind w:left="720"/>
      </w:pPr>
      <w:r>
        <w:t>d. pulls angle of the mouth laterally</w:t>
      </w:r>
    </w:p>
    <w:p w14:paraId="6B3E5CB1" w14:textId="77777777" w:rsidR="00360300" w:rsidRDefault="00360300" w:rsidP="00360300"/>
    <w:p w14:paraId="5276DCB3" w14:textId="77777777" w:rsidR="00360300" w:rsidRDefault="00360300" w:rsidP="00360300">
      <w:pPr>
        <w:pStyle w:val="Heading2"/>
      </w:pPr>
      <w:r>
        <w:lastRenderedPageBreak/>
        <w:t>Card ID: 1.19</w:t>
      </w:r>
    </w:p>
    <w:p w14:paraId="34FDA1B5" w14:textId="77777777" w:rsidR="00360300" w:rsidRDefault="00360300" w:rsidP="00360300">
      <w:r>
        <w:t>Image file: L1344_760030</w:t>
      </w:r>
    </w:p>
    <w:p w14:paraId="01317F10" w14:textId="77777777" w:rsidR="00360300" w:rsidRDefault="00360300" w:rsidP="00360300">
      <w:r>
        <w:rPr>
          <w:noProof/>
        </w:rPr>
        <w:drawing>
          <wp:inline distT="0" distB="0" distL="0" distR="0" wp14:anchorId="00713EE5" wp14:editId="138696A9">
            <wp:extent cx="1828800" cy="11965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1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4846" w14:textId="77777777" w:rsidR="00360300" w:rsidRDefault="00360300" w:rsidP="00360300">
      <w:r>
        <w:t xml:space="preserve">Title: </w:t>
      </w:r>
      <w:r w:rsidRPr="00380AE1">
        <w:t>Orbicularis oculi</w:t>
      </w:r>
    </w:p>
    <w:p w14:paraId="4EAC5CEB" w14:textId="77777777" w:rsidR="00380AE1" w:rsidRDefault="00360300" w:rsidP="00360300">
      <w:r>
        <w:t>Activity Interaction: Select all that apply</w:t>
      </w:r>
      <w:r w:rsidRPr="00B417F4">
        <w:t xml:space="preserve"> </w:t>
      </w:r>
    </w:p>
    <w:p w14:paraId="54C2BEF2" w14:textId="1B094BC4" w:rsidR="00360300" w:rsidRDefault="00360300" w:rsidP="00360300">
      <w:r>
        <w:rPr>
          <w:b/>
        </w:rPr>
        <w:t>Back-of-Card Content:</w:t>
      </w:r>
    </w:p>
    <w:p w14:paraId="4E2425B3" w14:textId="77777777" w:rsidR="00360300" w:rsidRDefault="00360300" w:rsidP="00360300">
      <w:r>
        <w:t>Proximal insertion:</w:t>
      </w:r>
    </w:p>
    <w:p w14:paraId="5BC7316C" w14:textId="77777777" w:rsidR="00360300" w:rsidRDefault="00360300" w:rsidP="00360300">
      <w:pPr>
        <w:pStyle w:val="ListParagraph"/>
        <w:numPr>
          <w:ilvl w:val="0"/>
          <w:numId w:val="17"/>
        </w:numPr>
      </w:pPr>
      <w:r>
        <w:t>*nasal part of the frontal bone</w:t>
      </w:r>
    </w:p>
    <w:p w14:paraId="03BFDD92" w14:textId="77777777" w:rsidR="00360300" w:rsidRDefault="00360300" w:rsidP="00360300">
      <w:pPr>
        <w:pStyle w:val="ListParagraph"/>
        <w:numPr>
          <w:ilvl w:val="0"/>
          <w:numId w:val="17"/>
        </w:numPr>
      </w:pPr>
      <w:r>
        <w:t>*frontal process of the maxilla</w:t>
      </w:r>
    </w:p>
    <w:p w14:paraId="72A3DBA4" w14:textId="77777777" w:rsidR="00360300" w:rsidRDefault="00360300" w:rsidP="00360300">
      <w:pPr>
        <w:pStyle w:val="ListParagraph"/>
        <w:numPr>
          <w:ilvl w:val="0"/>
          <w:numId w:val="17"/>
        </w:numPr>
      </w:pPr>
      <w:r>
        <w:t>*medial palpebral ligament</w:t>
      </w:r>
    </w:p>
    <w:p w14:paraId="132E05DC" w14:textId="77777777" w:rsidR="00360300" w:rsidRDefault="00360300" w:rsidP="00360300">
      <w:pPr>
        <w:pStyle w:val="ListParagraph"/>
        <w:numPr>
          <w:ilvl w:val="0"/>
          <w:numId w:val="17"/>
        </w:numPr>
      </w:pPr>
      <w:r>
        <w:t>*posterior lacrimal crest of the lacrimal bone</w:t>
      </w:r>
    </w:p>
    <w:p w14:paraId="67A39652" w14:textId="77777777" w:rsidR="00360300" w:rsidRDefault="00360300" w:rsidP="00360300"/>
    <w:p w14:paraId="09CAB9FC" w14:textId="77777777" w:rsidR="00360300" w:rsidRDefault="00360300" w:rsidP="00360300">
      <w:r>
        <w:t xml:space="preserve">Distal insertion: </w:t>
      </w:r>
    </w:p>
    <w:p w14:paraId="414DA521" w14:textId="77777777" w:rsidR="00360300" w:rsidRDefault="00360300" w:rsidP="00360300">
      <w:pPr>
        <w:pStyle w:val="ListParagraph"/>
        <w:numPr>
          <w:ilvl w:val="0"/>
          <w:numId w:val="18"/>
        </w:numPr>
      </w:pPr>
      <w:r>
        <w:t>*lateral palpebral raphe</w:t>
      </w:r>
    </w:p>
    <w:p w14:paraId="5AC4BFC0" w14:textId="77777777" w:rsidR="00360300" w:rsidRDefault="00360300" w:rsidP="00360300">
      <w:pPr>
        <w:pStyle w:val="ListParagraph"/>
        <w:numPr>
          <w:ilvl w:val="0"/>
          <w:numId w:val="18"/>
        </w:numPr>
      </w:pPr>
      <w:r>
        <w:t>*overlying subcutaneous tissue</w:t>
      </w:r>
    </w:p>
    <w:p w14:paraId="48FCFDA5" w14:textId="77777777" w:rsidR="00360300" w:rsidRDefault="00360300" w:rsidP="00360300">
      <w:pPr>
        <w:pStyle w:val="ListParagraph"/>
        <w:numPr>
          <w:ilvl w:val="0"/>
          <w:numId w:val="18"/>
        </w:numPr>
      </w:pPr>
      <w:r>
        <w:t>lateral surface of the zygomatic bone</w:t>
      </w:r>
    </w:p>
    <w:p w14:paraId="2C9B7510" w14:textId="77777777" w:rsidR="00360300" w:rsidRDefault="00360300" w:rsidP="00360300">
      <w:pPr>
        <w:pStyle w:val="ListParagraph"/>
        <w:numPr>
          <w:ilvl w:val="0"/>
          <w:numId w:val="18"/>
        </w:numPr>
      </w:pPr>
      <w:r>
        <w:t>infraorbital margin</w:t>
      </w:r>
    </w:p>
    <w:p w14:paraId="62E6C3A6" w14:textId="77777777" w:rsidR="00360300" w:rsidRDefault="00360300" w:rsidP="00360300"/>
    <w:p w14:paraId="49EC932B" w14:textId="77777777" w:rsidR="00360300" w:rsidRDefault="00360300" w:rsidP="00360300">
      <w:r>
        <w:t xml:space="preserve">Innervation: </w:t>
      </w:r>
    </w:p>
    <w:p w14:paraId="13D6A6A0" w14:textId="77777777" w:rsidR="00360300" w:rsidRDefault="00360300" w:rsidP="00360300">
      <w:pPr>
        <w:pStyle w:val="ListParagraph"/>
        <w:numPr>
          <w:ilvl w:val="0"/>
          <w:numId w:val="19"/>
        </w:numPr>
      </w:pPr>
      <w:r>
        <w:t>*</w:t>
      </w:r>
      <w:r w:rsidRPr="001A2E21">
        <w:t>facial</w:t>
      </w:r>
    </w:p>
    <w:p w14:paraId="2CC2FEF9" w14:textId="77777777" w:rsidR="00360300" w:rsidRDefault="00360300" w:rsidP="00360300">
      <w:pPr>
        <w:pStyle w:val="ListParagraph"/>
        <w:numPr>
          <w:ilvl w:val="0"/>
          <w:numId w:val="19"/>
        </w:numPr>
      </w:pPr>
      <w:r>
        <w:t>CN XII</w:t>
      </w:r>
    </w:p>
    <w:p w14:paraId="4FBC6ECC" w14:textId="77777777" w:rsidR="00360300" w:rsidRDefault="00360300" w:rsidP="00360300">
      <w:pPr>
        <w:pStyle w:val="ListParagraph"/>
        <w:numPr>
          <w:ilvl w:val="0"/>
          <w:numId w:val="19"/>
        </w:numPr>
      </w:pPr>
      <w:r>
        <w:t>accessory nerve (CN XI)</w:t>
      </w:r>
    </w:p>
    <w:p w14:paraId="0AF367DF" w14:textId="77777777" w:rsidR="00360300" w:rsidRDefault="00360300" w:rsidP="00360300"/>
    <w:p w14:paraId="36E48EBC" w14:textId="77777777" w:rsidR="00360300" w:rsidRDefault="00360300" w:rsidP="00360300">
      <w:r>
        <w:t xml:space="preserve">Action: </w:t>
      </w:r>
    </w:p>
    <w:p w14:paraId="79448907" w14:textId="77777777" w:rsidR="00360300" w:rsidRDefault="00360300" w:rsidP="00360300">
      <w:pPr>
        <w:pStyle w:val="ListParagraph"/>
        <w:numPr>
          <w:ilvl w:val="0"/>
          <w:numId w:val="20"/>
        </w:numPr>
      </w:pPr>
      <w:r>
        <w:t>*closes eyelids</w:t>
      </w:r>
    </w:p>
    <w:p w14:paraId="5549BD5D" w14:textId="77777777" w:rsidR="00360300" w:rsidRDefault="00360300" w:rsidP="00360300">
      <w:pPr>
        <w:pStyle w:val="ListParagraph"/>
        <w:numPr>
          <w:ilvl w:val="0"/>
          <w:numId w:val="20"/>
        </w:numPr>
      </w:pPr>
      <w:r>
        <w:t>*compresses lacrimal sac</w:t>
      </w:r>
    </w:p>
    <w:p w14:paraId="08F28150" w14:textId="77777777" w:rsidR="00360300" w:rsidRDefault="00360300" w:rsidP="00360300">
      <w:pPr>
        <w:pStyle w:val="ListParagraph"/>
        <w:numPr>
          <w:ilvl w:val="0"/>
          <w:numId w:val="20"/>
        </w:numPr>
      </w:pPr>
      <w:r>
        <w:t>depresses eyebrows</w:t>
      </w:r>
    </w:p>
    <w:p w14:paraId="5A579C73" w14:textId="77777777" w:rsidR="00360300" w:rsidRDefault="00360300" w:rsidP="00360300"/>
    <w:p w14:paraId="6E19BF11" w14:textId="77777777" w:rsidR="00360300" w:rsidRDefault="00360300" w:rsidP="00360300"/>
    <w:p w14:paraId="6CC3E077" w14:textId="77777777" w:rsidR="00360300" w:rsidRDefault="00360300" w:rsidP="00360300">
      <w:pPr>
        <w:pStyle w:val="Heading2"/>
      </w:pPr>
      <w:r>
        <w:t>Card ID: 1.20</w:t>
      </w:r>
    </w:p>
    <w:p w14:paraId="318727A6" w14:textId="77777777" w:rsidR="00360300" w:rsidRDefault="00360300" w:rsidP="00360300">
      <w:r>
        <w:t>Image file: L1344_760031</w:t>
      </w:r>
    </w:p>
    <w:p w14:paraId="2908CCDE" w14:textId="77777777" w:rsidR="00360300" w:rsidRDefault="00360300" w:rsidP="00360300">
      <w:r>
        <w:rPr>
          <w:noProof/>
        </w:rPr>
        <w:drawing>
          <wp:inline distT="0" distB="0" distL="0" distR="0" wp14:anchorId="2D4E7F1A" wp14:editId="376EE625">
            <wp:extent cx="1828800" cy="11965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3804" w14:textId="77777777" w:rsidR="00360300" w:rsidRDefault="00360300" w:rsidP="00360300">
      <w:r>
        <w:t>Title</w:t>
      </w:r>
      <w:r w:rsidRPr="00380AE1">
        <w:t>: Procerus</w:t>
      </w:r>
    </w:p>
    <w:p w14:paraId="3D79C35A" w14:textId="77777777" w:rsidR="00360300" w:rsidDel="00074188" w:rsidRDefault="00360300" w:rsidP="00360300">
      <w:pPr>
        <w:rPr>
          <w:del w:id="0" w:author="Claire Copa" w:date="2026-07-23T11:35:00Z" w16du:dateUtc="2026-07-23T15:35:00Z"/>
        </w:rPr>
      </w:pPr>
      <w:r>
        <w:t>Activity Interaction: Select all that apply</w:t>
      </w:r>
      <w:r w:rsidRPr="00B417F4">
        <w:t xml:space="preserve"> </w:t>
      </w:r>
    </w:p>
    <w:p w14:paraId="03481BA1" w14:textId="77777777" w:rsidR="00360300" w:rsidRDefault="00360300" w:rsidP="00360300">
      <w:r>
        <w:rPr>
          <w:b/>
        </w:rPr>
        <w:t>Back-of-Card Content:</w:t>
      </w:r>
    </w:p>
    <w:p w14:paraId="0058B15B" w14:textId="77777777" w:rsidR="00360300" w:rsidRDefault="00360300" w:rsidP="00360300">
      <w:r>
        <w:t xml:space="preserve">Proximal insertion: </w:t>
      </w:r>
    </w:p>
    <w:p w14:paraId="65989692" w14:textId="77777777" w:rsidR="00360300" w:rsidRDefault="00360300" w:rsidP="00360300">
      <w:pPr>
        <w:pStyle w:val="ListParagraph"/>
        <w:numPr>
          <w:ilvl w:val="0"/>
          <w:numId w:val="21"/>
        </w:numPr>
      </w:pPr>
      <w:r>
        <w:t>*nasal bone</w:t>
      </w:r>
    </w:p>
    <w:p w14:paraId="29D55DD0" w14:textId="77777777" w:rsidR="00360300" w:rsidRDefault="00360300" w:rsidP="00360300">
      <w:pPr>
        <w:pStyle w:val="ListParagraph"/>
        <w:numPr>
          <w:ilvl w:val="0"/>
          <w:numId w:val="21"/>
        </w:numPr>
      </w:pPr>
      <w:r>
        <w:t>medial aspects of the maxilla</w:t>
      </w:r>
    </w:p>
    <w:p w14:paraId="797CCB07" w14:textId="77777777" w:rsidR="00360300" w:rsidRDefault="00360300" w:rsidP="00360300">
      <w:pPr>
        <w:pStyle w:val="ListParagraph"/>
        <w:numPr>
          <w:ilvl w:val="0"/>
          <w:numId w:val="21"/>
        </w:numPr>
      </w:pPr>
      <w:r>
        <w:t>lateral surface of the zygomatic bone</w:t>
      </w:r>
    </w:p>
    <w:p w14:paraId="4385BCE9" w14:textId="77777777" w:rsidR="00360300" w:rsidRDefault="00360300" w:rsidP="00360300">
      <w:pPr>
        <w:pStyle w:val="ListParagraph"/>
        <w:numPr>
          <w:ilvl w:val="0"/>
          <w:numId w:val="21"/>
        </w:numPr>
      </w:pPr>
      <w:r>
        <w:t>incisive fossa of the mandible</w:t>
      </w:r>
    </w:p>
    <w:p w14:paraId="7CAD09BD" w14:textId="77777777" w:rsidR="00360300" w:rsidRDefault="00360300" w:rsidP="00360300"/>
    <w:p w14:paraId="155B825C" w14:textId="77777777" w:rsidR="00360300" w:rsidRDefault="00360300" w:rsidP="00360300">
      <w:r>
        <w:t xml:space="preserve">Distal insertion: </w:t>
      </w:r>
    </w:p>
    <w:p w14:paraId="72A4D012" w14:textId="77777777" w:rsidR="00360300" w:rsidRDefault="00360300" w:rsidP="00360300">
      <w:pPr>
        <w:pStyle w:val="ListParagraph"/>
        <w:numPr>
          <w:ilvl w:val="0"/>
          <w:numId w:val="22"/>
        </w:numPr>
      </w:pPr>
      <w:r>
        <w:t>*skin of the lower medial forehead</w:t>
      </w:r>
    </w:p>
    <w:p w14:paraId="37CF3BC6" w14:textId="77777777" w:rsidR="00360300" w:rsidRDefault="00360300" w:rsidP="00360300">
      <w:pPr>
        <w:pStyle w:val="ListParagraph"/>
        <w:numPr>
          <w:ilvl w:val="0"/>
          <w:numId w:val="22"/>
        </w:numPr>
      </w:pPr>
      <w:r>
        <w:t>subcutaneous tissue of the chin</w:t>
      </w:r>
    </w:p>
    <w:p w14:paraId="2434F0E0" w14:textId="77777777" w:rsidR="00360300" w:rsidRDefault="00360300" w:rsidP="00360300">
      <w:pPr>
        <w:pStyle w:val="ListParagraph"/>
        <w:numPr>
          <w:ilvl w:val="0"/>
          <w:numId w:val="22"/>
        </w:numPr>
      </w:pPr>
      <w:r>
        <w:t>oblique line of the mandible</w:t>
      </w:r>
    </w:p>
    <w:p w14:paraId="1E0981F7" w14:textId="77777777" w:rsidR="00360300" w:rsidRDefault="00360300" w:rsidP="00360300"/>
    <w:p w14:paraId="6DCBAA3C" w14:textId="77777777" w:rsidR="00360300" w:rsidRDefault="00360300" w:rsidP="00360300">
      <w:r>
        <w:t xml:space="preserve">Innervation: </w:t>
      </w:r>
    </w:p>
    <w:p w14:paraId="394EA0E8" w14:textId="77777777" w:rsidR="00360300" w:rsidRDefault="00360300" w:rsidP="00360300">
      <w:pPr>
        <w:pStyle w:val="ListParagraph"/>
        <w:numPr>
          <w:ilvl w:val="0"/>
          <w:numId w:val="23"/>
        </w:numPr>
      </w:pPr>
      <w:r>
        <w:t>*facial</w:t>
      </w:r>
    </w:p>
    <w:p w14:paraId="187FA758" w14:textId="77777777" w:rsidR="00360300" w:rsidRDefault="00360300" w:rsidP="00360300">
      <w:pPr>
        <w:pStyle w:val="ListParagraph"/>
        <w:numPr>
          <w:ilvl w:val="0"/>
          <w:numId w:val="23"/>
        </w:numPr>
      </w:pPr>
      <w:r>
        <w:t>CN XII</w:t>
      </w:r>
    </w:p>
    <w:p w14:paraId="7443A43F" w14:textId="77777777" w:rsidR="00360300" w:rsidRDefault="00360300" w:rsidP="00360300">
      <w:pPr>
        <w:pStyle w:val="ListParagraph"/>
        <w:numPr>
          <w:ilvl w:val="0"/>
          <w:numId w:val="23"/>
        </w:numPr>
      </w:pPr>
      <w:r>
        <w:t>accessory nerve (CN XI)</w:t>
      </w:r>
    </w:p>
    <w:p w14:paraId="6200F773" w14:textId="77777777" w:rsidR="00360300" w:rsidRDefault="00360300" w:rsidP="00360300"/>
    <w:p w14:paraId="5A21ECA3" w14:textId="77777777" w:rsidR="00360300" w:rsidRDefault="00360300" w:rsidP="00360300">
      <w:r>
        <w:t xml:space="preserve">Action: </w:t>
      </w:r>
    </w:p>
    <w:p w14:paraId="62801EB3" w14:textId="77777777" w:rsidR="00360300" w:rsidRDefault="00360300" w:rsidP="00360300">
      <w:pPr>
        <w:pStyle w:val="ListParagraph"/>
        <w:numPr>
          <w:ilvl w:val="0"/>
          <w:numId w:val="24"/>
        </w:numPr>
      </w:pPr>
      <w:r>
        <w:t>*depresses eyebrows</w:t>
      </w:r>
    </w:p>
    <w:p w14:paraId="6826B209" w14:textId="77777777" w:rsidR="00360300" w:rsidRDefault="00360300" w:rsidP="00360300">
      <w:pPr>
        <w:pStyle w:val="ListParagraph"/>
        <w:numPr>
          <w:ilvl w:val="0"/>
          <w:numId w:val="24"/>
        </w:numPr>
      </w:pPr>
      <w:r>
        <w:lastRenderedPageBreak/>
        <w:t>tenses skin of the neck</w:t>
      </w:r>
    </w:p>
    <w:p w14:paraId="2F88EA86" w14:textId="77777777" w:rsidR="00360300" w:rsidRDefault="00360300" w:rsidP="00360300">
      <w:pPr>
        <w:pStyle w:val="ListParagraph"/>
        <w:numPr>
          <w:ilvl w:val="0"/>
          <w:numId w:val="24"/>
        </w:numPr>
      </w:pPr>
      <w:r>
        <w:t>depresses angle of the mouth</w:t>
      </w:r>
    </w:p>
    <w:p w14:paraId="3299D5B2" w14:textId="77777777" w:rsidR="00360300" w:rsidRDefault="00360300" w:rsidP="00360300"/>
    <w:p w14:paraId="52A7DE49" w14:textId="77777777" w:rsidR="00360300" w:rsidRDefault="00360300" w:rsidP="00360300">
      <w:pPr>
        <w:pStyle w:val="Heading2"/>
      </w:pPr>
      <w:r>
        <w:t>Card ID: 1.21</w:t>
      </w:r>
    </w:p>
    <w:p w14:paraId="0D078172" w14:textId="77777777" w:rsidR="00360300" w:rsidRDefault="00360300" w:rsidP="00360300">
      <w:r>
        <w:t>Image file: L1344_760032</w:t>
      </w:r>
    </w:p>
    <w:p w14:paraId="73FDAD9B" w14:textId="77777777" w:rsidR="00360300" w:rsidRPr="00380AE1" w:rsidRDefault="00360300" w:rsidP="00360300">
      <w:r w:rsidRPr="00380AE1">
        <w:rPr>
          <w:noProof/>
        </w:rPr>
        <w:drawing>
          <wp:inline distT="0" distB="0" distL="0" distR="0" wp14:anchorId="347FE588" wp14:editId="29956A86">
            <wp:extent cx="1828800" cy="11965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002D" w14:textId="77777777" w:rsidR="00360300" w:rsidRDefault="00360300" w:rsidP="00360300">
      <w:r w:rsidRPr="00380AE1">
        <w:t>Title: Orbicularis oris</w:t>
      </w:r>
    </w:p>
    <w:p w14:paraId="60051D87" w14:textId="77777777" w:rsidR="007C5EBA" w:rsidRDefault="00360300" w:rsidP="00360300">
      <w:r>
        <w:t>Activity Interaction: Select all that apply</w:t>
      </w:r>
    </w:p>
    <w:p w14:paraId="025EBDD0" w14:textId="3F4AA6B9" w:rsidR="00360300" w:rsidRDefault="00360300" w:rsidP="00360300">
      <w:r>
        <w:rPr>
          <w:b/>
        </w:rPr>
        <w:t>Back-of-Card Content:</w:t>
      </w:r>
    </w:p>
    <w:p w14:paraId="07A48ABD" w14:textId="77777777" w:rsidR="00360300" w:rsidRDefault="00360300" w:rsidP="00360300">
      <w:r>
        <w:t xml:space="preserve">Proximal insertion: </w:t>
      </w:r>
    </w:p>
    <w:p w14:paraId="4E6B34A7" w14:textId="77777777" w:rsidR="00360300" w:rsidRDefault="00360300" w:rsidP="00360300">
      <w:pPr>
        <w:pStyle w:val="ListParagraph"/>
        <w:numPr>
          <w:ilvl w:val="0"/>
          <w:numId w:val="25"/>
        </w:numPr>
      </w:pPr>
      <w:r>
        <w:t>*medial aspects of the maxilla and mandible</w:t>
      </w:r>
    </w:p>
    <w:p w14:paraId="01CFB9C9" w14:textId="77777777" w:rsidR="00360300" w:rsidRDefault="00360300" w:rsidP="00360300">
      <w:pPr>
        <w:pStyle w:val="ListParagraph"/>
        <w:numPr>
          <w:ilvl w:val="0"/>
          <w:numId w:val="25"/>
        </w:numPr>
      </w:pPr>
      <w:r>
        <w:t>*perioral skin and muscles</w:t>
      </w:r>
    </w:p>
    <w:p w14:paraId="19171762" w14:textId="77777777" w:rsidR="00360300" w:rsidRDefault="00360300" w:rsidP="00360300">
      <w:pPr>
        <w:pStyle w:val="ListParagraph"/>
        <w:numPr>
          <w:ilvl w:val="0"/>
          <w:numId w:val="25"/>
        </w:numPr>
      </w:pPr>
      <w:r>
        <w:t>*modiolus</w:t>
      </w:r>
    </w:p>
    <w:p w14:paraId="25E8C965" w14:textId="77777777" w:rsidR="00360300" w:rsidRDefault="00360300" w:rsidP="00360300"/>
    <w:p w14:paraId="6E82FA69" w14:textId="77777777" w:rsidR="00360300" w:rsidRDefault="00360300" w:rsidP="00360300">
      <w:r>
        <w:t xml:space="preserve">Distal insertion: </w:t>
      </w:r>
    </w:p>
    <w:p w14:paraId="31CD7C5E" w14:textId="77777777" w:rsidR="00360300" w:rsidRDefault="00360300" w:rsidP="00360300">
      <w:pPr>
        <w:pStyle w:val="ListParagraph"/>
        <w:numPr>
          <w:ilvl w:val="0"/>
          <w:numId w:val="26"/>
        </w:numPr>
      </w:pPr>
      <w:r>
        <w:t>*skin and mucous membrane of the lips</w:t>
      </w:r>
    </w:p>
    <w:p w14:paraId="3328DD1E" w14:textId="77777777" w:rsidR="00360300" w:rsidRDefault="00360300" w:rsidP="00360300">
      <w:pPr>
        <w:pStyle w:val="ListParagraph"/>
        <w:numPr>
          <w:ilvl w:val="0"/>
          <w:numId w:val="26"/>
        </w:numPr>
      </w:pPr>
      <w:r>
        <w:t>angle of the mouth</w:t>
      </w:r>
    </w:p>
    <w:p w14:paraId="41B79FDD" w14:textId="77777777" w:rsidR="00360300" w:rsidRDefault="00360300" w:rsidP="00360300">
      <w:pPr>
        <w:pStyle w:val="ListParagraph"/>
        <w:numPr>
          <w:ilvl w:val="0"/>
          <w:numId w:val="26"/>
        </w:numPr>
      </w:pPr>
      <w:r>
        <w:t>subcutaneous tissue of the chin</w:t>
      </w:r>
    </w:p>
    <w:p w14:paraId="3C7CC491" w14:textId="77777777" w:rsidR="00360300" w:rsidRDefault="00360300" w:rsidP="00360300"/>
    <w:p w14:paraId="198DBC01" w14:textId="77777777" w:rsidR="00360300" w:rsidRDefault="00360300" w:rsidP="00360300">
      <w:r>
        <w:t xml:space="preserve">Innervation: </w:t>
      </w:r>
    </w:p>
    <w:p w14:paraId="6D723738" w14:textId="77777777" w:rsidR="00360300" w:rsidRDefault="00360300" w:rsidP="00360300">
      <w:pPr>
        <w:pStyle w:val="ListParagraph"/>
        <w:numPr>
          <w:ilvl w:val="0"/>
          <w:numId w:val="27"/>
        </w:numPr>
      </w:pPr>
      <w:r>
        <w:t>*facial</w:t>
      </w:r>
    </w:p>
    <w:p w14:paraId="51BD5CC6" w14:textId="77777777" w:rsidR="00360300" w:rsidRDefault="00360300" w:rsidP="00360300">
      <w:pPr>
        <w:pStyle w:val="ListParagraph"/>
        <w:numPr>
          <w:ilvl w:val="0"/>
          <w:numId w:val="27"/>
        </w:numPr>
      </w:pPr>
      <w:r>
        <w:t>CN XII</w:t>
      </w:r>
    </w:p>
    <w:p w14:paraId="689CF477" w14:textId="77777777" w:rsidR="00360300" w:rsidRDefault="00360300" w:rsidP="00360300">
      <w:pPr>
        <w:pStyle w:val="ListParagraph"/>
        <w:numPr>
          <w:ilvl w:val="0"/>
          <w:numId w:val="27"/>
        </w:numPr>
      </w:pPr>
      <w:r>
        <w:t>accessory nerve (CN XI)</w:t>
      </w:r>
    </w:p>
    <w:p w14:paraId="685B5F95" w14:textId="77777777" w:rsidR="00360300" w:rsidRDefault="00360300" w:rsidP="00360300"/>
    <w:p w14:paraId="146EB59E" w14:textId="77777777" w:rsidR="00360300" w:rsidRDefault="00360300" w:rsidP="00360300">
      <w:r>
        <w:t xml:space="preserve">Action: </w:t>
      </w:r>
    </w:p>
    <w:p w14:paraId="763A23BF" w14:textId="77777777" w:rsidR="00360300" w:rsidRDefault="00360300" w:rsidP="00360300">
      <w:pPr>
        <w:pStyle w:val="ListParagraph"/>
        <w:numPr>
          <w:ilvl w:val="0"/>
          <w:numId w:val="28"/>
        </w:numPr>
      </w:pPr>
      <w:r>
        <w:t>*closes mouth</w:t>
      </w:r>
    </w:p>
    <w:p w14:paraId="2F7A3CD1" w14:textId="77777777" w:rsidR="00360300" w:rsidRDefault="00360300" w:rsidP="00360300">
      <w:pPr>
        <w:pStyle w:val="ListParagraph"/>
        <w:numPr>
          <w:ilvl w:val="0"/>
          <w:numId w:val="28"/>
        </w:numPr>
      </w:pPr>
      <w:r>
        <w:lastRenderedPageBreak/>
        <w:t>*compresses and protrudes lips</w:t>
      </w:r>
    </w:p>
    <w:p w14:paraId="7F7BDD16" w14:textId="77777777" w:rsidR="00360300" w:rsidRDefault="00360300" w:rsidP="00360300">
      <w:pPr>
        <w:pStyle w:val="ListParagraph"/>
        <w:numPr>
          <w:ilvl w:val="0"/>
          <w:numId w:val="28"/>
        </w:numPr>
      </w:pPr>
      <w:r>
        <w:t>elevates and everts upper lip</w:t>
      </w:r>
    </w:p>
    <w:p w14:paraId="4DDD99EA" w14:textId="77777777" w:rsidR="00360300" w:rsidRDefault="00360300" w:rsidP="00360300">
      <w:pPr>
        <w:pStyle w:val="ListParagraph"/>
        <w:numPr>
          <w:ilvl w:val="0"/>
          <w:numId w:val="28"/>
        </w:numPr>
      </w:pPr>
      <w:r>
        <w:t>elevates angle of the mouth</w:t>
      </w:r>
    </w:p>
    <w:p w14:paraId="496688D7" w14:textId="77777777" w:rsidR="00360300" w:rsidRDefault="00360300" w:rsidP="00360300"/>
    <w:p w14:paraId="7D9C69FB" w14:textId="77777777" w:rsidR="00360300" w:rsidRDefault="00360300" w:rsidP="00360300">
      <w:pPr>
        <w:pStyle w:val="Heading2"/>
      </w:pPr>
      <w:r>
        <w:t>Card ID: 1.22</w:t>
      </w:r>
    </w:p>
    <w:p w14:paraId="749AC621" w14:textId="77777777" w:rsidR="00360300" w:rsidRDefault="00360300" w:rsidP="00360300">
      <w:r>
        <w:t>Image file: L1344_760033</w:t>
      </w:r>
    </w:p>
    <w:p w14:paraId="70AFDB3E" w14:textId="77777777" w:rsidR="00360300" w:rsidRDefault="00360300" w:rsidP="00360300">
      <w:r>
        <w:rPr>
          <w:noProof/>
        </w:rPr>
        <w:drawing>
          <wp:inline distT="0" distB="0" distL="0" distR="0" wp14:anchorId="64246188" wp14:editId="62BE89DA">
            <wp:extent cx="1828800" cy="11965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D216" w14:textId="77777777" w:rsidR="00360300" w:rsidRDefault="00360300" w:rsidP="00360300">
      <w:r w:rsidRPr="00380AE1">
        <w:t>Title: Zygomaticus minor</w:t>
      </w:r>
    </w:p>
    <w:p w14:paraId="73DA5381" w14:textId="77777777" w:rsidR="00360300" w:rsidDel="00074188" w:rsidRDefault="00360300" w:rsidP="00360300">
      <w:pPr>
        <w:rPr>
          <w:del w:id="1" w:author="Claire Copa" w:date="2026-07-23T11:35:00Z" w16du:dateUtc="2026-07-23T15:35:00Z"/>
        </w:rPr>
      </w:pPr>
      <w:r>
        <w:t>Activity Interaction: Select all that apply</w:t>
      </w:r>
      <w:r w:rsidRPr="00B417F4">
        <w:t xml:space="preserve"> </w:t>
      </w:r>
    </w:p>
    <w:p w14:paraId="19C280F0" w14:textId="77777777" w:rsidR="00360300" w:rsidRDefault="00360300" w:rsidP="00360300">
      <w:r>
        <w:rPr>
          <w:b/>
        </w:rPr>
        <w:t>Back-of-Card Content:</w:t>
      </w:r>
    </w:p>
    <w:p w14:paraId="55D94171" w14:textId="77777777" w:rsidR="00360300" w:rsidRDefault="00360300" w:rsidP="00360300">
      <w:r>
        <w:t>Proximal insertion:</w:t>
      </w:r>
    </w:p>
    <w:p w14:paraId="0AB0661E" w14:textId="77777777" w:rsidR="00360300" w:rsidRDefault="00360300" w:rsidP="00360300">
      <w:pPr>
        <w:pStyle w:val="ListParagraph"/>
        <w:numPr>
          <w:ilvl w:val="0"/>
          <w:numId w:val="29"/>
        </w:numPr>
      </w:pPr>
      <w:r>
        <w:t>*lateral surface of the zygomatic bone</w:t>
      </w:r>
    </w:p>
    <w:p w14:paraId="2C4A4D1D" w14:textId="77777777" w:rsidR="00360300" w:rsidRDefault="00360300" w:rsidP="00360300">
      <w:pPr>
        <w:pStyle w:val="ListParagraph"/>
        <w:numPr>
          <w:ilvl w:val="0"/>
          <w:numId w:val="29"/>
        </w:numPr>
      </w:pPr>
      <w:r>
        <w:t xml:space="preserve">medial aspects of the maxilla </w:t>
      </w:r>
    </w:p>
    <w:p w14:paraId="397D1E90" w14:textId="77777777" w:rsidR="00360300" w:rsidRDefault="00360300" w:rsidP="00360300">
      <w:pPr>
        <w:pStyle w:val="ListParagraph"/>
        <w:numPr>
          <w:ilvl w:val="0"/>
          <w:numId w:val="29"/>
        </w:numPr>
      </w:pPr>
      <w:r>
        <w:t>medial aspects of the mandible</w:t>
      </w:r>
    </w:p>
    <w:p w14:paraId="100A49AA" w14:textId="77777777" w:rsidR="00360300" w:rsidRDefault="00360300" w:rsidP="00360300"/>
    <w:p w14:paraId="75B8BFF1" w14:textId="77777777" w:rsidR="00360300" w:rsidRDefault="00360300" w:rsidP="00360300">
      <w:r>
        <w:t xml:space="preserve">Distal insertion: </w:t>
      </w:r>
    </w:p>
    <w:p w14:paraId="4BA881CD" w14:textId="77777777" w:rsidR="00360300" w:rsidRDefault="00360300" w:rsidP="00360300">
      <w:pPr>
        <w:pStyle w:val="ListParagraph"/>
        <w:numPr>
          <w:ilvl w:val="0"/>
          <w:numId w:val="30"/>
        </w:numPr>
      </w:pPr>
      <w:r>
        <w:t>*angle of the mouth</w:t>
      </w:r>
    </w:p>
    <w:p w14:paraId="1A887C0D" w14:textId="77777777" w:rsidR="00360300" w:rsidRDefault="00360300" w:rsidP="00360300">
      <w:pPr>
        <w:pStyle w:val="ListParagraph"/>
        <w:numPr>
          <w:ilvl w:val="0"/>
          <w:numId w:val="30"/>
        </w:numPr>
      </w:pPr>
      <w:r>
        <w:t>skin and mucous membrane of the lips</w:t>
      </w:r>
    </w:p>
    <w:p w14:paraId="010BCBC1" w14:textId="77777777" w:rsidR="00360300" w:rsidRDefault="00360300" w:rsidP="00360300">
      <w:pPr>
        <w:pStyle w:val="ListParagraph"/>
        <w:numPr>
          <w:ilvl w:val="0"/>
          <w:numId w:val="30"/>
        </w:numPr>
      </w:pPr>
      <w:r>
        <w:t>infraorbital margin</w:t>
      </w:r>
    </w:p>
    <w:p w14:paraId="3C945419" w14:textId="77777777" w:rsidR="00360300" w:rsidRDefault="00360300" w:rsidP="00360300"/>
    <w:p w14:paraId="216B2AA3" w14:textId="77777777" w:rsidR="00360300" w:rsidRDefault="00360300" w:rsidP="00360300">
      <w:r>
        <w:t xml:space="preserve">Innervation: </w:t>
      </w:r>
    </w:p>
    <w:p w14:paraId="274F6F35" w14:textId="77777777" w:rsidR="00360300" w:rsidRDefault="00360300" w:rsidP="00360300">
      <w:pPr>
        <w:pStyle w:val="ListParagraph"/>
        <w:numPr>
          <w:ilvl w:val="0"/>
          <w:numId w:val="31"/>
        </w:numPr>
      </w:pPr>
      <w:r>
        <w:t>*facial</w:t>
      </w:r>
    </w:p>
    <w:p w14:paraId="2D69FC60" w14:textId="77777777" w:rsidR="00360300" w:rsidRDefault="00360300" w:rsidP="00360300">
      <w:pPr>
        <w:pStyle w:val="ListParagraph"/>
        <w:numPr>
          <w:ilvl w:val="0"/>
          <w:numId w:val="31"/>
        </w:numPr>
      </w:pPr>
      <w:r>
        <w:t>CN XII</w:t>
      </w:r>
    </w:p>
    <w:p w14:paraId="5603CA96" w14:textId="77777777" w:rsidR="00360300" w:rsidRDefault="00360300" w:rsidP="00360300">
      <w:pPr>
        <w:pStyle w:val="ListParagraph"/>
        <w:numPr>
          <w:ilvl w:val="0"/>
          <w:numId w:val="31"/>
        </w:numPr>
      </w:pPr>
      <w:r>
        <w:t>accessory nerve (CN XI)</w:t>
      </w:r>
    </w:p>
    <w:p w14:paraId="6A7FC2EB" w14:textId="77777777" w:rsidR="00360300" w:rsidRDefault="00360300" w:rsidP="00360300"/>
    <w:p w14:paraId="426596D3" w14:textId="77777777" w:rsidR="00360300" w:rsidRDefault="00360300" w:rsidP="00360300">
      <w:r>
        <w:t xml:space="preserve">Action: </w:t>
      </w:r>
    </w:p>
    <w:p w14:paraId="4E57F43E" w14:textId="77777777" w:rsidR="00360300" w:rsidRDefault="00360300" w:rsidP="00360300">
      <w:pPr>
        <w:pStyle w:val="ListParagraph"/>
        <w:numPr>
          <w:ilvl w:val="0"/>
          <w:numId w:val="32"/>
        </w:numPr>
      </w:pPr>
      <w:r>
        <w:lastRenderedPageBreak/>
        <w:t>*elevates upper lip</w:t>
      </w:r>
    </w:p>
    <w:p w14:paraId="1F41D554" w14:textId="77777777" w:rsidR="00360300" w:rsidRDefault="00360300" w:rsidP="00360300">
      <w:pPr>
        <w:pStyle w:val="ListParagraph"/>
        <w:numPr>
          <w:ilvl w:val="0"/>
          <w:numId w:val="32"/>
        </w:numPr>
      </w:pPr>
      <w:r>
        <w:t>closes mouth</w:t>
      </w:r>
    </w:p>
    <w:p w14:paraId="3BA1B316" w14:textId="77777777" w:rsidR="00360300" w:rsidRDefault="00360300" w:rsidP="00360300">
      <w:pPr>
        <w:pStyle w:val="ListParagraph"/>
        <w:numPr>
          <w:ilvl w:val="0"/>
          <w:numId w:val="32"/>
        </w:numPr>
      </w:pPr>
      <w:r>
        <w:t>compresses and protrudes lips</w:t>
      </w:r>
    </w:p>
    <w:p w14:paraId="456015FA" w14:textId="77777777" w:rsidR="00360300" w:rsidRDefault="00360300" w:rsidP="00360300">
      <w:pPr>
        <w:pStyle w:val="ListParagraph"/>
        <w:numPr>
          <w:ilvl w:val="0"/>
          <w:numId w:val="32"/>
        </w:numPr>
      </w:pPr>
      <w:r>
        <w:t>elevates angle of the mouth</w:t>
      </w:r>
    </w:p>
    <w:p w14:paraId="12380080" w14:textId="77777777" w:rsidR="00360300" w:rsidRDefault="00360300" w:rsidP="00360300"/>
    <w:p w14:paraId="0977D877" w14:textId="77777777" w:rsidR="00360300" w:rsidRDefault="00360300" w:rsidP="00360300">
      <w:pPr>
        <w:pStyle w:val="Heading2"/>
      </w:pPr>
      <w:r>
        <w:t>Card ID: 1.23</w:t>
      </w:r>
    </w:p>
    <w:p w14:paraId="55B7F5EA" w14:textId="77777777" w:rsidR="00360300" w:rsidRDefault="00360300" w:rsidP="00360300">
      <w:r>
        <w:t>Image file: L1344_760034</w:t>
      </w:r>
    </w:p>
    <w:p w14:paraId="0D62040D" w14:textId="77777777" w:rsidR="00360300" w:rsidRDefault="00360300" w:rsidP="00360300">
      <w:r>
        <w:rPr>
          <w:noProof/>
        </w:rPr>
        <w:drawing>
          <wp:inline distT="0" distB="0" distL="0" distR="0" wp14:anchorId="42BB5C2B" wp14:editId="28CBADA5">
            <wp:extent cx="1828800" cy="11965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2BBC" w14:textId="77777777" w:rsidR="00360300" w:rsidRDefault="00360300" w:rsidP="00360300">
      <w:r>
        <w:t xml:space="preserve">Title: </w:t>
      </w:r>
      <w:r w:rsidRPr="00380AE1">
        <w:t>Zygomaticus major</w:t>
      </w:r>
    </w:p>
    <w:p w14:paraId="799489EF" w14:textId="77777777" w:rsidR="00360300" w:rsidDel="00074188" w:rsidRDefault="00360300" w:rsidP="00360300">
      <w:pPr>
        <w:rPr>
          <w:del w:id="2" w:author="Claire Copa" w:date="2026-07-23T11:35:00Z" w16du:dateUtc="2026-07-23T15:35:00Z"/>
        </w:rPr>
      </w:pPr>
      <w:r>
        <w:t>Activity Interaction: Select all that apply</w:t>
      </w:r>
      <w:r w:rsidRPr="00B417F4">
        <w:t xml:space="preserve"> </w:t>
      </w:r>
    </w:p>
    <w:p w14:paraId="527C9055" w14:textId="77777777" w:rsidR="00360300" w:rsidRDefault="00360300" w:rsidP="00360300">
      <w:pPr>
        <w:rPr>
          <w:b/>
        </w:rPr>
      </w:pPr>
      <w:r>
        <w:rPr>
          <w:b/>
        </w:rPr>
        <w:t>Back-of-Card Content:</w:t>
      </w:r>
    </w:p>
    <w:p w14:paraId="0FB9E61F" w14:textId="77777777" w:rsidR="00360300" w:rsidRDefault="00360300" w:rsidP="00360300">
      <w:pPr>
        <w:rPr>
          <w:b/>
        </w:rPr>
      </w:pPr>
      <w:r w:rsidRPr="00CD5F10">
        <w:t>Proximal insertion:</w:t>
      </w:r>
    </w:p>
    <w:p w14:paraId="69BDF38C" w14:textId="77777777" w:rsidR="00360300" w:rsidRDefault="00360300" w:rsidP="00360300">
      <w:pPr>
        <w:pStyle w:val="ListParagraph"/>
        <w:numPr>
          <w:ilvl w:val="0"/>
          <w:numId w:val="33"/>
        </w:numPr>
      </w:pPr>
      <w:r>
        <w:t>*lateral surface of the zygomatic bone</w:t>
      </w:r>
    </w:p>
    <w:p w14:paraId="37353C38" w14:textId="77777777" w:rsidR="00360300" w:rsidRDefault="00360300" w:rsidP="00360300">
      <w:pPr>
        <w:pStyle w:val="ListParagraph"/>
        <w:numPr>
          <w:ilvl w:val="0"/>
          <w:numId w:val="33"/>
        </w:numPr>
      </w:pPr>
      <w:r>
        <w:t xml:space="preserve">medial aspects of the maxilla </w:t>
      </w:r>
    </w:p>
    <w:p w14:paraId="1053FB93" w14:textId="77777777" w:rsidR="00360300" w:rsidRDefault="00360300" w:rsidP="00360300">
      <w:pPr>
        <w:pStyle w:val="ListParagraph"/>
        <w:numPr>
          <w:ilvl w:val="0"/>
          <w:numId w:val="33"/>
        </w:numPr>
      </w:pPr>
      <w:r>
        <w:t>medial aspects of the mandible</w:t>
      </w:r>
    </w:p>
    <w:p w14:paraId="00E6F7F8" w14:textId="77777777" w:rsidR="00360300" w:rsidRDefault="00360300" w:rsidP="00360300"/>
    <w:p w14:paraId="37C39619" w14:textId="77777777" w:rsidR="00360300" w:rsidRDefault="00360300" w:rsidP="00360300">
      <w:r>
        <w:t xml:space="preserve">Distal insertion: </w:t>
      </w:r>
    </w:p>
    <w:p w14:paraId="65620EFA" w14:textId="77777777" w:rsidR="00360300" w:rsidRDefault="00360300" w:rsidP="00360300">
      <w:pPr>
        <w:pStyle w:val="ListParagraph"/>
        <w:numPr>
          <w:ilvl w:val="0"/>
          <w:numId w:val="34"/>
        </w:numPr>
      </w:pPr>
      <w:r>
        <w:t>*angle of the mouth</w:t>
      </w:r>
    </w:p>
    <w:p w14:paraId="7DE58693" w14:textId="77777777" w:rsidR="00360300" w:rsidRDefault="00360300" w:rsidP="00360300">
      <w:pPr>
        <w:pStyle w:val="ListParagraph"/>
        <w:numPr>
          <w:ilvl w:val="0"/>
          <w:numId w:val="34"/>
        </w:numPr>
      </w:pPr>
      <w:r>
        <w:t>skin and mucous membrane of the lips</w:t>
      </w:r>
    </w:p>
    <w:p w14:paraId="6968BBF9" w14:textId="77777777" w:rsidR="00360300" w:rsidRDefault="00360300" w:rsidP="00360300">
      <w:pPr>
        <w:pStyle w:val="ListParagraph"/>
        <w:numPr>
          <w:ilvl w:val="0"/>
          <w:numId w:val="34"/>
        </w:numPr>
      </w:pPr>
      <w:r>
        <w:t>infraorbital margin</w:t>
      </w:r>
    </w:p>
    <w:p w14:paraId="720021FC" w14:textId="77777777" w:rsidR="00360300" w:rsidRDefault="00360300" w:rsidP="00360300"/>
    <w:p w14:paraId="0A24BB48" w14:textId="77777777" w:rsidR="00360300" w:rsidRDefault="00360300" w:rsidP="00360300">
      <w:r>
        <w:t xml:space="preserve">Innervation: </w:t>
      </w:r>
    </w:p>
    <w:p w14:paraId="3E318103" w14:textId="77777777" w:rsidR="00360300" w:rsidRDefault="00360300" w:rsidP="00360300">
      <w:pPr>
        <w:pStyle w:val="ListParagraph"/>
        <w:numPr>
          <w:ilvl w:val="0"/>
          <w:numId w:val="35"/>
        </w:numPr>
      </w:pPr>
      <w:r>
        <w:t>*facial</w:t>
      </w:r>
    </w:p>
    <w:p w14:paraId="0C2F315A" w14:textId="77777777" w:rsidR="00360300" w:rsidRDefault="00360300" w:rsidP="00360300">
      <w:pPr>
        <w:pStyle w:val="ListParagraph"/>
        <w:numPr>
          <w:ilvl w:val="0"/>
          <w:numId w:val="35"/>
        </w:numPr>
      </w:pPr>
      <w:r>
        <w:t>CN XII</w:t>
      </w:r>
    </w:p>
    <w:p w14:paraId="0984F455" w14:textId="77777777" w:rsidR="00360300" w:rsidRDefault="00360300" w:rsidP="00360300">
      <w:pPr>
        <w:pStyle w:val="ListParagraph"/>
        <w:numPr>
          <w:ilvl w:val="0"/>
          <w:numId w:val="35"/>
        </w:numPr>
      </w:pPr>
      <w:r>
        <w:t>accessory nerve (CN XI)</w:t>
      </w:r>
    </w:p>
    <w:p w14:paraId="4C9E21EB" w14:textId="77777777" w:rsidR="00360300" w:rsidRDefault="00360300" w:rsidP="00360300"/>
    <w:p w14:paraId="69880152" w14:textId="77777777" w:rsidR="00360300" w:rsidRDefault="00360300" w:rsidP="00360300">
      <w:r>
        <w:lastRenderedPageBreak/>
        <w:t xml:space="preserve">Action: </w:t>
      </w:r>
    </w:p>
    <w:p w14:paraId="21A79589" w14:textId="77777777" w:rsidR="00360300" w:rsidRDefault="00360300" w:rsidP="00360300">
      <w:pPr>
        <w:pStyle w:val="ListParagraph"/>
        <w:numPr>
          <w:ilvl w:val="0"/>
          <w:numId w:val="36"/>
        </w:numPr>
      </w:pPr>
      <w:r>
        <w:t>elevates upper lip</w:t>
      </w:r>
    </w:p>
    <w:p w14:paraId="35206E14" w14:textId="77777777" w:rsidR="00360300" w:rsidRDefault="00360300" w:rsidP="00360300">
      <w:pPr>
        <w:pStyle w:val="ListParagraph"/>
        <w:numPr>
          <w:ilvl w:val="0"/>
          <w:numId w:val="36"/>
        </w:numPr>
      </w:pPr>
      <w:r>
        <w:t>closes mouth</w:t>
      </w:r>
    </w:p>
    <w:p w14:paraId="382BCFC8" w14:textId="77777777" w:rsidR="00360300" w:rsidRDefault="00360300" w:rsidP="00360300">
      <w:pPr>
        <w:pStyle w:val="ListParagraph"/>
        <w:numPr>
          <w:ilvl w:val="0"/>
          <w:numId w:val="36"/>
        </w:numPr>
      </w:pPr>
      <w:r>
        <w:t>compresses and protrudes lips</w:t>
      </w:r>
    </w:p>
    <w:p w14:paraId="03CEEF52" w14:textId="77777777" w:rsidR="00360300" w:rsidRDefault="00360300" w:rsidP="00360300">
      <w:pPr>
        <w:pStyle w:val="ListParagraph"/>
        <w:numPr>
          <w:ilvl w:val="0"/>
          <w:numId w:val="36"/>
        </w:numPr>
      </w:pPr>
      <w:r>
        <w:t>*elevates angle of the mouth</w:t>
      </w:r>
    </w:p>
    <w:p w14:paraId="34BFD117" w14:textId="77777777" w:rsidR="00360300" w:rsidRDefault="00360300" w:rsidP="00360300"/>
    <w:p w14:paraId="3DC530F4" w14:textId="77777777" w:rsidR="00360300" w:rsidRDefault="00360300" w:rsidP="00360300">
      <w:pPr>
        <w:pStyle w:val="Heading2"/>
      </w:pPr>
      <w:r>
        <w:t>Card ID: 1.24</w:t>
      </w:r>
    </w:p>
    <w:p w14:paraId="50F3D310" w14:textId="77777777" w:rsidR="00360300" w:rsidRDefault="00360300" w:rsidP="00360300">
      <w:r>
        <w:t>Image file: L1344_760035</w:t>
      </w:r>
    </w:p>
    <w:p w14:paraId="34F4DF29" w14:textId="77777777" w:rsidR="00360300" w:rsidRDefault="00360300" w:rsidP="00360300">
      <w:r>
        <w:rPr>
          <w:noProof/>
        </w:rPr>
        <w:drawing>
          <wp:inline distT="0" distB="0" distL="0" distR="0" wp14:anchorId="28D16C7C" wp14:editId="053B86D9">
            <wp:extent cx="1828800" cy="11965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F346" w14:textId="77777777" w:rsidR="00360300" w:rsidRDefault="00360300" w:rsidP="00360300">
      <w:r>
        <w:t xml:space="preserve">Title: </w:t>
      </w:r>
      <w:r w:rsidRPr="00380AE1">
        <w:t>Mentalis</w:t>
      </w:r>
    </w:p>
    <w:p w14:paraId="7E7E93ED" w14:textId="77777777" w:rsidR="00360300" w:rsidRDefault="00360300" w:rsidP="00360300">
      <w:r>
        <w:t>Activity Interaction: Select all that apply</w:t>
      </w:r>
      <w:r w:rsidRPr="00B417F4">
        <w:t xml:space="preserve"> </w:t>
      </w:r>
    </w:p>
    <w:p w14:paraId="58FDE096" w14:textId="77777777" w:rsidR="00360300" w:rsidRDefault="00360300" w:rsidP="00360300">
      <w:r>
        <w:rPr>
          <w:b/>
        </w:rPr>
        <w:t>Back-of-Card Content:</w:t>
      </w:r>
    </w:p>
    <w:p w14:paraId="1E9DAD24" w14:textId="77777777" w:rsidR="00360300" w:rsidRDefault="00360300" w:rsidP="00360300">
      <w:r>
        <w:t xml:space="preserve">Proximal insertion: </w:t>
      </w:r>
    </w:p>
    <w:p w14:paraId="2207FEF8" w14:textId="77777777" w:rsidR="00360300" w:rsidRDefault="00360300" w:rsidP="00360300">
      <w:pPr>
        <w:pStyle w:val="ListParagraph"/>
        <w:numPr>
          <w:ilvl w:val="0"/>
          <w:numId w:val="37"/>
        </w:numPr>
      </w:pPr>
      <w:r>
        <w:t>*incisive fossa of the mandible</w:t>
      </w:r>
    </w:p>
    <w:p w14:paraId="27CD2F1C" w14:textId="77777777" w:rsidR="00360300" w:rsidRDefault="00360300" w:rsidP="00360300">
      <w:pPr>
        <w:pStyle w:val="ListParagraph"/>
        <w:numPr>
          <w:ilvl w:val="0"/>
          <w:numId w:val="37"/>
        </w:numPr>
      </w:pPr>
      <w:r>
        <w:t>medial aspects of the maxilla and mandible</w:t>
      </w:r>
    </w:p>
    <w:p w14:paraId="059515CC" w14:textId="77777777" w:rsidR="00360300" w:rsidRDefault="00360300" w:rsidP="00360300">
      <w:pPr>
        <w:pStyle w:val="ListParagraph"/>
        <w:numPr>
          <w:ilvl w:val="0"/>
          <w:numId w:val="37"/>
        </w:numPr>
      </w:pPr>
      <w:r>
        <w:t>perioral skin and muscles</w:t>
      </w:r>
    </w:p>
    <w:p w14:paraId="4371F7AB" w14:textId="77777777" w:rsidR="00360300" w:rsidRDefault="00360300" w:rsidP="00360300"/>
    <w:p w14:paraId="06373CAE" w14:textId="77777777" w:rsidR="00360300" w:rsidRDefault="00360300" w:rsidP="00360300">
      <w:r>
        <w:t xml:space="preserve">Distal insertion: </w:t>
      </w:r>
    </w:p>
    <w:p w14:paraId="101FA5B9" w14:textId="77777777" w:rsidR="00360300" w:rsidRDefault="00360300" w:rsidP="00360300">
      <w:pPr>
        <w:pStyle w:val="ListParagraph"/>
        <w:numPr>
          <w:ilvl w:val="0"/>
          <w:numId w:val="38"/>
        </w:numPr>
      </w:pPr>
      <w:r>
        <w:t>*subcutaneous tissue of the chin</w:t>
      </w:r>
    </w:p>
    <w:p w14:paraId="29255AC3" w14:textId="77777777" w:rsidR="00360300" w:rsidRDefault="00360300" w:rsidP="00360300">
      <w:pPr>
        <w:pStyle w:val="ListParagraph"/>
        <w:numPr>
          <w:ilvl w:val="0"/>
          <w:numId w:val="38"/>
        </w:numPr>
      </w:pPr>
      <w:r>
        <w:t>skin and mucous membrane of the lips</w:t>
      </w:r>
    </w:p>
    <w:p w14:paraId="1917B94B" w14:textId="77777777" w:rsidR="00360300" w:rsidRDefault="00360300" w:rsidP="00360300">
      <w:pPr>
        <w:pStyle w:val="ListParagraph"/>
        <w:numPr>
          <w:ilvl w:val="0"/>
          <w:numId w:val="38"/>
        </w:numPr>
      </w:pPr>
      <w:r>
        <w:t>infraorbital margin</w:t>
      </w:r>
    </w:p>
    <w:p w14:paraId="3E2C2C8A" w14:textId="77777777" w:rsidR="00360300" w:rsidRDefault="00360300" w:rsidP="00360300"/>
    <w:p w14:paraId="3FB5901C" w14:textId="77777777" w:rsidR="00360300" w:rsidRDefault="00360300" w:rsidP="00360300">
      <w:r>
        <w:t>Innervation:</w:t>
      </w:r>
    </w:p>
    <w:p w14:paraId="3366642E" w14:textId="77777777" w:rsidR="00360300" w:rsidRDefault="00360300" w:rsidP="00360300">
      <w:pPr>
        <w:pStyle w:val="ListParagraph"/>
        <w:numPr>
          <w:ilvl w:val="0"/>
          <w:numId w:val="39"/>
        </w:numPr>
      </w:pPr>
      <w:r>
        <w:t>*facial</w:t>
      </w:r>
    </w:p>
    <w:p w14:paraId="7A1E02A9" w14:textId="77777777" w:rsidR="00360300" w:rsidRDefault="00360300" w:rsidP="00360300">
      <w:pPr>
        <w:pStyle w:val="ListParagraph"/>
        <w:numPr>
          <w:ilvl w:val="0"/>
          <w:numId w:val="39"/>
        </w:numPr>
      </w:pPr>
      <w:r>
        <w:t>CN XII</w:t>
      </w:r>
    </w:p>
    <w:p w14:paraId="6C59184F" w14:textId="77777777" w:rsidR="00360300" w:rsidRDefault="00360300" w:rsidP="00360300">
      <w:pPr>
        <w:pStyle w:val="ListParagraph"/>
        <w:numPr>
          <w:ilvl w:val="0"/>
          <w:numId w:val="39"/>
        </w:numPr>
      </w:pPr>
      <w:r>
        <w:t>accessory nerve (CN XI)</w:t>
      </w:r>
    </w:p>
    <w:p w14:paraId="310685E9" w14:textId="77777777" w:rsidR="00360300" w:rsidRDefault="00360300" w:rsidP="00360300"/>
    <w:p w14:paraId="624C152F" w14:textId="77777777" w:rsidR="00360300" w:rsidRDefault="00360300" w:rsidP="00360300">
      <w:r>
        <w:t xml:space="preserve">Action: </w:t>
      </w:r>
    </w:p>
    <w:p w14:paraId="1BD5883D" w14:textId="77777777" w:rsidR="00360300" w:rsidRDefault="00360300" w:rsidP="00360300">
      <w:pPr>
        <w:pStyle w:val="ListParagraph"/>
        <w:numPr>
          <w:ilvl w:val="0"/>
          <w:numId w:val="40"/>
        </w:numPr>
      </w:pPr>
      <w:r>
        <w:t>*elevates and protrudes lower lip</w:t>
      </w:r>
    </w:p>
    <w:p w14:paraId="69D84FAB" w14:textId="77777777" w:rsidR="00360300" w:rsidRDefault="00360300" w:rsidP="00360300">
      <w:pPr>
        <w:pStyle w:val="ListParagraph"/>
        <w:numPr>
          <w:ilvl w:val="0"/>
          <w:numId w:val="40"/>
        </w:numPr>
      </w:pPr>
      <w:r>
        <w:t>closes mouth</w:t>
      </w:r>
    </w:p>
    <w:p w14:paraId="2A754636" w14:textId="77777777" w:rsidR="00360300" w:rsidRDefault="00360300" w:rsidP="00360300">
      <w:pPr>
        <w:pStyle w:val="ListParagraph"/>
        <w:numPr>
          <w:ilvl w:val="0"/>
          <w:numId w:val="40"/>
        </w:numPr>
      </w:pPr>
      <w:r>
        <w:t>compresses and protrudes lips</w:t>
      </w:r>
    </w:p>
    <w:p w14:paraId="70135F74" w14:textId="77777777" w:rsidR="00360300" w:rsidRDefault="00360300" w:rsidP="00360300"/>
    <w:p w14:paraId="3241DD2D" w14:textId="77777777" w:rsidR="00360300" w:rsidRDefault="00360300" w:rsidP="00360300">
      <w:pPr>
        <w:pStyle w:val="Heading2"/>
      </w:pPr>
      <w:r>
        <w:t>Card ID: 1.25</w:t>
      </w:r>
    </w:p>
    <w:p w14:paraId="23CEE0E4" w14:textId="77777777" w:rsidR="00360300" w:rsidRDefault="00360300" w:rsidP="00360300">
      <w:r>
        <w:t>Image file: L1344_760036</w:t>
      </w:r>
    </w:p>
    <w:p w14:paraId="529640A0" w14:textId="77777777" w:rsidR="00360300" w:rsidRDefault="00360300" w:rsidP="00360300">
      <w:r>
        <w:rPr>
          <w:noProof/>
        </w:rPr>
        <w:drawing>
          <wp:inline distT="0" distB="0" distL="0" distR="0" wp14:anchorId="57B0F657" wp14:editId="3AE75AB2">
            <wp:extent cx="1828800" cy="119659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23FF" w14:textId="77777777" w:rsidR="00360300" w:rsidRDefault="00360300" w:rsidP="00360300">
      <w:r>
        <w:t xml:space="preserve">Title: </w:t>
      </w:r>
      <w:r w:rsidRPr="00380AE1">
        <w:t>Levator labii superioris</w:t>
      </w:r>
    </w:p>
    <w:p w14:paraId="7683E0B9" w14:textId="77777777" w:rsidR="00360300" w:rsidDel="00074188" w:rsidRDefault="00360300" w:rsidP="00360300">
      <w:pPr>
        <w:rPr>
          <w:del w:id="3" w:author="Claire Copa" w:date="2026-07-23T11:35:00Z" w16du:dateUtc="2026-07-23T15:35:00Z"/>
        </w:rPr>
      </w:pPr>
      <w:r>
        <w:t>Activity Interaction: Select all that apply</w:t>
      </w:r>
      <w:r w:rsidRPr="00B417F4">
        <w:t xml:space="preserve"> </w:t>
      </w:r>
    </w:p>
    <w:p w14:paraId="3C511969" w14:textId="77777777" w:rsidR="00360300" w:rsidRDefault="00360300" w:rsidP="00360300">
      <w:r>
        <w:rPr>
          <w:b/>
        </w:rPr>
        <w:t>Back-of-Card Content:</w:t>
      </w:r>
    </w:p>
    <w:p w14:paraId="0E48A2E5" w14:textId="77777777" w:rsidR="00360300" w:rsidRDefault="00360300" w:rsidP="00360300">
      <w:r>
        <w:t xml:space="preserve">Proximal insertion: </w:t>
      </w:r>
    </w:p>
    <w:p w14:paraId="139DE530" w14:textId="77777777" w:rsidR="00360300" w:rsidRDefault="00360300" w:rsidP="00360300">
      <w:pPr>
        <w:pStyle w:val="ListParagraph"/>
        <w:numPr>
          <w:ilvl w:val="0"/>
          <w:numId w:val="41"/>
        </w:numPr>
      </w:pPr>
      <w:r>
        <w:t>*infraorbital margin</w:t>
      </w:r>
    </w:p>
    <w:p w14:paraId="2B6E2C8B" w14:textId="77777777" w:rsidR="00360300" w:rsidRDefault="00360300" w:rsidP="00360300">
      <w:pPr>
        <w:pStyle w:val="ListParagraph"/>
        <w:numPr>
          <w:ilvl w:val="0"/>
          <w:numId w:val="41"/>
        </w:numPr>
      </w:pPr>
      <w:r>
        <w:t>mental tubercle</w:t>
      </w:r>
    </w:p>
    <w:p w14:paraId="3CAF9CA0" w14:textId="77777777" w:rsidR="00360300" w:rsidRDefault="00360300" w:rsidP="00360300">
      <w:pPr>
        <w:pStyle w:val="ListParagraph"/>
        <w:numPr>
          <w:ilvl w:val="0"/>
          <w:numId w:val="41"/>
        </w:numPr>
      </w:pPr>
      <w:r>
        <w:t>canine fossa of the maxilla</w:t>
      </w:r>
    </w:p>
    <w:p w14:paraId="38186E95" w14:textId="77777777" w:rsidR="00360300" w:rsidRDefault="00360300" w:rsidP="00360300"/>
    <w:p w14:paraId="1C571669" w14:textId="77777777" w:rsidR="00360300" w:rsidRDefault="00360300" w:rsidP="00360300">
      <w:r>
        <w:t xml:space="preserve">Distal insertion: </w:t>
      </w:r>
    </w:p>
    <w:p w14:paraId="54036A2C" w14:textId="77777777" w:rsidR="00360300" w:rsidRDefault="00360300" w:rsidP="00360300">
      <w:pPr>
        <w:pStyle w:val="ListParagraph"/>
        <w:numPr>
          <w:ilvl w:val="0"/>
          <w:numId w:val="42"/>
        </w:numPr>
      </w:pPr>
      <w:r>
        <w:t>*subcutaneous tissue of the upper lip</w:t>
      </w:r>
    </w:p>
    <w:p w14:paraId="220D0462" w14:textId="77777777" w:rsidR="00360300" w:rsidRDefault="00360300" w:rsidP="00360300">
      <w:pPr>
        <w:pStyle w:val="ListParagraph"/>
        <w:numPr>
          <w:ilvl w:val="0"/>
          <w:numId w:val="42"/>
        </w:numPr>
      </w:pPr>
      <w:r>
        <w:t>pterygomandibular raphe</w:t>
      </w:r>
    </w:p>
    <w:p w14:paraId="686DFABE" w14:textId="77777777" w:rsidR="00360300" w:rsidRDefault="00360300" w:rsidP="00360300">
      <w:pPr>
        <w:pStyle w:val="ListParagraph"/>
        <w:numPr>
          <w:ilvl w:val="0"/>
          <w:numId w:val="42"/>
        </w:numPr>
      </w:pPr>
      <w:r>
        <w:t>oblique line of the mandible</w:t>
      </w:r>
    </w:p>
    <w:p w14:paraId="5E392E60" w14:textId="77777777" w:rsidR="00360300" w:rsidRDefault="00360300" w:rsidP="00360300"/>
    <w:p w14:paraId="52B51388" w14:textId="77777777" w:rsidR="00360300" w:rsidRDefault="00360300" w:rsidP="00360300">
      <w:r>
        <w:t xml:space="preserve">Innervation: </w:t>
      </w:r>
    </w:p>
    <w:p w14:paraId="07BB2F83" w14:textId="77777777" w:rsidR="00360300" w:rsidRDefault="00360300" w:rsidP="00360300">
      <w:pPr>
        <w:pStyle w:val="ListParagraph"/>
        <w:numPr>
          <w:ilvl w:val="0"/>
          <w:numId w:val="43"/>
        </w:numPr>
      </w:pPr>
      <w:r>
        <w:t>*facial</w:t>
      </w:r>
    </w:p>
    <w:p w14:paraId="331A65AB" w14:textId="77777777" w:rsidR="00360300" w:rsidRDefault="00360300" w:rsidP="00360300">
      <w:pPr>
        <w:pStyle w:val="ListParagraph"/>
        <w:numPr>
          <w:ilvl w:val="0"/>
          <w:numId w:val="43"/>
        </w:numPr>
      </w:pPr>
      <w:r>
        <w:t>CN XII</w:t>
      </w:r>
    </w:p>
    <w:p w14:paraId="16BB29FD" w14:textId="77777777" w:rsidR="00360300" w:rsidRDefault="00360300" w:rsidP="00360300">
      <w:pPr>
        <w:pStyle w:val="ListParagraph"/>
        <w:numPr>
          <w:ilvl w:val="0"/>
          <w:numId w:val="43"/>
        </w:numPr>
      </w:pPr>
      <w:r>
        <w:t>accessory nerve (CN XI)</w:t>
      </w:r>
    </w:p>
    <w:p w14:paraId="254692B9" w14:textId="77777777" w:rsidR="00360300" w:rsidRDefault="00360300" w:rsidP="00360300"/>
    <w:p w14:paraId="1F778572" w14:textId="77777777" w:rsidR="00360300" w:rsidRDefault="00360300" w:rsidP="00360300">
      <w:r>
        <w:t xml:space="preserve">Action: </w:t>
      </w:r>
    </w:p>
    <w:p w14:paraId="47472FC5" w14:textId="77777777" w:rsidR="00360300" w:rsidRDefault="00360300" w:rsidP="00360300">
      <w:pPr>
        <w:pStyle w:val="ListParagraph"/>
        <w:numPr>
          <w:ilvl w:val="0"/>
          <w:numId w:val="44"/>
        </w:numPr>
      </w:pPr>
      <w:r>
        <w:t>*elevates and everts upper lip</w:t>
      </w:r>
    </w:p>
    <w:p w14:paraId="11006BBD" w14:textId="77777777" w:rsidR="00360300" w:rsidRDefault="00360300" w:rsidP="00360300">
      <w:pPr>
        <w:pStyle w:val="ListParagraph"/>
        <w:numPr>
          <w:ilvl w:val="0"/>
          <w:numId w:val="44"/>
        </w:numPr>
      </w:pPr>
      <w:r>
        <w:t>compresses and protrudes lips</w:t>
      </w:r>
    </w:p>
    <w:p w14:paraId="5831FCF6" w14:textId="77777777" w:rsidR="00360300" w:rsidRDefault="00360300" w:rsidP="00360300">
      <w:pPr>
        <w:pStyle w:val="ListParagraph"/>
        <w:numPr>
          <w:ilvl w:val="0"/>
          <w:numId w:val="44"/>
        </w:numPr>
      </w:pPr>
      <w:r>
        <w:t>elevates angle of the mouth</w:t>
      </w:r>
    </w:p>
    <w:p w14:paraId="10C25844" w14:textId="77777777" w:rsidR="00360300" w:rsidRDefault="00360300" w:rsidP="00360300"/>
    <w:p w14:paraId="0AC0D597" w14:textId="77777777" w:rsidR="00360300" w:rsidRDefault="00360300" w:rsidP="00360300">
      <w:pPr>
        <w:pStyle w:val="Heading2"/>
      </w:pPr>
      <w:r>
        <w:t>Card ID: 1.26</w:t>
      </w:r>
    </w:p>
    <w:p w14:paraId="22CEADC4" w14:textId="77777777" w:rsidR="00360300" w:rsidRDefault="00360300" w:rsidP="00360300">
      <w:r>
        <w:t>Image file: L1344_760037</w:t>
      </w:r>
    </w:p>
    <w:p w14:paraId="6DECFC9C" w14:textId="77777777" w:rsidR="00360300" w:rsidRDefault="00360300" w:rsidP="00360300">
      <w:r>
        <w:rPr>
          <w:noProof/>
        </w:rPr>
        <w:drawing>
          <wp:inline distT="0" distB="0" distL="0" distR="0" wp14:anchorId="588F3880" wp14:editId="09777E8A">
            <wp:extent cx="1828800" cy="11965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E6A8" w14:textId="77777777" w:rsidR="00360300" w:rsidRDefault="00360300" w:rsidP="00360300">
      <w:r>
        <w:t xml:space="preserve">Title: </w:t>
      </w:r>
      <w:r w:rsidRPr="00380AE1">
        <w:t>Buccinator</w:t>
      </w:r>
    </w:p>
    <w:p w14:paraId="280D2C6B" w14:textId="77777777" w:rsidR="007C5EBA" w:rsidRDefault="00360300" w:rsidP="00360300">
      <w:r>
        <w:t>Activity Interaction: Select all that apply</w:t>
      </w:r>
      <w:r w:rsidRPr="00B417F4">
        <w:t xml:space="preserve"> </w:t>
      </w:r>
    </w:p>
    <w:p w14:paraId="65B693D2" w14:textId="2DEAE984" w:rsidR="00360300" w:rsidRDefault="00360300" w:rsidP="00360300">
      <w:r>
        <w:rPr>
          <w:b/>
        </w:rPr>
        <w:t>Back-of-Card Content:</w:t>
      </w:r>
    </w:p>
    <w:p w14:paraId="2851DB26" w14:textId="77777777" w:rsidR="00360300" w:rsidRDefault="00360300" w:rsidP="00360300">
      <w:r>
        <w:t xml:space="preserve">Proximal insertion: </w:t>
      </w:r>
    </w:p>
    <w:p w14:paraId="6750FDF2" w14:textId="77777777" w:rsidR="00360300" w:rsidRDefault="00360300" w:rsidP="00360300">
      <w:pPr>
        <w:pStyle w:val="ListParagraph"/>
        <w:numPr>
          <w:ilvl w:val="0"/>
          <w:numId w:val="45"/>
        </w:numPr>
      </w:pPr>
      <w:r>
        <w:t>*alveolar processes of the maxilla and mandible</w:t>
      </w:r>
    </w:p>
    <w:p w14:paraId="292B0F26" w14:textId="77777777" w:rsidR="00360300" w:rsidRDefault="00360300" w:rsidP="00360300">
      <w:pPr>
        <w:pStyle w:val="ListParagraph"/>
        <w:numPr>
          <w:ilvl w:val="0"/>
          <w:numId w:val="45"/>
        </w:numPr>
      </w:pPr>
      <w:r>
        <w:t>*pterygomandibular raphe</w:t>
      </w:r>
    </w:p>
    <w:p w14:paraId="73F0DD4C" w14:textId="77777777" w:rsidR="00360300" w:rsidRDefault="00360300" w:rsidP="00360300">
      <w:pPr>
        <w:pStyle w:val="ListParagraph"/>
        <w:numPr>
          <w:ilvl w:val="0"/>
          <w:numId w:val="45"/>
        </w:numPr>
      </w:pPr>
      <w:r>
        <w:t>parotid fascia</w:t>
      </w:r>
    </w:p>
    <w:p w14:paraId="7A66AB29" w14:textId="77777777" w:rsidR="00360300" w:rsidRDefault="00360300" w:rsidP="00360300">
      <w:pPr>
        <w:pStyle w:val="ListParagraph"/>
        <w:numPr>
          <w:ilvl w:val="0"/>
          <w:numId w:val="45"/>
        </w:numPr>
      </w:pPr>
      <w:r>
        <w:t>mastoid notch of the temporal bone</w:t>
      </w:r>
    </w:p>
    <w:p w14:paraId="4FC13C27" w14:textId="77777777" w:rsidR="00360300" w:rsidRDefault="00360300" w:rsidP="00360300"/>
    <w:p w14:paraId="432D928A" w14:textId="77777777" w:rsidR="00360300" w:rsidRDefault="00360300" w:rsidP="00360300">
      <w:r>
        <w:t xml:space="preserve">Distal insertion: </w:t>
      </w:r>
    </w:p>
    <w:p w14:paraId="465B80F7" w14:textId="77777777" w:rsidR="00360300" w:rsidRDefault="00360300" w:rsidP="00360300">
      <w:pPr>
        <w:pStyle w:val="ListParagraph"/>
        <w:numPr>
          <w:ilvl w:val="0"/>
          <w:numId w:val="46"/>
        </w:numPr>
      </w:pPr>
      <w:r>
        <w:t>*angle of the mouth</w:t>
      </w:r>
    </w:p>
    <w:p w14:paraId="3F6F4C7C" w14:textId="77777777" w:rsidR="00360300" w:rsidRDefault="00360300" w:rsidP="00360300">
      <w:pPr>
        <w:pStyle w:val="ListParagraph"/>
        <w:numPr>
          <w:ilvl w:val="0"/>
          <w:numId w:val="46"/>
        </w:numPr>
      </w:pPr>
      <w:r>
        <w:t>lateral aspect of the coronoid process and ramus of the mandible</w:t>
      </w:r>
    </w:p>
    <w:p w14:paraId="2BD61933" w14:textId="77777777" w:rsidR="00360300" w:rsidRDefault="00360300" w:rsidP="00360300">
      <w:pPr>
        <w:pStyle w:val="ListParagraph"/>
        <w:numPr>
          <w:ilvl w:val="0"/>
          <w:numId w:val="46"/>
        </w:numPr>
      </w:pPr>
      <w:r>
        <w:t>mastoid process of the temporal bone</w:t>
      </w:r>
    </w:p>
    <w:p w14:paraId="4F917F6F" w14:textId="77777777" w:rsidR="00360300" w:rsidRDefault="00360300" w:rsidP="00360300">
      <w:pPr>
        <w:pStyle w:val="ListParagraph"/>
        <w:numPr>
          <w:ilvl w:val="0"/>
          <w:numId w:val="46"/>
        </w:numPr>
      </w:pPr>
      <w:r>
        <w:t>neck of the mandible</w:t>
      </w:r>
    </w:p>
    <w:p w14:paraId="1BD2B139" w14:textId="77777777" w:rsidR="00360300" w:rsidRDefault="00360300" w:rsidP="00360300"/>
    <w:p w14:paraId="7CE5A0C2" w14:textId="77777777" w:rsidR="00360300" w:rsidRDefault="00360300" w:rsidP="00360300">
      <w:r>
        <w:t xml:space="preserve">Innervation: </w:t>
      </w:r>
    </w:p>
    <w:p w14:paraId="10553681" w14:textId="77777777" w:rsidR="00360300" w:rsidRDefault="00360300" w:rsidP="00360300">
      <w:pPr>
        <w:pStyle w:val="ListParagraph"/>
        <w:numPr>
          <w:ilvl w:val="0"/>
          <w:numId w:val="47"/>
        </w:numPr>
      </w:pPr>
      <w:r>
        <w:t>*facial</w:t>
      </w:r>
    </w:p>
    <w:p w14:paraId="3018A870" w14:textId="77777777" w:rsidR="00360300" w:rsidRDefault="00360300" w:rsidP="00360300">
      <w:pPr>
        <w:pStyle w:val="ListParagraph"/>
        <w:numPr>
          <w:ilvl w:val="0"/>
          <w:numId w:val="47"/>
        </w:numPr>
      </w:pPr>
      <w:r>
        <w:lastRenderedPageBreak/>
        <w:t>CN XII</w:t>
      </w:r>
    </w:p>
    <w:p w14:paraId="3D02A5A8" w14:textId="77777777" w:rsidR="00360300" w:rsidRDefault="00360300" w:rsidP="00360300">
      <w:pPr>
        <w:pStyle w:val="ListParagraph"/>
        <w:numPr>
          <w:ilvl w:val="0"/>
          <w:numId w:val="47"/>
        </w:numPr>
      </w:pPr>
      <w:r>
        <w:t>accessory nerve (CN XI)</w:t>
      </w:r>
    </w:p>
    <w:p w14:paraId="2999F71F" w14:textId="77777777" w:rsidR="00360300" w:rsidRDefault="00360300" w:rsidP="00360300"/>
    <w:p w14:paraId="12AA38FB" w14:textId="77777777" w:rsidR="00360300" w:rsidRDefault="00360300" w:rsidP="00360300">
      <w:r>
        <w:t xml:space="preserve">Action: </w:t>
      </w:r>
    </w:p>
    <w:p w14:paraId="2758AB0F" w14:textId="77777777" w:rsidR="00360300" w:rsidRDefault="00360300" w:rsidP="00360300">
      <w:pPr>
        <w:pStyle w:val="ListParagraph"/>
        <w:numPr>
          <w:ilvl w:val="0"/>
          <w:numId w:val="48"/>
        </w:numPr>
      </w:pPr>
      <w:r>
        <w:t>*compresses cheeks</w:t>
      </w:r>
    </w:p>
    <w:p w14:paraId="0FA728EE" w14:textId="77777777" w:rsidR="00360300" w:rsidRDefault="00360300" w:rsidP="00360300">
      <w:pPr>
        <w:pStyle w:val="ListParagraph"/>
        <w:numPr>
          <w:ilvl w:val="0"/>
          <w:numId w:val="48"/>
        </w:numPr>
      </w:pPr>
      <w:r>
        <w:t>depresses mandible</w:t>
      </w:r>
    </w:p>
    <w:p w14:paraId="1AD9FB12" w14:textId="77777777" w:rsidR="00360300" w:rsidRDefault="00360300" w:rsidP="00360300">
      <w:pPr>
        <w:pStyle w:val="ListParagraph"/>
        <w:numPr>
          <w:ilvl w:val="0"/>
          <w:numId w:val="48"/>
        </w:numPr>
      </w:pPr>
      <w:r>
        <w:t>pulls angle of the mouth laterally</w:t>
      </w:r>
    </w:p>
    <w:p w14:paraId="37819564" w14:textId="77777777" w:rsidR="00360300" w:rsidRDefault="00360300" w:rsidP="00360300"/>
    <w:p w14:paraId="014CEB7C" w14:textId="77777777" w:rsidR="00360300" w:rsidRDefault="00360300" w:rsidP="00360300">
      <w:pPr>
        <w:pStyle w:val="Heading2"/>
      </w:pPr>
      <w:r>
        <w:t>Card ID: 1.27</w:t>
      </w:r>
    </w:p>
    <w:p w14:paraId="7EF29277" w14:textId="77777777" w:rsidR="00360300" w:rsidRDefault="00360300" w:rsidP="00360300">
      <w:r>
        <w:t>Image file: L1344_760038</w:t>
      </w:r>
    </w:p>
    <w:p w14:paraId="3AE9D5B2" w14:textId="77777777" w:rsidR="00360300" w:rsidRDefault="00360300" w:rsidP="00360300">
      <w:ins w:id="4" w:author="Jeff Helgesen" w:date="2026-07-23T08:48:00Z" w16du:dateUtc="2026-07-23T13:48:00Z">
        <w:r w:rsidRPr="00C3584B">
          <w:rPr>
            <w:noProof/>
          </w:rPr>
          <w:drawing>
            <wp:inline distT="0" distB="0" distL="0" distR="0" wp14:anchorId="483E2729" wp14:editId="13711E1F">
              <wp:extent cx="1879682" cy="1220940"/>
              <wp:effectExtent l="0" t="0" r="6350" b="0"/>
              <wp:docPr id="162912479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29124792" name=""/>
                      <pic:cNvPicPr/>
                    </pic:nvPicPr>
                    <pic:blipFill>
                      <a:blip r:embed="rId3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2058" cy="12224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5" w:author="Jeff Helgesen" w:date="2026-07-23T08:48:00Z" w16du:dateUtc="2026-07-23T13:48:00Z">
        <w:r w:rsidDel="00C3584B">
          <w:rPr>
            <w:noProof/>
          </w:rPr>
          <w:drawing>
            <wp:inline distT="0" distB="0" distL="0" distR="0" wp14:anchorId="759D5703" wp14:editId="3020006F">
              <wp:extent cx="1828800" cy="1196595"/>
              <wp:effectExtent l="0" t="0" r="0" b="0"/>
              <wp:docPr id="27" name="Picture 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1_27.png"/>
                      <pic:cNvPicPr/>
                    </pic:nvPicPr>
                    <pic:blipFill>
                      <a:blip r:embed="rId3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0" cy="11965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7B7D36C" w14:textId="77777777" w:rsidR="00360300" w:rsidRDefault="00360300" w:rsidP="00360300">
      <w:r>
        <w:t xml:space="preserve">Title: </w:t>
      </w:r>
      <w:r w:rsidRPr="00380AE1">
        <w:t>Depressor labii inferioris</w:t>
      </w:r>
    </w:p>
    <w:p w14:paraId="559AE1AE" w14:textId="77777777" w:rsidR="00380AE1" w:rsidRDefault="00360300" w:rsidP="00360300">
      <w:r>
        <w:t>Activity Interaction: Select all that apply</w:t>
      </w:r>
      <w:r w:rsidRPr="00B417F4">
        <w:t xml:space="preserve"> </w:t>
      </w:r>
    </w:p>
    <w:p w14:paraId="27ABB377" w14:textId="25FC2818" w:rsidR="00360300" w:rsidRDefault="00360300" w:rsidP="00360300">
      <w:r>
        <w:rPr>
          <w:b/>
        </w:rPr>
        <w:t>Back-of-Card Content:</w:t>
      </w:r>
    </w:p>
    <w:p w14:paraId="011092C8" w14:textId="77777777" w:rsidR="00360300" w:rsidRDefault="00360300" w:rsidP="00360300">
      <w:r>
        <w:t xml:space="preserve">Proximal insertion: </w:t>
      </w:r>
    </w:p>
    <w:p w14:paraId="73DBBF1F" w14:textId="77777777" w:rsidR="00360300" w:rsidRDefault="00360300" w:rsidP="00360300">
      <w:pPr>
        <w:pStyle w:val="ListParagraph"/>
        <w:numPr>
          <w:ilvl w:val="0"/>
          <w:numId w:val="49"/>
        </w:numPr>
      </w:pPr>
      <w:r>
        <w:t>*oblique line of the mandible</w:t>
      </w:r>
    </w:p>
    <w:p w14:paraId="503FF881" w14:textId="77777777" w:rsidR="00360300" w:rsidRDefault="00360300" w:rsidP="00360300">
      <w:pPr>
        <w:pStyle w:val="ListParagraph"/>
        <w:numPr>
          <w:ilvl w:val="0"/>
          <w:numId w:val="49"/>
        </w:numPr>
      </w:pPr>
      <w:r>
        <w:t>canine fossa of the maxilla</w:t>
      </w:r>
    </w:p>
    <w:p w14:paraId="412D55FD" w14:textId="77777777" w:rsidR="00360300" w:rsidRDefault="00360300" w:rsidP="00360300">
      <w:pPr>
        <w:pStyle w:val="ListParagraph"/>
        <w:numPr>
          <w:ilvl w:val="0"/>
          <w:numId w:val="49"/>
        </w:numPr>
      </w:pPr>
      <w:r>
        <w:t>parotid fascia</w:t>
      </w:r>
    </w:p>
    <w:p w14:paraId="03489EAF" w14:textId="77777777" w:rsidR="00360300" w:rsidRDefault="00360300" w:rsidP="00360300"/>
    <w:p w14:paraId="13FC55E6" w14:textId="77777777" w:rsidR="00360300" w:rsidRDefault="00360300" w:rsidP="00360300">
      <w:r>
        <w:t xml:space="preserve">Distal insertion: </w:t>
      </w:r>
    </w:p>
    <w:p w14:paraId="5278267B" w14:textId="77777777" w:rsidR="00360300" w:rsidRDefault="00360300" w:rsidP="00360300">
      <w:pPr>
        <w:pStyle w:val="ListParagraph"/>
        <w:numPr>
          <w:ilvl w:val="0"/>
          <w:numId w:val="50"/>
        </w:numPr>
      </w:pPr>
      <w:r>
        <w:t>*middle portion of the lower lip</w:t>
      </w:r>
    </w:p>
    <w:p w14:paraId="666929ED" w14:textId="77777777" w:rsidR="00360300" w:rsidRDefault="00360300" w:rsidP="00360300">
      <w:pPr>
        <w:pStyle w:val="ListParagraph"/>
        <w:numPr>
          <w:ilvl w:val="0"/>
          <w:numId w:val="50"/>
        </w:numPr>
      </w:pPr>
      <w:r>
        <w:t>angle of the mouth</w:t>
      </w:r>
    </w:p>
    <w:p w14:paraId="6B7A62DB" w14:textId="77777777" w:rsidR="00360300" w:rsidRDefault="00360300" w:rsidP="00360300">
      <w:pPr>
        <w:pStyle w:val="ListParagraph"/>
        <w:numPr>
          <w:ilvl w:val="0"/>
          <w:numId w:val="50"/>
        </w:numPr>
      </w:pPr>
      <w:r>
        <w:t>anterior surface of the manubrium of the sternum</w:t>
      </w:r>
    </w:p>
    <w:p w14:paraId="512F4BC4" w14:textId="77777777" w:rsidR="00360300" w:rsidRDefault="00360300" w:rsidP="00360300"/>
    <w:p w14:paraId="1E7A80BC" w14:textId="77777777" w:rsidR="00360300" w:rsidRDefault="00360300" w:rsidP="00360300">
      <w:r>
        <w:t xml:space="preserve">Innervation: </w:t>
      </w:r>
    </w:p>
    <w:p w14:paraId="5CA980AA" w14:textId="77777777" w:rsidR="00360300" w:rsidRDefault="00360300" w:rsidP="00360300">
      <w:pPr>
        <w:pStyle w:val="ListParagraph"/>
        <w:numPr>
          <w:ilvl w:val="0"/>
          <w:numId w:val="51"/>
        </w:numPr>
      </w:pPr>
      <w:r>
        <w:lastRenderedPageBreak/>
        <w:t>*facial</w:t>
      </w:r>
    </w:p>
    <w:p w14:paraId="6DB9E7D3" w14:textId="77777777" w:rsidR="00360300" w:rsidRDefault="00360300" w:rsidP="00360300">
      <w:pPr>
        <w:pStyle w:val="ListParagraph"/>
        <w:numPr>
          <w:ilvl w:val="0"/>
          <w:numId w:val="51"/>
        </w:numPr>
      </w:pPr>
      <w:r>
        <w:t>CN XII</w:t>
      </w:r>
    </w:p>
    <w:p w14:paraId="0FFF8357" w14:textId="77777777" w:rsidR="00360300" w:rsidRDefault="00360300" w:rsidP="00360300">
      <w:pPr>
        <w:pStyle w:val="ListParagraph"/>
        <w:numPr>
          <w:ilvl w:val="0"/>
          <w:numId w:val="51"/>
        </w:numPr>
      </w:pPr>
      <w:r>
        <w:t>accessory nerve (CN XI)</w:t>
      </w:r>
    </w:p>
    <w:p w14:paraId="585E537B" w14:textId="77777777" w:rsidR="00360300" w:rsidRDefault="00360300" w:rsidP="00360300"/>
    <w:p w14:paraId="35B57C56" w14:textId="77777777" w:rsidR="00360300" w:rsidRDefault="00360300" w:rsidP="00360300">
      <w:r>
        <w:t xml:space="preserve">Action: </w:t>
      </w:r>
    </w:p>
    <w:p w14:paraId="0E6FC33D" w14:textId="77777777" w:rsidR="00360300" w:rsidRDefault="00360300" w:rsidP="00360300">
      <w:pPr>
        <w:pStyle w:val="ListParagraph"/>
        <w:numPr>
          <w:ilvl w:val="0"/>
          <w:numId w:val="52"/>
        </w:numPr>
      </w:pPr>
      <w:r>
        <w:t>*depresses lower lip</w:t>
      </w:r>
    </w:p>
    <w:p w14:paraId="70A1C663" w14:textId="77777777" w:rsidR="00360300" w:rsidRDefault="00360300" w:rsidP="00360300">
      <w:pPr>
        <w:pStyle w:val="ListParagraph"/>
        <w:numPr>
          <w:ilvl w:val="0"/>
          <w:numId w:val="52"/>
        </w:numPr>
      </w:pPr>
      <w:r>
        <w:t>pulls angle of the mouth laterally</w:t>
      </w:r>
    </w:p>
    <w:p w14:paraId="0944ABE5" w14:textId="77777777" w:rsidR="00360300" w:rsidRDefault="00360300" w:rsidP="00360300">
      <w:pPr>
        <w:pStyle w:val="ListParagraph"/>
        <w:numPr>
          <w:ilvl w:val="0"/>
          <w:numId w:val="52"/>
        </w:numPr>
      </w:pPr>
      <w:r>
        <w:t>elevates angle of the mouth</w:t>
      </w:r>
    </w:p>
    <w:p w14:paraId="2A832145" w14:textId="77777777" w:rsidR="00360300" w:rsidRDefault="00360300" w:rsidP="00360300"/>
    <w:p w14:paraId="03A02CEF" w14:textId="77777777" w:rsidR="00360300" w:rsidRDefault="00360300" w:rsidP="00360300">
      <w:pPr>
        <w:pStyle w:val="Heading2"/>
      </w:pPr>
      <w:r>
        <w:t>Card ID: 1.28</w:t>
      </w:r>
    </w:p>
    <w:p w14:paraId="32E890A3" w14:textId="77777777" w:rsidR="00360300" w:rsidRDefault="00360300" w:rsidP="00360300">
      <w:r>
        <w:t>Image file: L1344_760039</w:t>
      </w:r>
    </w:p>
    <w:p w14:paraId="1F017F74" w14:textId="77777777" w:rsidR="00360300" w:rsidRDefault="00360300" w:rsidP="00360300">
      <w:r>
        <w:rPr>
          <w:noProof/>
        </w:rPr>
        <w:drawing>
          <wp:inline distT="0" distB="0" distL="0" distR="0" wp14:anchorId="56BD5CFE" wp14:editId="39A55EBB">
            <wp:extent cx="1828800" cy="11965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4E80" w14:textId="77777777" w:rsidR="00360300" w:rsidRDefault="00360300" w:rsidP="00360300">
      <w:r>
        <w:t xml:space="preserve">Title: </w:t>
      </w:r>
      <w:r w:rsidRPr="00380AE1">
        <w:t>Depressor anguli oris</w:t>
      </w:r>
    </w:p>
    <w:p w14:paraId="462C2109" w14:textId="77777777" w:rsidR="00380AE1" w:rsidRDefault="00360300" w:rsidP="00360300">
      <w:r>
        <w:t>Activity Interaction: Select all that apply</w:t>
      </w:r>
      <w:r w:rsidRPr="00B417F4">
        <w:t xml:space="preserve"> </w:t>
      </w:r>
    </w:p>
    <w:p w14:paraId="48DB6F00" w14:textId="54AB2EB8" w:rsidR="00360300" w:rsidRDefault="00360300" w:rsidP="00360300">
      <w:r>
        <w:rPr>
          <w:b/>
        </w:rPr>
        <w:t>Back-of-Card Content:</w:t>
      </w:r>
    </w:p>
    <w:p w14:paraId="253E41E5" w14:textId="77777777" w:rsidR="00360300" w:rsidRDefault="00360300" w:rsidP="00360300">
      <w:r>
        <w:t xml:space="preserve">Proximal insertion: </w:t>
      </w:r>
    </w:p>
    <w:p w14:paraId="6072C16F" w14:textId="77777777" w:rsidR="00360300" w:rsidRDefault="00360300" w:rsidP="00360300">
      <w:pPr>
        <w:pStyle w:val="ListParagraph"/>
        <w:numPr>
          <w:ilvl w:val="0"/>
          <w:numId w:val="53"/>
        </w:numPr>
      </w:pPr>
      <w:r>
        <w:t xml:space="preserve">*mental tubercle </w:t>
      </w:r>
    </w:p>
    <w:p w14:paraId="2D73B7F6" w14:textId="77777777" w:rsidR="00360300" w:rsidRDefault="00360300" w:rsidP="00360300">
      <w:pPr>
        <w:pStyle w:val="ListParagraph"/>
        <w:numPr>
          <w:ilvl w:val="0"/>
          <w:numId w:val="53"/>
        </w:numPr>
      </w:pPr>
      <w:r>
        <w:t>*oblique line of the mandible</w:t>
      </w:r>
    </w:p>
    <w:p w14:paraId="4B651CC7" w14:textId="77777777" w:rsidR="00360300" w:rsidRDefault="00360300" w:rsidP="00360300">
      <w:pPr>
        <w:pStyle w:val="ListParagraph"/>
        <w:numPr>
          <w:ilvl w:val="0"/>
          <w:numId w:val="53"/>
        </w:numPr>
      </w:pPr>
      <w:r>
        <w:t>medial aspects of the maxilla</w:t>
      </w:r>
    </w:p>
    <w:p w14:paraId="010DD1EB" w14:textId="77777777" w:rsidR="00360300" w:rsidRDefault="00360300" w:rsidP="00360300"/>
    <w:p w14:paraId="0A3ACCC3" w14:textId="77777777" w:rsidR="00360300" w:rsidRDefault="00360300" w:rsidP="00360300">
      <w:r>
        <w:t xml:space="preserve">Distal insertion: </w:t>
      </w:r>
    </w:p>
    <w:p w14:paraId="0CCE04A6" w14:textId="77777777" w:rsidR="00360300" w:rsidRDefault="00360300" w:rsidP="00360300">
      <w:pPr>
        <w:pStyle w:val="ListParagraph"/>
        <w:numPr>
          <w:ilvl w:val="0"/>
          <w:numId w:val="54"/>
        </w:numPr>
      </w:pPr>
      <w:r>
        <w:t>*angle of the mouth</w:t>
      </w:r>
    </w:p>
    <w:p w14:paraId="56950EEF" w14:textId="77777777" w:rsidR="00360300" w:rsidRDefault="00360300" w:rsidP="00360300">
      <w:pPr>
        <w:pStyle w:val="ListParagraph"/>
        <w:numPr>
          <w:ilvl w:val="0"/>
          <w:numId w:val="54"/>
        </w:numPr>
      </w:pPr>
      <w:r>
        <w:t>subcutaneous tissue of the chin</w:t>
      </w:r>
    </w:p>
    <w:p w14:paraId="2F6AD8FB" w14:textId="77777777" w:rsidR="00360300" w:rsidRDefault="00360300" w:rsidP="00360300">
      <w:pPr>
        <w:pStyle w:val="ListParagraph"/>
        <w:numPr>
          <w:ilvl w:val="0"/>
          <w:numId w:val="54"/>
        </w:numPr>
      </w:pPr>
      <w:r>
        <w:t>middle portion of the lower lip</w:t>
      </w:r>
    </w:p>
    <w:p w14:paraId="3112D16D" w14:textId="77777777" w:rsidR="00360300" w:rsidRDefault="00360300" w:rsidP="00360300"/>
    <w:p w14:paraId="39F91DF0" w14:textId="77777777" w:rsidR="00360300" w:rsidRDefault="00360300" w:rsidP="00360300">
      <w:r>
        <w:t xml:space="preserve">Innervation: </w:t>
      </w:r>
    </w:p>
    <w:p w14:paraId="24FE43C6" w14:textId="77777777" w:rsidR="00360300" w:rsidRDefault="00360300" w:rsidP="00360300">
      <w:pPr>
        <w:pStyle w:val="ListParagraph"/>
        <w:numPr>
          <w:ilvl w:val="0"/>
          <w:numId w:val="55"/>
        </w:numPr>
      </w:pPr>
      <w:r>
        <w:lastRenderedPageBreak/>
        <w:t>*facial</w:t>
      </w:r>
    </w:p>
    <w:p w14:paraId="497AD6A0" w14:textId="77777777" w:rsidR="00360300" w:rsidRDefault="00360300" w:rsidP="00360300">
      <w:pPr>
        <w:pStyle w:val="ListParagraph"/>
        <w:numPr>
          <w:ilvl w:val="0"/>
          <w:numId w:val="55"/>
        </w:numPr>
      </w:pPr>
      <w:r>
        <w:t>CN XII</w:t>
      </w:r>
    </w:p>
    <w:p w14:paraId="08888DD9" w14:textId="77777777" w:rsidR="00360300" w:rsidRDefault="00360300" w:rsidP="00360300">
      <w:pPr>
        <w:pStyle w:val="ListParagraph"/>
        <w:numPr>
          <w:ilvl w:val="0"/>
          <w:numId w:val="55"/>
        </w:numPr>
      </w:pPr>
      <w:r>
        <w:t>accessory nerve (CN XI)</w:t>
      </w:r>
    </w:p>
    <w:p w14:paraId="79B66983" w14:textId="77777777" w:rsidR="00360300" w:rsidRDefault="00360300" w:rsidP="00360300"/>
    <w:p w14:paraId="65FAC2D2" w14:textId="77777777" w:rsidR="00360300" w:rsidRDefault="00360300" w:rsidP="00360300">
      <w:r>
        <w:t xml:space="preserve">Action: </w:t>
      </w:r>
    </w:p>
    <w:p w14:paraId="6010D26C" w14:textId="77777777" w:rsidR="00360300" w:rsidRDefault="00360300" w:rsidP="00360300">
      <w:pPr>
        <w:pStyle w:val="ListParagraph"/>
        <w:numPr>
          <w:ilvl w:val="0"/>
          <w:numId w:val="56"/>
        </w:numPr>
      </w:pPr>
      <w:r>
        <w:t>*depresses angle of the mouth</w:t>
      </w:r>
    </w:p>
    <w:p w14:paraId="006554CD" w14:textId="77777777" w:rsidR="00360300" w:rsidRDefault="00360300" w:rsidP="00360300">
      <w:pPr>
        <w:pStyle w:val="ListParagraph"/>
        <w:numPr>
          <w:ilvl w:val="0"/>
          <w:numId w:val="56"/>
        </w:numPr>
      </w:pPr>
      <w:r>
        <w:t>compresses and protrudes lips</w:t>
      </w:r>
    </w:p>
    <w:p w14:paraId="4A72EE99" w14:textId="77777777" w:rsidR="00360300" w:rsidRDefault="00360300" w:rsidP="00360300">
      <w:pPr>
        <w:pStyle w:val="ListParagraph"/>
        <w:numPr>
          <w:ilvl w:val="0"/>
          <w:numId w:val="56"/>
        </w:numPr>
      </w:pPr>
      <w:r>
        <w:t>elevates angle of the mouth</w:t>
      </w:r>
    </w:p>
    <w:p w14:paraId="36385148" w14:textId="77777777" w:rsidR="00360300" w:rsidRDefault="00360300" w:rsidP="00360300">
      <w:pPr>
        <w:pStyle w:val="ListParagraph"/>
        <w:numPr>
          <w:ilvl w:val="0"/>
          <w:numId w:val="56"/>
        </w:numPr>
      </w:pPr>
      <w:r>
        <w:t>depresses lower lip</w:t>
      </w:r>
    </w:p>
    <w:p w14:paraId="2992F606" w14:textId="77777777" w:rsidR="00360300" w:rsidRDefault="00360300" w:rsidP="00360300"/>
    <w:p w14:paraId="05F506DF" w14:textId="77777777" w:rsidR="00360300" w:rsidRDefault="00360300" w:rsidP="00360300">
      <w:pPr>
        <w:pStyle w:val="Heading2"/>
      </w:pPr>
      <w:r>
        <w:t>Card ID: 1.29</w:t>
      </w:r>
    </w:p>
    <w:p w14:paraId="24153F74" w14:textId="77777777" w:rsidR="00360300" w:rsidRDefault="00360300" w:rsidP="00360300">
      <w:r>
        <w:t>Image file: L1344_760040</w:t>
      </w:r>
    </w:p>
    <w:p w14:paraId="5E2FFF95" w14:textId="77777777" w:rsidR="00360300" w:rsidRDefault="00360300" w:rsidP="00360300">
      <w:r>
        <w:rPr>
          <w:noProof/>
        </w:rPr>
        <w:drawing>
          <wp:inline distT="0" distB="0" distL="0" distR="0" wp14:anchorId="182FF956" wp14:editId="037D2413">
            <wp:extent cx="1828800" cy="119659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EB0A" w14:textId="77777777" w:rsidR="00360300" w:rsidRDefault="00360300" w:rsidP="00360300">
      <w:r>
        <w:t>Title</w:t>
      </w:r>
      <w:r w:rsidRPr="00380AE1">
        <w:t>: Levator anguli oris</w:t>
      </w:r>
    </w:p>
    <w:p w14:paraId="0ED0DAE7" w14:textId="77777777" w:rsidR="00380AE1" w:rsidRDefault="00360300" w:rsidP="00360300">
      <w:r>
        <w:t>Activity Interaction: Select all that apply</w:t>
      </w:r>
      <w:r w:rsidRPr="00B417F4">
        <w:t xml:space="preserve"> </w:t>
      </w:r>
    </w:p>
    <w:p w14:paraId="2C4BA9B2" w14:textId="4E903F15" w:rsidR="00360300" w:rsidRDefault="00360300" w:rsidP="00360300">
      <w:r>
        <w:rPr>
          <w:b/>
        </w:rPr>
        <w:t>Back-of-Card Content:</w:t>
      </w:r>
    </w:p>
    <w:p w14:paraId="6DB9D6BF" w14:textId="77777777" w:rsidR="00360300" w:rsidRDefault="00360300" w:rsidP="00360300">
      <w:r>
        <w:t xml:space="preserve">Proximal insertion: </w:t>
      </w:r>
    </w:p>
    <w:p w14:paraId="0D70495D" w14:textId="77777777" w:rsidR="00360300" w:rsidRDefault="00360300" w:rsidP="00360300">
      <w:pPr>
        <w:pStyle w:val="ListParagraph"/>
        <w:numPr>
          <w:ilvl w:val="0"/>
          <w:numId w:val="60"/>
        </w:numPr>
      </w:pPr>
      <w:r>
        <w:t>*canine fossa of the maxilla</w:t>
      </w:r>
    </w:p>
    <w:p w14:paraId="27BB1E86" w14:textId="77777777" w:rsidR="00360300" w:rsidRDefault="00360300" w:rsidP="00360300">
      <w:pPr>
        <w:pStyle w:val="ListParagraph"/>
        <w:numPr>
          <w:ilvl w:val="0"/>
          <w:numId w:val="60"/>
        </w:numPr>
      </w:pPr>
      <w:r>
        <w:t xml:space="preserve">mental tubercle </w:t>
      </w:r>
    </w:p>
    <w:p w14:paraId="508EB4D3" w14:textId="77777777" w:rsidR="00360300" w:rsidRDefault="00360300" w:rsidP="00360300">
      <w:pPr>
        <w:pStyle w:val="ListParagraph"/>
        <w:numPr>
          <w:ilvl w:val="0"/>
          <w:numId w:val="60"/>
        </w:numPr>
      </w:pPr>
      <w:r>
        <w:t>oblique line of the mandible</w:t>
      </w:r>
    </w:p>
    <w:p w14:paraId="0DBBDAB2" w14:textId="77777777" w:rsidR="00360300" w:rsidRDefault="00360300" w:rsidP="00360300">
      <w:pPr>
        <w:pStyle w:val="ListParagraph"/>
        <w:numPr>
          <w:ilvl w:val="0"/>
          <w:numId w:val="60"/>
        </w:numPr>
      </w:pPr>
      <w:r>
        <w:t>medial aspects of the maxilla</w:t>
      </w:r>
    </w:p>
    <w:p w14:paraId="7AC1A28C" w14:textId="77777777" w:rsidR="00360300" w:rsidRDefault="00360300" w:rsidP="00360300"/>
    <w:p w14:paraId="7185C46D" w14:textId="77777777" w:rsidR="00360300" w:rsidRDefault="00360300" w:rsidP="00360300">
      <w:r>
        <w:t xml:space="preserve">Distal insertion: </w:t>
      </w:r>
    </w:p>
    <w:p w14:paraId="33CD7545" w14:textId="77777777" w:rsidR="00360300" w:rsidRDefault="00360300" w:rsidP="00360300">
      <w:pPr>
        <w:pStyle w:val="ListParagraph"/>
        <w:numPr>
          <w:ilvl w:val="0"/>
          <w:numId w:val="62"/>
        </w:numPr>
      </w:pPr>
      <w:r>
        <w:t>*angle of the mouth</w:t>
      </w:r>
    </w:p>
    <w:p w14:paraId="6C18B2A7" w14:textId="77777777" w:rsidR="00360300" w:rsidRDefault="00360300" w:rsidP="00360300">
      <w:pPr>
        <w:pStyle w:val="ListParagraph"/>
        <w:numPr>
          <w:ilvl w:val="0"/>
          <w:numId w:val="62"/>
        </w:numPr>
      </w:pPr>
      <w:r>
        <w:t>subcutaneous tissue of the chin</w:t>
      </w:r>
    </w:p>
    <w:p w14:paraId="0A8AA1AA" w14:textId="77777777" w:rsidR="00360300" w:rsidRDefault="00360300" w:rsidP="00360300">
      <w:pPr>
        <w:pStyle w:val="ListParagraph"/>
        <w:numPr>
          <w:ilvl w:val="0"/>
          <w:numId w:val="62"/>
        </w:numPr>
      </w:pPr>
      <w:r>
        <w:t>middle portion of the lower lip</w:t>
      </w:r>
    </w:p>
    <w:p w14:paraId="0368A6F1" w14:textId="77777777" w:rsidR="00360300" w:rsidRDefault="00360300" w:rsidP="00360300"/>
    <w:p w14:paraId="60D91728" w14:textId="77777777" w:rsidR="00360300" w:rsidRDefault="00360300" w:rsidP="00360300">
      <w:r>
        <w:lastRenderedPageBreak/>
        <w:t xml:space="preserve">Innervation: </w:t>
      </w:r>
    </w:p>
    <w:p w14:paraId="035A4ECC" w14:textId="77777777" w:rsidR="00360300" w:rsidRDefault="00360300" w:rsidP="00360300">
      <w:pPr>
        <w:pStyle w:val="ListParagraph"/>
        <w:numPr>
          <w:ilvl w:val="0"/>
          <w:numId w:val="57"/>
        </w:numPr>
      </w:pPr>
      <w:r>
        <w:t>*facial</w:t>
      </w:r>
    </w:p>
    <w:p w14:paraId="3A8DA5DA" w14:textId="77777777" w:rsidR="00360300" w:rsidRDefault="00360300" w:rsidP="00360300">
      <w:pPr>
        <w:pStyle w:val="ListParagraph"/>
        <w:numPr>
          <w:ilvl w:val="0"/>
          <w:numId w:val="57"/>
        </w:numPr>
      </w:pPr>
      <w:r>
        <w:t>CN XII</w:t>
      </w:r>
    </w:p>
    <w:p w14:paraId="67206972" w14:textId="77777777" w:rsidR="00360300" w:rsidRDefault="00360300" w:rsidP="00360300">
      <w:pPr>
        <w:pStyle w:val="ListParagraph"/>
        <w:numPr>
          <w:ilvl w:val="0"/>
          <w:numId w:val="57"/>
        </w:numPr>
      </w:pPr>
      <w:r>
        <w:t>accessory nerve (CN XI)</w:t>
      </w:r>
    </w:p>
    <w:p w14:paraId="617A1EAB" w14:textId="77777777" w:rsidR="00360300" w:rsidRDefault="00360300" w:rsidP="00360300"/>
    <w:p w14:paraId="24F76150" w14:textId="77777777" w:rsidR="00360300" w:rsidRDefault="00360300" w:rsidP="00360300">
      <w:r>
        <w:t xml:space="preserve">Action: </w:t>
      </w:r>
    </w:p>
    <w:p w14:paraId="415CEFB6" w14:textId="77777777" w:rsidR="00360300" w:rsidRDefault="00360300" w:rsidP="00360300">
      <w:pPr>
        <w:pStyle w:val="ListParagraph"/>
        <w:numPr>
          <w:ilvl w:val="0"/>
          <w:numId w:val="58"/>
        </w:numPr>
      </w:pPr>
      <w:r>
        <w:t>*elevates angle of the mouth</w:t>
      </w:r>
    </w:p>
    <w:p w14:paraId="2564F50E" w14:textId="77777777" w:rsidR="00360300" w:rsidRDefault="00360300" w:rsidP="00360300">
      <w:pPr>
        <w:pStyle w:val="ListParagraph"/>
        <w:numPr>
          <w:ilvl w:val="0"/>
          <w:numId w:val="58"/>
        </w:numPr>
      </w:pPr>
      <w:r>
        <w:t>closes mouth</w:t>
      </w:r>
    </w:p>
    <w:p w14:paraId="2D19EF0E" w14:textId="77777777" w:rsidR="00360300" w:rsidRDefault="00360300" w:rsidP="00360300">
      <w:pPr>
        <w:pStyle w:val="ListParagraph"/>
        <w:numPr>
          <w:ilvl w:val="0"/>
          <w:numId w:val="58"/>
        </w:numPr>
      </w:pPr>
      <w:r>
        <w:t>compresses and protrudes lips</w:t>
      </w:r>
    </w:p>
    <w:p w14:paraId="56F4C52D" w14:textId="77777777" w:rsidR="00360300" w:rsidRDefault="00360300" w:rsidP="00360300">
      <w:pPr>
        <w:pStyle w:val="ListParagraph"/>
        <w:numPr>
          <w:ilvl w:val="0"/>
          <w:numId w:val="58"/>
        </w:numPr>
      </w:pPr>
      <w:r>
        <w:t>elevates and everts upper lip</w:t>
      </w:r>
    </w:p>
    <w:p w14:paraId="073D2811" w14:textId="77777777" w:rsidR="00360300" w:rsidRDefault="00360300" w:rsidP="00360300"/>
    <w:p w14:paraId="5036CA0C" w14:textId="77777777" w:rsidR="00360300" w:rsidRDefault="00360300" w:rsidP="00360300">
      <w:pPr>
        <w:pStyle w:val="Heading2"/>
      </w:pPr>
      <w:r>
        <w:t>Card ID: 1.30</w:t>
      </w:r>
    </w:p>
    <w:p w14:paraId="60F21F33" w14:textId="77777777" w:rsidR="00360300" w:rsidRDefault="00360300" w:rsidP="00360300">
      <w:r>
        <w:t>Image file: L1344_760041</w:t>
      </w:r>
    </w:p>
    <w:p w14:paraId="43A3D67F" w14:textId="77777777" w:rsidR="00360300" w:rsidRDefault="00360300" w:rsidP="00360300">
      <w:r>
        <w:rPr>
          <w:noProof/>
        </w:rPr>
        <w:drawing>
          <wp:inline distT="0" distB="0" distL="0" distR="0" wp14:anchorId="72DD997B" wp14:editId="3A5606CF">
            <wp:extent cx="1828800" cy="119659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A059" w14:textId="77777777" w:rsidR="00360300" w:rsidRDefault="00360300" w:rsidP="00360300">
      <w:r>
        <w:t xml:space="preserve">Title: </w:t>
      </w:r>
      <w:r w:rsidRPr="00380AE1">
        <w:t>Risorius</w:t>
      </w:r>
    </w:p>
    <w:p w14:paraId="69F3F1CD" w14:textId="77777777" w:rsidR="00380AE1" w:rsidRDefault="00360300" w:rsidP="00360300">
      <w:r>
        <w:t>Activity Interaction: Select all that apply</w:t>
      </w:r>
      <w:r w:rsidRPr="00B417F4">
        <w:t xml:space="preserve"> </w:t>
      </w:r>
    </w:p>
    <w:p w14:paraId="01FBCBB2" w14:textId="0A61EDFE" w:rsidR="00360300" w:rsidRDefault="00360300" w:rsidP="00360300">
      <w:r>
        <w:rPr>
          <w:b/>
        </w:rPr>
        <w:t>Back-of-Card Content:</w:t>
      </w:r>
    </w:p>
    <w:p w14:paraId="33C21C72" w14:textId="77777777" w:rsidR="00360300" w:rsidRDefault="00360300" w:rsidP="00360300">
      <w:r>
        <w:t xml:space="preserve">Proximal insertion: </w:t>
      </w:r>
    </w:p>
    <w:p w14:paraId="38C9FE69" w14:textId="77777777" w:rsidR="00360300" w:rsidRDefault="00360300" w:rsidP="00360300">
      <w:pPr>
        <w:pStyle w:val="ListParagraph"/>
        <w:numPr>
          <w:ilvl w:val="0"/>
          <w:numId w:val="64"/>
        </w:numPr>
      </w:pPr>
      <w:r>
        <w:t>*parotid fascia</w:t>
      </w:r>
    </w:p>
    <w:p w14:paraId="3831C714" w14:textId="77777777" w:rsidR="00360300" w:rsidRDefault="00360300" w:rsidP="00360300">
      <w:pPr>
        <w:pStyle w:val="ListParagraph"/>
        <w:numPr>
          <w:ilvl w:val="0"/>
          <w:numId w:val="64"/>
        </w:numPr>
      </w:pPr>
      <w:r>
        <w:t xml:space="preserve">mental tubercle </w:t>
      </w:r>
    </w:p>
    <w:p w14:paraId="68AF284C" w14:textId="77777777" w:rsidR="00360300" w:rsidRDefault="00360300" w:rsidP="00360300">
      <w:pPr>
        <w:pStyle w:val="ListParagraph"/>
        <w:numPr>
          <w:ilvl w:val="0"/>
          <w:numId w:val="64"/>
        </w:numPr>
      </w:pPr>
      <w:r>
        <w:t>oblique line of the mandible</w:t>
      </w:r>
    </w:p>
    <w:p w14:paraId="22A9EA3E" w14:textId="77777777" w:rsidR="00360300" w:rsidRDefault="00360300" w:rsidP="00360300">
      <w:pPr>
        <w:pStyle w:val="ListParagraph"/>
        <w:numPr>
          <w:ilvl w:val="0"/>
          <w:numId w:val="64"/>
        </w:numPr>
      </w:pPr>
      <w:r>
        <w:t>medial aspects of the maxilla</w:t>
      </w:r>
    </w:p>
    <w:p w14:paraId="6B8BFEF3" w14:textId="77777777" w:rsidR="00360300" w:rsidRDefault="00360300" w:rsidP="00360300"/>
    <w:p w14:paraId="74C0937B" w14:textId="77777777" w:rsidR="00360300" w:rsidRDefault="00360300" w:rsidP="00360300">
      <w:r>
        <w:t xml:space="preserve">Distal insertion: </w:t>
      </w:r>
    </w:p>
    <w:p w14:paraId="1AE6C268" w14:textId="77777777" w:rsidR="00360300" w:rsidRDefault="00360300" w:rsidP="00360300">
      <w:pPr>
        <w:pStyle w:val="ListParagraph"/>
        <w:numPr>
          <w:ilvl w:val="0"/>
          <w:numId w:val="66"/>
        </w:numPr>
      </w:pPr>
      <w:r>
        <w:t>*modiolus and overlying skin of the angle of the mouth</w:t>
      </w:r>
    </w:p>
    <w:p w14:paraId="21BCD8D7" w14:textId="77777777" w:rsidR="00360300" w:rsidRDefault="00360300" w:rsidP="00360300">
      <w:pPr>
        <w:pStyle w:val="ListParagraph"/>
        <w:numPr>
          <w:ilvl w:val="0"/>
          <w:numId w:val="66"/>
        </w:numPr>
      </w:pPr>
      <w:r>
        <w:t>subcutaneous tissue of the chin</w:t>
      </w:r>
    </w:p>
    <w:p w14:paraId="64D76767" w14:textId="77777777" w:rsidR="00360300" w:rsidRDefault="00360300" w:rsidP="00360300">
      <w:pPr>
        <w:pStyle w:val="ListParagraph"/>
        <w:numPr>
          <w:ilvl w:val="0"/>
          <w:numId w:val="66"/>
        </w:numPr>
      </w:pPr>
      <w:r>
        <w:t>middle portion of the lower lip</w:t>
      </w:r>
    </w:p>
    <w:p w14:paraId="36A6B635" w14:textId="77777777" w:rsidR="00360300" w:rsidRDefault="00360300" w:rsidP="00360300"/>
    <w:p w14:paraId="34A8D649" w14:textId="77777777" w:rsidR="00360300" w:rsidRDefault="00360300" w:rsidP="00360300">
      <w:r>
        <w:t xml:space="preserve">Innervation: </w:t>
      </w:r>
    </w:p>
    <w:p w14:paraId="4C318FDA" w14:textId="77777777" w:rsidR="00360300" w:rsidRDefault="00360300" w:rsidP="00360300">
      <w:pPr>
        <w:pStyle w:val="ListParagraph"/>
        <w:numPr>
          <w:ilvl w:val="0"/>
          <w:numId w:val="67"/>
        </w:numPr>
      </w:pPr>
      <w:r>
        <w:t>*facial</w:t>
      </w:r>
    </w:p>
    <w:p w14:paraId="2468762A" w14:textId="77777777" w:rsidR="00360300" w:rsidRDefault="00360300" w:rsidP="00360300">
      <w:pPr>
        <w:pStyle w:val="ListParagraph"/>
        <w:numPr>
          <w:ilvl w:val="0"/>
          <w:numId w:val="67"/>
        </w:numPr>
      </w:pPr>
      <w:r>
        <w:t>CN XII</w:t>
      </w:r>
    </w:p>
    <w:p w14:paraId="5689E62C" w14:textId="77777777" w:rsidR="00360300" w:rsidRDefault="00360300" w:rsidP="00360300">
      <w:pPr>
        <w:pStyle w:val="ListParagraph"/>
        <w:numPr>
          <w:ilvl w:val="0"/>
          <w:numId w:val="67"/>
        </w:numPr>
      </w:pPr>
      <w:r>
        <w:t>accessory nerve (CN XI)</w:t>
      </w:r>
    </w:p>
    <w:p w14:paraId="035019AD" w14:textId="77777777" w:rsidR="00360300" w:rsidRDefault="00360300" w:rsidP="00360300"/>
    <w:p w14:paraId="32F5C6B5" w14:textId="77777777" w:rsidR="00360300" w:rsidRDefault="00360300" w:rsidP="00360300">
      <w:r>
        <w:t xml:space="preserve">Action: </w:t>
      </w:r>
    </w:p>
    <w:p w14:paraId="19D4E4D3" w14:textId="77777777" w:rsidR="00360300" w:rsidRDefault="00360300" w:rsidP="00360300">
      <w:pPr>
        <w:pStyle w:val="ListParagraph"/>
        <w:numPr>
          <w:ilvl w:val="0"/>
          <w:numId w:val="69"/>
        </w:numPr>
      </w:pPr>
      <w:r>
        <w:t>*pulls angle of the mouth laterally</w:t>
      </w:r>
    </w:p>
    <w:p w14:paraId="175B3FAE" w14:textId="77777777" w:rsidR="00360300" w:rsidRDefault="00360300" w:rsidP="00360300">
      <w:pPr>
        <w:pStyle w:val="ListParagraph"/>
        <w:numPr>
          <w:ilvl w:val="0"/>
          <w:numId w:val="69"/>
        </w:numPr>
      </w:pPr>
      <w:r>
        <w:t>compresses and protrudes lips</w:t>
      </w:r>
    </w:p>
    <w:p w14:paraId="22A6C590" w14:textId="77777777" w:rsidR="00360300" w:rsidRDefault="00360300" w:rsidP="00360300">
      <w:pPr>
        <w:pStyle w:val="ListParagraph"/>
        <w:numPr>
          <w:ilvl w:val="0"/>
          <w:numId w:val="69"/>
        </w:numPr>
      </w:pPr>
      <w:r>
        <w:t>elevates angle of the mouth</w:t>
      </w:r>
    </w:p>
    <w:p w14:paraId="72F5E67F" w14:textId="77777777" w:rsidR="00360300" w:rsidRDefault="00360300" w:rsidP="00360300">
      <w:pPr>
        <w:pStyle w:val="ListParagraph"/>
        <w:numPr>
          <w:ilvl w:val="0"/>
          <w:numId w:val="69"/>
        </w:numPr>
      </w:pPr>
      <w:r>
        <w:t>depresses lower lip</w:t>
      </w:r>
    </w:p>
    <w:p w14:paraId="5E989763" w14:textId="77777777" w:rsidR="00360300" w:rsidRDefault="00360300" w:rsidP="00360300"/>
    <w:p w14:paraId="1EF4978B" w14:textId="77777777" w:rsidR="00360300" w:rsidRDefault="00360300" w:rsidP="00360300">
      <w:pPr>
        <w:pStyle w:val="Heading2"/>
      </w:pPr>
      <w:r>
        <w:t>Card ID: 1.31</w:t>
      </w:r>
    </w:p>
    <w:p w14:paraId="28667C86" w14:textId="77777777" w:rsidR="00360300" w:rsidRDefault="00360300" w:rsidP="00360300">
      <w:r>
        <w:t>Image file: L1344_760042</w:t>
      </w:r>
    </w:p>
    <w:p w14:paraId="7EC3F006" w14:textId="77777777" w:rsidR="00360300" w:rsidRDefault="00360300" w:rsidP="00360300">
      <w:r>
        <w:rPr>
          <w:noProof/>
        </w:rPr>
        <w:drawing>
          <wp:inline distT="0" distB="0" distL="0" distR="0" wp14:anchorId="1150083F" wp14:editId="46591295">
            <wp:extent cx="1828800" cy="119659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2418" w14:textId="77777777" w:rsidR="00360300" w:rsidRDefault="00360300" w:rsidP="00360300">
      <w:r>
        <w:t>Title</w:t>
      </w:r>
      <w:r w:rsidRPr="00380AE1">
        <w:t>: Sternocleidomastoid</w:t>
      </w:r>
    </w:p>
    <w:p w14:paraId="7AAE9F24" w14:textId="77777777" w:rsidR="00380AE1" w:rsidRDefault="00360300" w:rsidP="00360300">
      <w:r>
        <w:t>Activity Interaction: Select all that apply</w:t>
      </w:r>
      <w:r w:rsidRPr="00B417F4">
        <w:t xml:space="preserve"> </w:t>
      </w:r>
    </w:p>
    <w:p w14:paraId="55A1EB8D" w14:textId="22C85697" w:rsidR="00360300" w:rsidRDefault="00360300" w:rsidP="00360300">
      <w:r>
        <w:rPr>
          <w:b/>
        </w:rPr>
        <w:t>Back-of-Card Content:</w:t>
      </w:r>
    </w:p>
    <w:p w14:paraId="3FD66467" w14:textId="387F7FE2" w:rsidR="00360300" w:rsidRDefault="00360300" w:rsidP="00360300">
      <w:r>
        <w:t>Proximal insertion:</w:t>
      </w:r>
    </w:p>
    <w:p w14:paraId="1ED697A4" w14:textId="77777777" w:rsidR="00360300" w:rsidRDefault="00360300" w:rsidP="00360300">
      <w:pPr>
        <w:pStyle w:val="ListParagraph"/>
        <w:numPr>
          <w:ilvl w:val="0"/>
          <w:numId w:val="71"/>
        </w:numPr>
      </w:pPr>
      <w:r>
        <w:t>*anterior surface of the manubrium of the sternum</w:t>
      </w:r>
    </w:p>
    <w:p w14:paraId="29842859" w14:textId="77777777" w:rsidR="00360300" w:rsidRDefault="00360300" w:rsidP="00360300">
      <w:pPr>
        <w:pStyle w:val="ListParagraph"/>
        <w:numPr>
          <w:ilvl w:val="0"/>
          <w:numId w:val="71"/>
        </w:numPr>
      </w:pPr>
      <w:r>
        <w:t>*medial one third of the clavicle</w:t>
      </w:r>
    </w:p>
    <w:p w14:paraId="4E0CB9E5" w14:textId="77777777" w:rsidR="00360300" w:rsidRDefault="00360300" w:rsidP="00360300">
      <w:pPr>
        <w:pStyle w:val="ListParagraph"/>
        <w:numPr>
          <w:ilvl w:val="0"/>
          <w:numId w:val="71"/>
        </w:numPr>
      </w:pPr>
      <w:r>
        <w:t xml:space="preserve">sternal end of the clavicle </w:t>
      </w:r>
    </w:p>
    <w:p w14:paraId="59445EAE" w14:textId="77777777" w:rsidR="00360300" w:rsidRDefault="00360300" w:rsidP="00360300">
      <w:pPr>
        <w:pStyle w:val="ListParagraph"/>
        <w:numPr>
          <w:ilvl w:val="0"/>
          <w:numId w:val="71"/>
        </w:numPr>
      </w:pPr>
      <w:r>
        <w:t>posterior surface of the manubrium of the sternum</w:t>
      </w:r>
    </w:p>
    <w:p w14:paraId="2EF126E8" w14:textId="77777777" w:rsidR="00360300" w:rsidRDefault="00360300" w:rsidP="00360300">
      <w:r>
        <w:t xml:space="preserve">Distal insertion: </w:t>
      </w:r>
    </w:p>
    <w:p w14:paraId="746E691F" w14:textId="77777777" w:rsidR="00360300" w:rsidRDefault="00360300" w:rsidP="00360300">
      <w:pPr>
        <w:pStyle w:val="ListParagraph"/>
        <w:numPr>
          <w:ilvl w:val="0"/>
          <w:numId w:val="70"/>
        </w:numPr>
      </w:pPr>
      <w:r>
        <w:t xml:space="preserve">*mastoid process of the temporal bone </w:t>
      </w:r>
    </w:p>
    <w:p w14:paraId="4AC3B81B" w14:textId="77777777" w:rsidR="00360300" w:rsidRDefault="00360300" w:rsidP="00360300">
      <w:pPr>
        <w:pStyle w:val="ListParagraph"/>
        <w:numPr>
          <w:ilvl w:val="0"/>
          <w:numId w:val="70"/>
        </w:numPr>
      </w:pPr>
      <w:r>
        <w:t>*superior nuchal line of the occipital bone</w:t>
      </w:r>
    </w:p>
    <w:p w14:paraId="517AC8BC" w14:textId="77777777" w:rsidR="00360300" w:rsidRDefault="00360300" w:rsidP="00360300">
      <w:pPr>
        <w:pStyle w:val="ListParagraph"/>
        <w:numPr>
          <w:ilvl w:val="0"/>
          <w:numId w:val="70"/>
        </w:numPr>
      </w:pPr>
      <w:r>
        <w:t>inferior border of the body of the hyoid bone</w:t>
      </w:r>
    </w:p>
    <w:p w14:paraId="6E73C7D5" w14:textId="77777777" w:rsidR="00360300" w:rsidRDefault="00360300" w:rsidP="00360300"/>
    <w:p w14:paraId="6AC63A07" w14:textId="77777777" w:rsidR="00360300" w:rsidRDefault="00360300" w:rsidP="00360300">
      <w:r>
        <w:t xml:space="preserve">Innervation: </w:t>
      </w:r>
    </w:p>
    <w:p w14:paraId="51ACFDED" w14:textId="77777777" w:rsidR="00360300" w:rsidRDefault="00360300" w:rsidP="00360300">
      <w:pPr>
        <w:pStyle w:val="ListParagraph"/>
        <w:numPr>
          <w:ilvl w:val="0"/>
          <w:numId w:val="72"/>
        </w:numPr>
      </w:pPr>
      <w:r>
        <w:t>Facial</w:t>
      </w:r>
    </w:p>
    <w:p w14:paraId="74964FC6" w14:textId="77777777" w:rsidR="00360300" w:rsidRDefault="00360300" w:rsidP="00360300">
      <w:pPr>
        <w:pStyle w:val="ListParagraph"/>
        <w:numPr>
          <w:ilvl w:val="0"/>
          <w:numId w:val="72"/>
        </w:numPr>
      </w:pPr>
      <w:r>
        <w:t>CN XII</w:t>
      </w:r>
    </w:p>
    <w:p w14:paraId="457F6799" w14:textId="77777777" w:rsidR="00360300" w:rsidRDefault="00360300" w:rsidP="00360300">
      <w:pPr>
        <w:pStyle w:val="ListParagraph"/>
        <w:numPr>
          <w:ilvl w:val="0"/>
          <w:numId w:val="72"/>
        </w:numPr>
      </w:pPr>
      <w:r>
        <w:t>*accessory nerve (CN XI)</w:t>
      </w:r>
    </w:p>
    <w:p w14:paraId="43B63E69" w14:textId="77777777" w:rsidR="00360300" w:rsidRDefault="00360300" w:rsidP="00360300">
      <w:r>
        <w:t xml:space="preserve">Action: </w:t>
      </w:r>
    </w:p>
    <w:p w14:paraId="41851637" w14:textId="77777777" w:rsidR="00360300" w:rsidRDefault="00360300" w:rsidP="00360300">
      <w:pPr>
        <w:pStyle w:val="ListParagraph"/>
        <w:numPr>
          <w:ilvl w:val="0"/>
          <w:numId w:val="73"/>
        </w:numPr>
      </w:pPr>
      <w:r>
        <w:t>*flexes neck</w:t>
      </w:r>
    </w:p>
    <w:p w14:paraId="29B20E2E" w14:textId="77777777" w:rsidR="00360300" w:rsidRDefault="00360300" w:rsidP="00360300">
      <w:pPr>
        <w:pStyle w:val="ListParagraph"/>
        <w:numPr>
          <w:ilvl w:val="0"/>
          <w:numId w:val="73"/>
        </w:numPr>
      </w:pPr>
      <w:r>
        <w:t>*rotates head</w:t>
      </w:r>
    </w:p>
    <w:p w14:paraId="2ED6B827" w14:textId="77777777" w:rsidR="00360300" w:rsidRDefault="00360300" w:rsidP="00360300">
      <w:pPr>
        <w:pStyle w:val="ListParagraph"/>
        <w:numPr>
          <w:ilvl w:val="0"/>
          <w:numId w:val="73"/>
        </w:numPr>
      </w:pPr>
      <w:r>
        <w:t>*side bends neck</w:t>
      </w:r>
    </w:p>
    <w:p w14:paraId="7E6387E8" w14:textId="77777777" w:rsidR="00360300" w:rsidRDefault="00360300" w:rsidP="00360300">
      <w:pPr>
        <w:pStyle w:val="ListParagraph"/>
        <w:numPr>
          <w:ilvl w:val="0"/>
          <w:numId w:val="73"/>
        </w:numPr>
      </w:pPr>
      <w:r>
        <w:t>extends neck</w:t>
      </w:r>
    </w:p>
    <w:p w14:paraId="4B61C405" w14:textId="77777777" w:rsidR="00360300" w:rsidRDefault="00360300" w:rsidP="00360300"/>
    <w:p w14:paraId="00A9CDA9" w14:textId="77777777" w:rsidR="00360300" w:rsidRDefault="00360300" w:rsidP="00360300">
      <w:pPr>
        <w:pStyle w:val="Heading2"/>
      </w:pPr>
      <w:r>
        <w:t>Card ID: 1.32</w:t>
      </w:r>
    </w:p>
    <w:p w14:paraId="0D4377B5" w14:textId="77777777" w:rsidR="00360300" w:rsidRDefault="00360300" w:rsidP="00360300">
      <w:r>
        <w:t>Image file: L1344_760043</w:t>
      </w:r>
    </w:p>
    <w:p w14:paraId="70540DC7" w14:textId="77777777" w:rsidR="00360300" w:rsidRDefault="00360300" w:rsidP="00360300">
      <w:r>
        <w:rPr>
          <w:noProof/>
        </w:rPr>
        <w:drawing>
          <wp:inline distT="0" distB="0" distL="0" distR="0" wp14:anchorId="622AB2B9" wp14:editId="1B173FD2">
            <wp:extent cx="1828800" cy="119659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8B62" w14:textId="77777777" w:rsidR="00360300" w:rsidRDefault="00360300" w:rsidP="00360300">
      <w:r>
        <w:t xml:space="preserve">Title: </w:t>
      </w:r>
      <w:r w:rsidRPr="00380AE1">
        <w:t>Digastric</w:t>
      </w:r>
    </w:p>
    <w:p w14:paraId="476D090A" w14:textId="77777777" w:rsidR="00360300" w:rsidDel="00074188" w:rsidRDefault="00360300" w:rsidP="00360300">
      <w:pPr>
        <w:rPr>
          <w:del w:id="6" w:author="Claire Copa" w:date="2026-07-23T11:36:00Z" w16du:dateUtc="2026-07-23T15:36:00Z"/>
        </w:rPr>
      </w:pPr>
      <w:r>
        <w:t>Activity Interaction: Select all that apply</w:t>
      </w:r>
      <w:r w:rsidRPr="00B417F4">
        <w:t xml:space="preserve"> </w:t>
      </w:r>
    </w:p>
    <w:p w14:paraId="3D00A7B0" w14:textId="77777777" w:rsidR="00360300" w:rsidRDefault="00360300" w:rsidP="00360300">
      <w:r>
        <w:rPr>
          <w:b/>
        </w:rPr>
        <w:t>Back-of-Card Content:</w:t>
      </w:r>
    </w:p>
    <w:p w14:paraId="5D2DE9B8" w14:textId="77777777" w:rsidR="00360300" w:rsidRDefault="00360300" w:rsidP="00360300">
      <w:r>
        <w:t xml:space="preserve">Proximal insertion: </w:t>
      </w:r>
    </w:p>
    <w:p w14:paraId="456C2F6E" w14:textId="77777777" w:rsidR="00360300" w:rsidRDefault="00360300" w:rsidP="00360300">
      <w:pPr>
        <w:pStyle w:val="ListParagraph"/>
        <w:numPr>
          <w:ilvl w:val="0"/>
          <w:numId w:val="74"/>
        </w:numPr>
      </w:pPr>
      <w:r>
        <w:t>*mastoid notch of the temporal bone</w:t>
      </w:r>
    </w:p>
    <w:p w14:paraId="626464E7" w14:textId="77777777" w:rsidR="00360300" w:rsidRDefault="00360300" w:rsidP="00360300">
      <w:pPr>
        <w:pStyle w:val="ListParagraph"/>
        <w:numPr>
          <w:ilvl w:val="0"/>
          <w:numId w:val="74"/>
        </w:numPr>
      </w:pPr>
      <w:r>
        <w:t>*digastric fossa of the mandible</w:t>
      </w:r>
    </w:p>
    <w:p w14:paraId="407FD8DF" w14:textId="77777777" w:rsidR="00360300" w:rsidRDefault="00360300" w:rsidP="00360300">
      <w:pPr>
        <w:pStyle w:val="ListParagraph"/>
        <w:numPr>
          <w:ilvl w:val="0"/>
          <w:numId w:val="74"/>
        </w:numPr>
      </w:pPr>
      <w:r>
        <w:t>styloid process of the temporal bone</w:t>
      </w:r>
    </w:p>
    <w:p w14:paraId="057A2510" w14:textId="387CF866" w:rsidR="00360300" w:rsidRDefault="00360300" w:rsidP="00360300">
      <w:pPr>
        <w:pStyle w:val="ListParagraph"/>
        <w:numPr>
          <w:ilvl w:val="0"/>
          <w:numId w:val="74"/>
        </w:numPr>
      </w:pPr>
      <w:r>
        <w:t>inferior mental spine of the mandible</w:t>
      </w:r>
    </w:p>
    <w:p w14:paraId="39EC99E0" w14:textId="77777777" w:rsidR="00360300" w:rsidRDefault="00360300" w:rsidP="00360300">
      <w:r>
        <w:t xml:space="preserve">Distal insertion: </w:t>
      </w:r>
    </w:p>
    <w:p w14:paraId="44D7EFA8" w14:textId="77777777" w:rsidR="00360300" w:rsidRDefault="00360300" w:rsidP="00360300">
      <w:pPr>
        <w:pStyle w:val="ListParagraph"/>
        <w:numPr>
          <w:ilvl w:val="0"/>
          <w:numId w:val="75"/>
        </w:numPr>
      </w:pPr>
      <w:r>
        <w:t>*intermediate tendon of the digastric muscle</w:t>
      </w:r>
    </w:p>
    <w:p w14:paraId="2B11CC3C" w14:textId="77777777" w:rsidR="00360300" w:rsidRDefault="00360300" w:rsidP="00360300">
      <w:pPr>
        <w:pStyle w:val="ListParagraph"/>
        <w:numPr>
          <w:ilvl w:val="0"/>
          <w:numId w:val="75"/>
        </w:numPr>
      </w:pPr>
      <w:r>
        <w:t>body of the hyoid bone</w:t>
      </w:r>
    </w:p>
    <w:p w14:paraId="64D4E938" w14:textId="77777777" w:rsidR="00360300" w:rsidRDefault="00360300" w:rsidP="00360300">
      <w:pPr>
        <w:pStyle w:val="ListParagraph"/>
        <w:numPr>
          <w:ilvl w:val="0"/>
          <w:numId w:val="75"/>
        </w:numPr>
      </w:pPr>
      <w:r>
        <w:t>mylohyoid raphe and body of the hyoid bone</w:t>
      </w:r>
    </w:p>
    <w:p w14:paraId="5703F7DD" w14:textId="77777777" w:rsidR="00360300" w:rsidRDefault="00360300" w:rsidP="00360300"/>
    <w:p w14:paraId="4E48B00D" w14:textId="77777777" w:rsidR="00360300" w:rsidRDefault="00360300" w:rsidP="00360300">
      <w:r>
        <w:lastRenderedPageBreak/>
        <w:t xml:space="preserve">Innervation: </w:t>
      </w:r>
    </w:p>
    <w:p w14:paraId="5596C999" w14:textId="77777777" w:rsidR="00360300" w:rsidRDefault="00360300" w:rsidP="00360300">
      <w:pPr>
        <w:pStyle w:val="ListParagraph"/>
        <w:numPr>
          <w:ilvl w:val="0"/>
          <w:numId w:val="76"/>
        </w:numPr>
      </w:pPr>
      <w:r>
        <w:t>*facial</w:t>
      </w:r>
    </w:p>
    <w:p w14:paraId="14C0DB7C" w14:textId="77777777" w:rsidR="00360300" w:rsidRDefault="00360300" w:rsidP="00360300">
      <w:pPr>
        <w:pStyle w:val="ListParagraph"/>
        <w:numPr>
          <w:ilvl w:val="0"/>
          <w:numId w:val="76"/>
        </w:numPr>
      </w:pPr>
      <w:r>
        <w:t>CN XII</w:t>
      </w:r>
    </w:p>
    <w:p w14:paraId="45B0E2E9" w14:textId="77777777" w:rsidR="00360300" w:rsidRDefault="00360300" w:rsidP="00360300">
      <w:pPr>
        <w:pStyle w:val="ListParagraph"/>
        <w:numPr>
          <w:ilvl w:val="0"/>
          <w:numId w:val="76"/>
        </w:numPr>
      </w:pPr>
      <w:r>
        <w:t>accessory nerve (CN XI)</w:t>
      </w:r>
    </w:p>
    <w:p w14:paraId="2DFDEDB2" w14:textId="77777777" w:rsidR="00360300" w:rsidRDefault="00360300" w:rsidP="00360300"/>
    <w:p w14:paraId="01949278" w14:textId="77777777" w:rsidR="00360300" w:rsidRDefault="00360300" w:rsidP="00360300">
      <w:r>
        <w:t xml:space="preserve">Action: </w:t>
      </w:r>
    </w:p>
    <w:p w14:paraId="3BC3C00A" w14:textId="77777777" w:rsidR="00360300" w:rsidRDefault="00360300" w:rsidP="00360300">
      <w:pPr>
        <w:pStyle w:val="ListParagraph"/>
        <w:numPr>
          <w:ilvl w:val="0"/>
          <w:numId w:val="77"/>
        </w:numPr>
      </w:pPr>
      <w:r>
        <w:t>*depresses mandible</w:t>
      </w:r>
    </w:p>
    <w:p w14:paraId="5FAB0D2F" w14:textId="77777777" w:rsidR="00360300" w:rsidRDefault="00360300" w:rsidP="00360300">
      <w:pPr>
        <w:pStyle w:val="ListParagraph"/>
        <w:numPr>
          <w:ilvl w:val="0"/>
          <w:numId w:val="77"/>
        </w:numPr>
      </w:pPr>
      <w:r>
        <w:t>*elevates hyoid bone</w:t>
      </w:r>
    </w:p>
    <w:p w14:paraId="4025A94D" w14:textId="77777777" w:rsidR="00360300" w:rsidRDefault="00360300" w:rsidP="00360300">
      <w:pPr>
        <w:pStyle w:val="ListParagraph"/>
        <w:numPr>
          <w:ilvl w:val="0"/>
          <w:numId w:val="77"/>
        </w:numPr>
      </w:pPr>
      <w:r>
        <w:t>depresses hyoid bone</w:t>
      </w:r>
    </w:p>
    <w:p w14:paraId="7FDCD805" w14:textId="77777777" w:rsidR="00360300" w:rsidRDefault="00360300" w:rsidP="00360300"/>
    <w:p w14:paraId="56582AFB" w14:textId="77777777" w:rsidR="00360300" w:rsidRDefault="00360300" w:rsidP="00360300">
      <w:pPr>
        <w:pStyle w:val="Heading2"/>
      </w:pPr>
      <w:r>
        <w:t>Card ID: 1.33</w:t>
      </w:r>
    </w:p>
    <w:p w14:paraId="0F75C012" w14:textId="77777777" w:rsidR="00360300" w:rsidRDefault="00360300" w:rsidP="00360300">
      <w:r>
        <w:t>Image file: L1344_760044</w:t>
      </w:r>
    </w:p>
    <w:p w14:paraId="335620B2" w14:textId="77777777" w:rsidR="00360300" w:rsidRDefault="00360300" w:rsidP="00360300">
      <w:r>
        <w:rPr>
          <w:noProof/>
        </w:rPr>
        <w:drawing>
          <wp:inline distT="0" distB="0" distL="0" distR="0" wp14:anchorId="65F8223F" wp14:editId="7B46A53F">
            <wp:extent cx="1828800" cy="119659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2250" w14:textId="77777777" w:rsidR="00360300" w:rsidRDefault="00360300" w:rsidP="00360300">
      <w:r>
        <w:t>Ti</w:t>
      </w:r>
      <w:r w:rsidRPr="00380AE1">
        <w:t>tle: Stylohyoid</w:t>
      </w:r>
    </w:p>
    <w:p w14:paraId="19FDFBC8" w14:textId="77777777" w:rsidR="00360300" w:rsidDel="00074188" w:rsidRDefault="00360300" w:rsidP="00360300">
      <w:pPr>
        <w:rPr>
          <w:del w:id="7" w:author="Claire Copa" w:date="2026-07-23T11:36:00Z" w16du:dateUtc="2026-07-23T15:36:00Z"/>
        </w:rPr>
      </w:pPr>
      <w:r>
        <w:t>Activity Interaction: Select all that apply</w:t>
      </w:r>
      <w:r w:rsidRPr="00B417F4">
        <w:t xml:space="preserve"> </w:t>
      </w:r>
    </w:p>
    <w:p w14:paraId="3FB0DB48" w14:textId="77777777" w:rsidR="00360300" w:rsidRDefault="00360300" w:rsidP="00360300">
      <w:r>
        <w:rPr>
          <w:b/>
        </w:rPr>
        <w:t>Back-of-Card Content:</w:t>
      </w:r>
    </w:p>
    <w:p w14:paraId="7ED938C3" w14:textId="77777777" w:rsidR="00360300" w:rsidRDefault="00360300" w:rsidP="00360300">
      <w:r>
        <w:t xml:space="preserve">Proximal insertion: </w:t>
      </w:r>
    </w:p>
    <w:p w14:paraId="6E638859" w14:textId="77777777" w:rsidR="00360300" w:rsidRDefault="00360300" w:rsidP="00360300">
      <w:pPr>
        <w:pStyle w:val="ListParagraph"/>
        <w:numPr>
          <w:ilvl w:val="0"/>
          <w:numId w:val="78"/>
        </w:numPr>
      </w:pPr>
      <w:r>
        <w:t>*styloid process of the temporal bone</w:t>
      </w:r>
    </w:p>
    <w:p w14:paraId="7B72B3BE" w14:textId="77777777" w:rsidR="00360300" w:rsidRDefault="00360300" w:rsidP="00360300">
      <w:pPr>
        <w:pStyle w:val="ListParagraph"/>
        <w:numPr>
          <w:ilvl w:val="0"/>
          <w:numId w:val="78"/>
        </w:numPr>
      </w:pPr>
      <w:r>
        <w:t>mastoid notch of the temporal bone</w:t>
      </w:r>
    </w:p>
    <w:p w14:paraId="7A667223" w14:textId="77777777" w:rsidR="00360300" w:rsidRDefault="00360300" w:rsidP="00360300">
      <w:pPr>
        <w:pStyle w:val="ListParagraph"/>
        <w:numPr>
          <w:ilvl w:val="0"/>
          <w:numId w:val="78"/>
        </w:numPr>
      </w:pPr>
      <w:r>
        <w:t>digastric fossa of the mandible</w:t>
      </w:r>
    </w:p>
    <w:p w14:paraId="47359B21" w14:textId="77777777" w:rsidR="00360300" w:rsidRDefault="00360300" w:rsidP="00360300">
      <w:pPr>
        <w:pStyle w:val="ListParagraph"/>
        <w:numPr>
          <w:ilvl w:val="0"/>
          <w:numId w:val="78"/>
        </w:numPr>
      </w:pPr>
      <w:r>
        <w:t>inferior mental spine of the mandible</w:t>
      </w:r>
    </w:p>
    <w:p w14:paraId="6E8D28E9" w14:textId="77777777" w:rsidR="00360300" w:rsidRDefault="00360300" w:rsidP="00360300"/>
    <w:p w14:paraId="38677060" w14:textId="77777777" w:rsidR="00360300" w:rsidRDefault="00360300" w:rsidP="00360300">
      <w:r>
        <w:t xml:space="preserve">Distal insertion: </w:t>
      </w:r>
    </w:p>
    <w:p w14:paraId="734EE4EB" w14:textId="77777777" w:rsidR="00360300" w:rsidRDefault="00360300" w:rsidP="00360300">
      <w:pPr>
        <w:pStyle w:val="ListParagraph"/>
        <w:numPr>
          <w:ilvl w:val="0"/>
          <w:numId w:val="79"/>
        </w:numPr>
      </w:pPr>
      <w:r>
        <w:t>*body of the hyoid bone</w:t>
      </w:r>
    </w:p>
    <w:p w14:paraId="34B1079A" w14:textId="77777777" w:rsidR="00360300" w:rsidRDefault="00360300" w:rsidP="00360300">
      <w:pPr>
        <w:pStyle w:val="ListParagraph"/>
        <w:numPr>
          <w:ilvl w:val="0"/>
          <w:numId w:val="79"/>
        </w:numPr>
      </w:pPr>
      <w:r>
        <w:t>intermediate tendon of the digastric muscle</w:t>
      </w:r>
    </w:p>
    <w:p w14:paraId="067D7F15" w14:textId="77777777" w:rsidR="00360300" w:rsidRDefault="00360300" w:rsidP="00360300">
      <w:pPr>
        <w:pStyle w:val="ListParagraph"/>
        <w:numPr>
          <w:ilvl w:val="0"/>
          <w:numId w:val="79"/>
        </w:numPr>
      </w:pPr>
      <w:r>
        <w:t>mylohyoid raphe and body of the hyoid bone</w:t>
      </w:r>
    </w:p>
    <w:p w14:paraId="1780FDD5" w14:textId="77777777" w:rsidR="00360300" w:rsidRDefault="00360300" w:rsidP="00360300"/>
    <w:p w14:paraId="4A968681" w14:textId="77777777" w:rsidR="00360300" w:rsidRDefault="00360300" w:rsidP="00360300">
      <w:r>
        <w:t xml:space="preserve">Innervation: </w:t>
      </w:r>
    </w:p>
    <w:p w14:paraId="0BB2F090" w14:textId="77777777" w:rsidR="00360300" w:rsidRDefault="00360300" w:rsidP="00360300">
      <w:pPr>
        <w:pStyle w:val="ListParagraph"/>
        <w:numPr>
          <w:ilvl w:val="0"/>
          <w:numId w:val="80"/>
        </w:numPr>
      </w:pPr>
      <w:r>
        <w:t>*facial</w:t>
      </w:r>
    </w:p>
    <w:p w14:paraId="6AC374CA" w14:textId="77777777" w:rsidR="00360300" w:rsidRDefault="00360300" w:rsidP="00360300">
      <w:pPr>
        <w:pStyle w:val="ListParagraph"/>
        <w:numPr>
          <w:ilvl w:val="0"/>
          <w:numId w:val="80"/>
        </w:numPr>
      </w:pPr>
      <w:r>
        <w:t>CN XII</w:t>
      </w:r>
    </w:p>
    <w:p w14:paraId="6764573A" w14:textId="77777777" w:rsidR="00360300" w:rsidRDefault="00360300" w:rsidP="00360300">
      <w:pPr>
        <w:pStyle w:val="ListParagraph"/>
        <w:numPr>
          <w:ilvl w:val="0"/>
          <w:numId w:val="80"/>
        </w:numPr>
      </w:pPr>
      <w:r>
        <w:t>accessory nerve (CN XI)</w:t>
      </w:r>
    </w:p>
    <w:p w14:paraId="0F7330DA" w14:textId="77777777" w:rsidR="00360300" w:rsidRDefault="00360300" w:rsidP="00360300"/>
    <w:p w14:paraId="5125DA6F" w14:textId="77777777" w:rsidR="00360300" w:rsidRDefault="00360300" w:rsidP="00360300">
      <w:r>
        <w:t xml:space="preserve">Action: </w:t>
      </w:r>
    </w:p>
    <w:p w14:paraId="3439B9DA" w14:textId="77777777" w:rsidR="00360300" w:rsidRDefault="00360300" w:rsidP="00360300">
      <w:pPr>
        <w:pStyle w:val="ListParagraph"/>
        <w:numPr>
          <w:ilvl w:val="0"/>
          <w:numId w:val="81"/>
        </w:numPr>
      </w:pPr>
      <w:r>
        <w:t>*elevates hyoid bone</w:t>
      </w:r>
    </w:p>
    <w:p w14:paraId="259BBEC2" w14:textId="77777777" w:rsidR="00360300" w:rsidRDefault="00360300" w:rsidP="00360300">
      <w:pPr>
        <w:pStyle w:val="ListParagraph"/>
        <w:numPr>
          <w:ilvl w:val="0"/>
          <w:numId w:val="81"/>
        </w:numPr>
      </w:pPr>
      <w:r>
        <w:t>elevates floor of the mouth</w:t>
      </w:r>
    </w:p>
    <w:p w14:paraId="62F1D4CB" w14:textId="77777777" w:rsidR="00360300" w:rsidRDefault="00360300" w:rsidP="00360300">
      <w:pPr>
        <w:pStyle w:val="ListParagraph"/>
        <w:numPr>
          <w:ilvl w:val="0"/>
          <w:numId w:val="81"/>
        </w:numPr>
      </w:pPr>
      <w:r>
        <w:t>depresses mandible</w:t>
      </w:r>
    </w:p>
    <w:p w14:paraId="727D520D" w14:textId="77777777" w:rsidR="00360300" w:rsidRDefault="00360300" w:rsidP="00360300">
      <w:pPr>
        <w:pStyle w:val="ListParagraph"/>
        <w:numPr>
          <w:ilvl w:val="0"/>
          <w:numId w:val="81"/>
        </w:numPr>
      </w:pPr>
      <w:r>
        <w:t>depresses hyoid bone</w:t>
      </w:r>
    </w:p>
    <w:p w14:paraId="4CC1A28D" w14:textId="77777777" w:rsidR="00360300" w:rsidRDefault="00360300" w:rsidP="00360300"/>
    <w:p w14:paraId="3B85CF5E" w14:textId="77777777" w:rsidR="00360300" w:rsidRDefault="00360300" w:rsidP="00360300">
      <w:pPr>
        <w:pStyle w:val="Heading2"/>
      </w:pPr>
      <w:r>
        <w:t>Card ID: 1.34</w:t>
      </w:r>
    </w:p>
    <w:p w14:paraId="17712251" w14:textId="77777777" w:rsidR="00360300" w:rsidRDefault="00360300" w:rsidP="00360300">
      <w:r>
        <w:t>Image file: L1344_760045</w:t>
      </w:r>
    </w:p>
    <w:p w14:paraId="6A3E36BE" w14:textId="77777777" w:rsidR="00360300" w:rsidRDefault="00360300" w:rsidP="00360300">
      <w:r>
        <w:rPr>
          <w:noProof/>
        </w:rPr>
        <w:drawing>
          <wp:inline distT="0" distB="0" distL="0" distR="0" wp14:anchorId="603E6456" wp14:editId="549C1A39">
            <wp:extent cx="1828800" cy="119659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1580" w14:textId="77777777" w:rsidR="00360300" w:rsidRDefault="00360300" w:rsidP="00360300">
      <w:pPr>
        <w:rPr>
          <w:ins w:id="8" w:author="Claire Copa" w:date="2026-07-15T11:19:00Z" w16du:dateUtc="2026-07-15T15:19:00Z"/>
        </w:rPr>
      </w:pPr>
      <w:r>
        <w:t xml:space="preserve">Title: </w:t>
      </w:r>
      <w:r w:rsidRPr="00380AE1">
        <w:t>Mylohyoid</w:t>
      </w:r>
    </w:p>
    <w:p w14:paraId="08B5CC0C" w14:textId="77777777" w:rsidR="00380AE1" w:rsidRDefault="00380AE1" w:rsidP="00380AE1">
      <w:r>
        <w:t>Activity Interaction: Select all that apply</w:t>
      </w:r>
      <w:r w:rsidRPr="00B417F4">
        <w:t xml:space="preserve"> </w:t>
      </w:r>
    </w:p>
    <w:p w14:paraId="233E1801" w14:textId="77777777" w:rsidR="00360300" w:rsidRDefault="00360300" w:rsidP="00360300">
      <w:r>
        <w:rPr>
          <w:b/>
        </w:rPr>
        <w:t>Back-of-Card Content:</w:t>
      </w:r>
    </w:p>
    <w:p w14:paraId="202BAAF1" w14:textId="77777777" w:rsidR="00360300" w:rsidRDefault="00360300" w:rsidP="00360300">
      <w:r>
        <w:t xml:space="preserve">Proximal insertion: </w:t>
      </w:r>
    </w:p>
    <w:p w14:paraId="4649AB74" w14:textId="77777777" w:rsidR="00360300" w:rsidRDefault="00360300" w:rsidP="00360300">
      <w:pPr>
        <w:pStyle w:val="ListParagraph"/>
        <w:numPr>
          <w:ilvl w:val="0"/>
          <w:numId w:val="82"/>
        </w:numPr>
      </w:pPr>
      <w:r>
        <w:t>*mandible</w:t>
      </w:r>
    </w:p>
    <w:p w14:paraId="13435B0F" w14:textId="77777777" w:rsidR="00360300" w:rsidRDefault="00360300" w:rsidP="00360300">
      <w:pPr>
        <w:pStyle w:val="ListParagraph"/>
        <w:numPr>
          <w:ilvl w:val="0"/>
          <w:numId w:val="82"/>
        </w:numPr>
      </w:pPr>
      <w:r>
        <w:t>mastoid notch of the temporal bone</w:t>
      </w:r>
    </w:p>
    <w:p w14:paraId="1A0900BB" w14:textId="77777777" w:rsidR="00360300" w:rsidRDefault="00360300" w:rsidP="00360300">
      <w:pPr>
        <w:pStyle w:val="ListParagraph"/>
        <w:numPr>
          <w:ilvl w:val="0"/>
          <w:numId w:val="82"/>
        </w:numPr>
      </w:pPr>
      <w:r>
        <w:t>digastric fossa of the mandible</w:t>
      </w:r>
    </w:p>
    <w:p w14:paraId="666DB4D6" w14:textId="77777777" w:rsidR="00360300" w:rsidRDefault="00360300" w:rsidP="00360300">
      <w:pPr>
        <w:pStyle w:val="ListParagraph"/>
        <w:numPr>
          <w:ilvl w:val="0"/>
          <w:numId w:val="82"/>
        </w:numPr>
      </w:pPr>
      <w:r>
        <w:t>styloid process of the temporal bone</w:t>
      </w:r>
    </w:p>
    <w:p w14:paraId="19BF6AB5" w14:textId="77777777" w:rsidR="00360300" w:rsidRDefault="00360300" w:rsidP="00360300"/>
    <w:p w14:paraId="5F6D69FC" w14:textId="77777777" w:rsidR="00360300" w:rsidRDefault="00360300" w:rsidP="00360300">
      <w:r>
        <w:t xml:space="preserve">Distal insertion: </w:t>
      </w:r>
    </w:p>
    <w:p w14:paraId="0387C649" w14:textId="77777777" w:rsidR="00360300" w:rsidRDefault="00360300" w:rsidP="00360300">
      <w:pPr>
        <w:pStyle w:val="ListParagraph"/>
        <w:numPr>
          <w:ilvl w:val="0"/>
          <w:numId w:val="83"/>
        </w:numPr>
      </w:pPr>
      <w:r>
        <w:t>*mylohyoid raphe and body of the hyoid bone</w:t>
      </w:r>
    </w:p>
    <w:p w14:paraId="0ACE9AEA" w14:textId="77777777" w:rsidR="00360300" w:rsidRDefault="00360300" w:rsidP="00360300">
      <w:pPr>
        <w:pStyle w:val="ListParagraph"/>
        <w:numPr>
          <w:ilvl w:val="0"/>
          <w:numId w:val="83"/>
        </w:numPr>
      </w:pPr>
      <w:r>
        <w:lastRenderedPageBreak/>
        <w:t>styloid process of the temporal bone</w:t>
      </w:r>
    </w:p>
    <w:p w14:paraId="3319C5EB" w14:textId="77777777" w:rsidR="00360300" w:rsidRDefault="00360300" w:rsidP="00360300">
      <w:pPr>
        <w:pStyle w:val="ListParagraph"/>
        <w:numPr>
          <w:ilvl w:val="0"/>
          <w:numId w:val="83"/>
        </w:numPr>
      </w:pPr>
      <w:r>
        <w:t>intermediate tendon of the digastric muscle</w:t>
      </w:r>
    </w:p>
    <w:p w14:paraId="7ECAAA13" w14:textId="77777777" w:rsidR="00360300" w:rsidRDefault="00360300" w:rsidP="00360300"/>
    <w:p w14:paraId="3FEB95B6" w14:textId="77777777" w:rsidR="00360300" w:rsidRDefault="00360300" w:rsidP="00360300">
      <w:r>
        <w:t xml:space="preserve">Innervation: </w:t>
      </w:r>
    </w:p>
    <w:p w14:paraId="4BDB35DE" w14:textId="00C6C88F" w:rsidR="00360300" w:rsidRDefault="00AB04FF" w:rsidP="00360300">
      <w:pPr>
        <w:pStyle w:val="ListParagraph"/>
        <w:numPr>
          <w:ilvl w:val="0"/>
          <w:numId w:val="84"/>
        </w:numPr>
      </w:pPr>
      <w:r>
        <w:t>*</w:t>
      </w:r>
      <w:r w:rsidR="00360300">
        <w:t>CN V3</w:t>
      </w:r>
    </w:p>
    <w:p w14:paraId="33AE5BD1" w14:textId="77777777" w:rsidR="00360300" w:rsidRDefault="00360300" w:rsidP="00360300">
      <w:pPr>
        <w:pStyle w:val="ListParagraph"/>
        <w:numPr>
          <w:ilvl w:val="0"/>
          <w:numId w:val="84"/>
        </w:numPr>
      </w:pPr>
      <w:r>
        <w:t>Facial</w:t>
      </w:r>
    </w:p>
    <w:p w14:paraId="4305366B" w14:textId="77777777" w:rsidR="00360300" w:rsidRPr="00CB6C39" w:rsidRDefault="00360300" w:rsidP="00360300">
      <w:pPr>
        <w:pStyle w:val="ListParagraph"/>
        <w:numPr>
          <w:ilvl w:val="0"/>
          <w:numId w:val="84"/>
        </w:numPr>
        <w:rPr>
          <w:b/>
          <w:bCs/>
        </w:rPr>
      </w:pPr>
      <w:r>
        <w:t>CN XII</w:t>
      </w:r>
    </w:p>
    <w:p w14:paraId="3A058A60" w14:textId="77777777" w:rsidR="00360300" w:rsidRDefault="00360300" w:rsidP="00360300">
      <w:pPr>
        <w:pStyle w:val="ListParagraph"/>
        <w:numPr>
          <w:ilvl w:val="0"/>
          <w:numId w:val="84"/>
        </w:numPr>
      </w:pPr>
      <w:r>
        <w:t>accessory nerve (CN XI)</w:t>
      </w:r>
    </w:p>
    <w:p w14:paraId="019A671C" w14:textId="77777777" w:rsidR="00360300" w:rsidRDefault="00360300" w:rsidP="00360300"/>
    <w:p w14:paraId="1B7255AC" w14:textId="77777777" w:rsidR="00360300" w:rsidRDefault="00360300" w:rsidP="00360300">
      <w:r>
        <w:t xml:space="preserve">Action: </w:t>
      </w:r>
    </w:p>
    <w:p w14:paraId="0C4D5951" w14:textId="77777777" w:rsidR="00360300" w:rsidRDefault="00360300" w:rsidP="00360300">
      <w:pPr>
        <w:pStyle w:val="ListParagraph"/>
        <w:numPr>
          <w:ilvl w:val="0"/>
          <w:numId w:val="85"/>
        </w:numPr>
      </w:pPr>
      <w:r>
        <w:t>*elevates floor of the mouth</w:t>
      </w:r>
    </w:p>
    <w:p w14:paraId="0E682F64" w14:textId="77777777" w:rsidR="00360300" w:rsidRDefault="00360300" w:rsidP="00360300">
      <w:pPr>
        <w:pStyle w:val="ListParagraph"/>
        <w:numPr>
          <w:ilvl w:val="0"/>
          <w:numId w:val="85"/>
        </w:numPr>
      </w:pPr>
      <w:r>
        <w:t>depresses mandible</w:t>
      </w:r>
    </w:p>
    <w:p w14:paraId="4DEEB893" w14:textId="77777777" w:rsidR="00360300" w:rsidRDefault="00360300" w:rsidP="00360300">
      <w:pPr>
        <w:pStyle w:val="ListParagraph"/>
        <w:numPr>
          <w:ilvl w:val="0"/>
          <w:numId w:val="85"/>
        </w:numPr>
      </w:pPr>
      <w:r>
        <w:t>elevates hyoid bone</w:t>
      </w:r>
    </w:p>
    <w:p w14:paraId="5A2BCC29" w14:textId="77777777" w:rsidR="00360300" w:rsidRDefault="00360300" w:rsidP="00360300">
      <w:pPr>
        <w:pStyle w:val="ListParagraph"/>
        <w:numPr>
          <w:ilvl w:val="0"/>
          <w:numId w:val="85"/>
        </w:numPr>
      </w:pPr>
      <w:r>
        <w:t>depresses hyoid bone</w:t>
      </w:r>
    </w:p>
    <w:p w14:paraId="5D442080" w14:textId="77777777" w:rsidR="00360300" w:rsidRDefault="00360300" w:rsidP="00360300"/>
    <w:p w14:paraId="199FC603" w14:textId="77777777" w:rsidR="00360300" w:rsidRDefault="00360300" w:rsidP="00360300">
      <w:pPr>
        <w:pStyle w:val="Heading2"/>
      </w:pPr>
      <w:r>
        <w:t>Card ID: 1.35</w:t>
      </w:r>
    </w:p>
    <w:p w14:paraId="217C3011" w14:textId="77777777" w:rsidR="00360300" w:rsidRDefault="00360300" w:rsidP="00360300">
      <w:r>
        <w:t>Image file: L1344_760046</w:t>
      </w:r>
    </w:p>
    <w:p w14:paraId="344CC0E3" w14:textId="77777777" w:rsidR="00360300" w:rsidRDefault="00360300" w:rsidP="00360300">
      <w:r>
        <w:rPr>
          <w:noProof/>
        </w:rPr>
        <w:drawing>
          <wp:inline distT="0" distB="0" distL="0" distR="0" wp14:anchorId="03A6D487" wp14:editId="3233EE06">
            <wp:extent cx="1828800" cy="119659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8D97" w14:textId="77777777" w:rsidR="00360300" w:rsidRDefault="00360300" w:rsidP="00360300">
      <w:pPr>
        <w:rPr>
          <w:ins w:id="9" w:author="Claire Copa" w:date="2026-07-15T11:19:00Z" w16du:dateUtc="2026-07-15T15:19:00Z"/>
        </w:rPr>
      </w:pPr>
      <w:r>
        <w:t>Title</w:t>
      </w:r>
      <w:r w:rsidRPr="00380AE1">
        <w:t>: Geniohyoid</w:t>
      </w:r>
    </w:p>
    <w:p w14:paraId="2484F82D" w14:textId="77777777" w:rsidR="00380AE1" w:rsidRDefault="00380AE1" w:rsidP="00380AE1">
      <w:r>
        <w:t>Activity Interaction: Select all that apply</w:t>
      </w:r>
      <w:r w:rsidRPr="00B417F4">
        <w:t xml:space="preserve"> </w:t>
      </w:r>
    </w:p>
    <w:p w14:paraId="561C3092" w14:textId="77777777" w:rsidR="00360300" w:rsidRDefault="00360300" w:rsidP="00360300">
      <w:r>
        <w:rPr>
          <w:b/>
        </w:rPr>
        <w:t>Back-of-Card Content:</w:t>
      </w:r>
    </w:p>
    <w:p w14:paraId="128045C8" w14:textId="77777777" w:rsidR="00360300" w:rsidRDefault="00360300" w:rsidP="00360300">
      <w:r>
        <w:t xml:space="preserve">Proximal insertion: </w:t>
      </w:r>
    </w:p>
    <w:p w14:paraId="5E01BCFB" w14:textId="77777777" w:rsidR="00360300" w:rsidRDefault="00360300" w:rsidP="00360300">
      <w:pPr>
        <w:pStyle w:val="ListParagraph"/>
        <w:numPr>
          <w:ilvl w:val="0"/>
          <w:numId w:val="86"/>
        </w:numPr>
      </w:pPr>
      <w:r>
        <w:t>*inferior mental spine of the mandible</w:t>
      </w:r>
    </w:p>
    <w:p w14:paraId="03BBD349" w14:textId="77777777" w:rsidR="00360300" w:rsidRDefault="00360300" w:rsidP="00360300">
      <w:pPr>
        <w:pStyle w:val="ListParagraph"/>
        <w:numPr>
          <w:ilvl w:val="0"/>
          <w:numId w:val="86"/>
        </w:numPr>
      </w:pPr>
      <w:r>
        <w:t>styloid process of the temporal bone</w:t>
      </w:r>
    </w:p>
    <w:p w14:paraId="57A552C9" w14:textId="77777777" w:rsidR="00360300" w:rsidRDefault="00360300" w:rsidP="00360300">
      <w:pPr>
        <w:pStyle w:val="ListParagraph"/>
        <w:numPr>
          <w:ilvl w:val="0"/>
          <w:numId w:val="86"/>
        </w:numPr>
      </w:pPr>
      <w:r>
        <w:t>mastoid notch of the temporal bone</w:t>
      </w:r>
    </w:p>
    <w:p w14:paraId="7C65DCDB" w14:textId="77777777" w:rsidR="00360300" w:rsidRDefault="00360300" w:rsidP="00360300">
      <w:pPr>
        <w:pStyle w:val="ListParagraph"/>
        <w:numPr>
          <w:ilvl w:val="0"/>
          <w:numId w:val="86"/>
        </w:numPr>
      </w:pPr>
      <w:r>
        <w:t>digastric fossa of the mandible</w:t>
      </w:r>
    </w:p>
    <w:p w14:paraId="6AD6B6B7" w14:textId="77777777" w:rsidR="00360300" w:rsidRDefault="00360300" w:rsidP="00360300"/>
    <w:p w14:paraId="4A2C7FBE" w14:textId="77777777" w:rsidR="00360300" w:rsidRDefault="00360300" w:rsidP="00360300">
      <w:r>
        <w:lastRenderedPageBreak/>
        <w:t>Distal insertion:</w:t>
      </w:r>
    </w:p>
    <w:p w14:paraId="282D8034" w14:textId="77777777" w:rsidR="00360300" w:rsidRDefault="00360300" w:rsidP="00360300">
      <w:pPr>
        <w:pStyle w:val="ListParagraph"/>
        <w:numPr>
          <w:ilvl w:val="0"/>
          <w:numId w:val="87"/>
        </w:numPr>
      </w:pPr>
      <w:r>
        <w:t>*body of the hyoid bone</w:t>
      </w:r>
    </w:p>
    <w:p w14:paraId="749C1F1B" w14:textId="77777777" w:rsidR="00360300" w:rsidRDefault="00360300" w:rsidP="00360300">
      <w:pPr>
        <w:pStyle w:val="ListParagraph"/>
        <w:numPr>
          <w:ilvl w:val="0"/>
          <w:numId w:val="87"/>
        </w:numPr>
      </w:pPr>
      <w:r>
        <w:t>intermediate tendon of the digastric muscle</w:t>
      </w:r>
    </w:p>
    <w:p w14:paraId="2462554F" w14:textId="77777777" w:rsidR="00360300" w:rsidRDefault="00360300" w:rsidP="00360300">
      <w:pPr>
        <w:pStyle w:val="ListParagraph"/>
        <w:numPr>
          <w:ilvl w:val="0"/>
          <w:numId w:val="87"/>
        </w:numPr>
      </w:pPr>
      <w:r>
        <w:t>mylohyoid raphe and body of the hyoid bone</w:t>
      </w:r>
    </w:p>
    <w:p w14:paraId="6B6F6CF9" w14:textId="77777777" w:rsidR="00360300" w:rsidRDefault="00360300" w:rsidP="00360300">
      <w:pPr>
        <w:pStyle w:val="ListParagraph"/>
        <w:numPr>
          <w:ilvl w:val="0"/>
          <w:numId w:val="87"/>
        </w:numPr>
      </w:pPr>
      <w:r>
        <w:t>styloid process of the temporal bone</w:t>
      </w:r>
    </w:p>
    <w:p w14:paraId="2CB46BEB" w14:textId="77777777" w:rsidR="00360300" w:rsidRDefault="00360300" w:rsidP="00360300"/>
    <w:p w14:paraId="209CD9BC" w14:textId="77777777" w:rsidR="00360300" w:rsidRDefault="00360300" w:rsidP="00360300">
      <w:r>
        <w:t xml:space="preserve">Innervation: </w:t>
      </w:r>
    </w:p>
    <w:p w14:paraId="3C59C016" w14:textId="77777777" w:rsidR="00360300" w:rsidRDefault="00360300" w:rsidP="00360300">
      <w:pPr>
        <w:pStyle w:val="ListParagraph"/>
        <w:numPr>
          <w:ilvl w:val="0"/>
          <w:numId w:val="88"/>
        </w:numPr>
      </w:pPr>
      <w:r>
        <w:t>*C1</w:t>
      </w:r>
    </w:p>
    <w:p w14:paraId="5A2AEE12" w14:textId="77777777" w:rsidR="00360300" w:rsidRDefault="00360300" w:rsidP="00360300">
      <w:pPr>
        <w:pStyle w:val="ListParagraph"/>
        <w:numPr>
          <w:ilvl w:val="0"/>
          <w:numId w:val="88"/>
        </w:numPr>
      </w:pPr>
      <w:r>
        <w:t>*CN XII</w:t>
      </w:r>
    </w:p>
    <w:p w14:paraId="3BFC1FD3" w14:textId="77777777" w:rsidR="00360300" w:rsidRDefault="00360300" w:rsidP="00360300">
      <w:pPr>
        <w:pStyle w:val="ListParagraph"/>
        <w:numPr>
          <w:ilvl w:val="0"/>
          <w:numId w:val="88"/>
        </w:numPr>
      </w:pPr>
      <w:r>
        <w:t>accessory nerve (CN XI)</w:t>
      </w:r>
    </w:p>
    <w:p w14:paraId="525DC216" w14:textId="77777777" w:rsidR="00360300" w:rsidRDefault="00360300" w:rsidP="00360300"/>
    <w:p w14:paraId="71EB9710" w14:textId="77777777" w:rsidR="00360300" w:rsidRDefault="00360300" w:rsidP="00360300">
      <w:r>
        <w:t xml:space="preserve">Action: </w:t>
      </w:r>
    </w:p>
    <w:p w14:paraId="760F2F2E" w14:textId="77777777" w:rsidR="00360300" w:rsidRDefault="00360300" w:rsidP="00360300">
      <w:pPr>
        <w:pStyle w:val="ListParagraph"/>
        <w:numPr>
          <w:ilvl w:val="0"/>
          <w:numId w:val="89"/>
        </w:numPr>
      </w:pPr>
      <w:r>
        <w:t>*depresses mandible</w:t>
      </w:r>
    </w:p>
    <w:p w14:paraId="3F91E6FB" w14:textId="77777777" w:rsidR="00360300" w:rsidRDefault="00360300" w:rsidP="00360300">
      <w:pPr>
        <w:pStyle w:val="ListParagraph"/>
        <w:numPr>
          <w:ilvl w:val="0"/>
          <w:numId w:val="89"/>
        </w:numPr>
      </w:pPr>
      <w:r>
        <w:t>*elevates hyoid bone</w:t>
      </w:r>
    </w:p>
    <w:p w14:paraId="5B56FAFB" w14:textId="77777777" w:rsidR="00360300" w:rsidRDefault="00360300" w:rsidP="00360300">
      <w:pPr>
        <w:pStyle w:val="ListParagraph"/>
        <w:numPr>
          <w:ilvl w:val="0"/>
          <w:numId w:val="89"/>
        </w:numPr>
      </w:pPr>
      <w:r>
        <w:t>depresses hyoid bone</w:t>
      </w:r>
    </w:p>
    <w:p w14:paraId="32E75A2F" w14:textId="77777777" w:rsidR="00360300" w:rsidRDefault="00360300" w:rsidP="00360300">
      <w:pPr>
        <w:pStyle w:val="ListParagraph"/>
        <w:numPr>
          <w:ilvl w:val="0"/>
          <w:numId w:val="89"/>
        </w:numPr>
      </w:pPr>
      <w:r>
        <w:t>elevates floor of the mouth</w:t>
      </w:r>
    </w:p>
    <w:p w14:paraId="707B7F3C" w14:textId="77777777" w:rsidR="00360300" w:rsidRDefault="00360300" w:rsidP="00360300"/>
    <w:p w14:paraId="4CCD098C" w14:textId="77777777" w:rsidR="00360300" w:rsidRDefault="00360300" w:rsidP="00360300">
      <w:pPr>
        <w:pStyle w:val="Heading2"/>
      </w:pPr>
      <w:r>
        <w:t>Card ID: 1.36</w:t>
      </w:r>
    </w:p>
    <w:p w14:paraId="70F4174C" w14:textId="77777777" w:rsidR="00360300" w:rsidRDefault="00360300" w:rsidP="00360300">
      <w:r>
        <w:t>Image file: L1344_760047</w:t>
      </w:r>
    </w:p>
    <w:p w14:paraId="5F2EBDD6" w14:textId="77777777" w:rsidR="00360300" w:rsidRDefault="00360300" w:rsidP="00360300">
      <w:r>
        <w:rPr>
          <w:noProof/>
        </w:rPr>
        <w:drawing>
          <wp:inline distT="0" distB="0" distL="0" distR="0" wp14:anchorId="0D3F31C0" wp14:editId="4C6456DC">
            <wp:extent cx="1828800" cy="119659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A511" w14:textId="77777777" w:rsidR="00360300" w:rsidRDefault="00360300" w:rsidP="00360300">
      <w:pPr>
        <w:rPr>
          <w:ins w:id="10" w:author="Claire Copa" w:date="2026-07-15T11:19:00Z" w16du:dateUtc="2026-07-15T15:19:00Z"/>
        </w:rPr>
      </w:pPr>
      <w:r>
        <w:t xml:space="preserve">Title: </w:t>
      </w:r>
      <w:r w:rsidRPr="00167F9B">
        <w:t>Sternohyoid</w:t>
      </w:r>
    </w:p>
    <w:p w14:paraId="41280D8C" w14:textId="77777777" w:rsidR="00167F9B" w:rsidRDefault="00167F9B" w:rsidP="00167F9B">
      <w:r>
        <w:t>Activity Interaction: Select all that apply</w:t>
      </w:r>
      <w:r w:rsidRPr="00B417F4">
        <w:t xml:space="preserve"> </w:t>
      </w:r>
    </w:p>
    <w:p w14:paraId="6E4636CE" w14:textId="77777777" w:rsidR="00360300" w:rsidRDefault="00360300" w:rsidP="00360300">
      <w:r>
        <w:rPr>
          <w:b/>
        </w:rPr>
        <w:t>Back-of-Card Content:</w:t>
      </w:r>
    </w:p>
    <w:p w14:paraId="16B1771F" w14:textId="77777777" w:rsidR="00360300" w:rsidRDefault="00360300" w:rsidP="00360300">
      <w:r>
        <w:t xml:space="preserve">Proximal insertion: </w:t>
      </w:r>
    </w:p>
    <w:p w14:paraId="3133A486" w14:textId="77777777" w:rsidR="00360300" w:rsidRDefault="00360300" w:rsidP="00360300">
      <w:pPr>
        <w:pStyle w:val="ListParagraph"/>
        <w:numPr>
          <w:ilvl w:val="0"/>
          <w:numId w:val="91"/>
        </w:numPr>
      </w:pPr>
      <w:r>
        <w:t xml:space="preserve">*sternal end of the clavicle </w:t>
      </w:r>
    </w:p>
    <w:p w14:paraId="253B6E5D" w14:textId="77777777" w:rsidR="00360300" w:rsidRDefault="00360300" w:rsidP="00360300">
      <w:pPr>
        <w:pStyle w:val="ListParagraph"/>
        <w:numPr>
          <w:ilvl w:val="0"/>
          <w:numId w:val="91"/>
        </w:numPr>
      </w:pPr>
      <w:r>
        <w:t>*posterior surface of the manubrium of the sternum</w:t>
      </w:r>
    </w:p>
    <w:p w14:paraId="7405BCC6" w14:textId="77777777" w:rsidR="00360300" w:rsidRDefault="00360300" w:rsidP="00360300">
      <w:pPr>
        <w:pStyle w:val="ListParagraph"/>
        <w:numPr>
          <w:ilvl w:val="0"/>
          <w:numId w:val="91"/>
        </w:numPr>
      </w:pPr>
      <w:r>
        <w:t>anterior surface of the manubrium of the sternum</w:t>
      </w:r>
    </w:p>
    <w:p w14:paraId="1B27F3B7" w14:textId="77777777" w:rsidR="00360300" w:rsidRDefault="00360300" w:rsidP="00360300">
      <w:pPr>
        <w:pStyle w:val="ListParagraph"/>
        <w:numPr>
          <w:ilvl w:val="0"/>
          <w:numId w:val="91"/>
        </w:numPr>
      </w:pPr>
      <w:r>
        <w:lastRenderedPageBreak/>
        <w:t>medial one third of the clavicle</w:t>
      </w:r>
    </w:p>
    <w:p w14:paraId="66BD69A7" w14:textId="77777777" w:rsidR="00360300" w:rsidRDefault="00360300" w:rsidP="00360300"/>
    <w:p w14:paraId="0B8B1206" w14:textId="77777777" w:rsidR="00360300" w:rsidRDefault="00360300" w:rsidP="00360300">
      <w:r>
        <w:t xml:space="preserve">Distal insertion: </w:t>
      </w:r>
    </w:p>
    <w:p w14:paraId="713F284C" w14:textId="77777777" w:rsidR="00360300" w:rsidRDefault="00360300" w:rsidP="00360300">
      <w:pPr>
        <w:pStyle w:val="ListParagraph"/>
        <w:numPr>
          <w:ilvl w:val="0"/>
          <w:numId w:val="93"/>
        </w:numPr>
      </w:pPr>
      <w:r>
        <w:t>*inferior border of the body of the hyoid bone</w:t>
      </w:r>
    </w:p>
    <w:p w14:paraId="1EF9EDB0" w14:textId="77777777" w:rsidR="00360300" w:rsidRDefault="00360300" w:rsidP="00360300">
      <w:pPr>
        <w:pStyle w:val="ListParagraph"/>
        <w:numPr>
          <w:ilvl w:val="0"/>
          <w:numId w:val="93"/>
        </w:numPr>
      </w:pPr>
      <w:r>
        <w:t xml:space="preserve">mastoid process of the temporal bone </w:t>
      </w:r>
    </w:p>
    <w:p w14:paraId="75203900" w14:textId="77777777" w:rsidR="00360300" w:rsidRDefault="00360300" w:rsidP="00360300">
      <w:pPr>
        <w:pStyle w:val="ListParagraph"/>
        <w:numPr>
          <w:ilvl w:val="0"/>
          <w:numId w:val="93"/>
        </w:numPr>
      </w:pPr>
      <w:r>
        <w:t>superior nuchal line of the occipital bone</w:t>
      </w:r>
    </w:p>
    <w:p w14:paraId="70379A73" w14:textId="77777777" w:rsidR="00360300" w:rsidRDefault="00360300" w:rsidP="00360300"/>
    <w:p w14:paraId="202D2BE2" w14:textId="77777777" w:rsidR="00360300" w:rsidRDefault="00360300" w:rsidP="00360300">
      <w:r>
        <w:t>Innervation:</w:t>
      </w:r>
    </w:p>
    <w:p w14:paraId="7FF94B8C" w14:textId="77777777" w:rsidR="00360300" w:rsidRDefault="00360300" w:rsidP="00360300">
      <w:pPr>
        <w:pStyle w:val="ListParagraph"/>
        <w:numPr>
          <w:ilvl w:val="0"/>
          <w:numId w:val="94"/>
        </w:numPr>
      </w:pPr>
      <w:r>
        <w:t>*C1-C3</w:t>
      </w:r>
    </w:p>
    <w:p w14:paraId="19D440E2" w14:textId="77777777" w:rsidR="00360300" w:rsidRDefault="00360300" w:rsidP="00360300">
      <w:pPr>
        <w:pStyle w:val="ListParagraph"/>
        <w:numPr>
          <w:ilvl w:val="0"/>
          <w:numId w:val="94"/>
        </w:numPr>
      </w:pPr>
      <w:r>
        <w:t>Facial</w:t>
      </w:r>
    </w:p>
    <w:p w14:paraId="7EC9DDDD" w14:textId="77777777" w:rsidR="00360300" w:rsidRPr="00CB6C39" w:rsidRDefault="00360300" w:rsidP="00360300">
      <w:pPr>
        <w:pStyle w:val="ListParagraph"/>
        <w:numPr>
          <w:ilvl w:val="0"/>
          <w:numId w:val="94"/>
        </w:numPr>
        <w:rPr>
          <w:b/>
          <w:bCs/>
        </w:rPr>
      </w:pPr>
      <w:r>
        <w:t>CN XII</w:t>
      </w:r>
    </w:p>
    <w:p w14:paraId="2151573B" w14:textId="77777777" w:rsidR="00360300" w:rsidRDefault="00360300" w:rsidP="00360300"/>
    <w:p w14:paraId="488C344C" w14:textId="77777777" w:rsidR="00360300" w:rsidRDefault="00360300" w:rsidP="00360300">
      <w:r>
        <w:t xml:space="preserve">Action: </w:t>
      </w:r>
    </w:p>
    <w:p w14:paraId="45BF147C" w14:textId="77777777" w:rsidR="00360300" w:rsidRDefault="00360300" w:rsidP="00360300">
      <w:pPr>
        <w:pStyle w:val="ListParagraph"/>
        <w:numPr>
          <w:ilvl w:val="0"/>
          <w:numId w:val="95"/>
        </w:numPr>
      </w:pPr>
      <w:r>
        <w:t>*depresses hyoid bone</w:t>
      </w:r>
    </w:p>
    <w:p w14:paraId="4E81C0D2" w14:textId="77777777" w:rsidR="00360300" w:rsidRDefault="00360300" w:rsidP="00360300">
      <w:pPr>
        <w:pStyle w:val="ListParagraph"/>
        <w:numPr>
          <w:ilvl w:val="0"/>
          <w:numId w:val="95"/>
        </w:numPr>
      </w:pPr>
      <w:r>
        <w:t>elevates floor of the mouth</w:t>
      </w:r>
    </w:p>
    <w:p w14:paraId="62CF2815" w14:textId="77777777" w:rsidR="00360300" w:rsidRDefault="00360300" w:rsidP="00360300">
      <w:pPr>
        <w:pStyle w:val="ListParagraph"/>
        <w:numPr>
          <w:ilvl w:val="0"/>
          <w:numId w:val="95"/>
        </w:numPr>
      </w:pPr>
      <w:r>
        <w:t>depresses mandible</w:t>
      </w:r>
    </w:p>
    <w:p w14:paraId="404187C5" w14:textId="77777777" w:rsidR="00360300" w:rsidRDefault="00360300" w:rsidP="00360300">
      <w:pPr>
        <w:pStyle w:val="ListParagraph"/>
        <w:numPr>
          <w:ilvl w:val="0"/>
          <w:numId w:val="95"/>
        </w:numPr>
      </w:pPr>
      <w:r>
        <w:t>elevates hyoid bone</w:t>
      </w:r>
    </w:p>
    <w:p w14:paraId="2D0257C0" w14:textId="77777777" w:rsidR="00360300" w:rsidRDefault="00360300" w:rsidP="00360300"/>
    <w:p w14:paraId="4DED29A8" w14:textId="77777777" w:rsidR="00360300" w:rsidRDefault="00360300" w:rsidP="00360300">
      <w:pPr>
        <w:pStyle w:val="Heading2"/>
      </w:pPr>
      <w:r>
        <w:t>Card ID: 1.37</w:t>
      </w:r>
    </w:p>
    <w:p w14:paraId="1E63E1C2" w14:textId="77777777" w:rsidR="00360300" w:rsidRDefault="00360300" w:rsidP="00360300">
      <w:r>
        <w:t>Image file: L1344_760048</w:t>
      </w:r>
    </w:p>
    <w:p w14:paraId="78D88D24" w14:textId="77777777" w:rsidR="00360300" w:rsidRDefault="00360300" w:rsidP="00360300">
      <w:r>
        <w:rPr>
          <w:noProof/>
        </w:rPr>
        <w:drawing>
          <wp:inline distT="0" distB="0" distL="0" distR="0" wp14:anchorId="40651408" wp14:editId="00BE5625">
            <wp:extent cx="1828800" cy="119659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8ABA" w14:textId="77777777" w:rsidR="00360300" w:rsidRDefault="00360300" w:rsidP="00360300">
      <w:pPr>
        <w:rPr>
          <w:ins w:id="11" w:author="Claire Copa" w:date="2026-07-15T11:19:00Z" w16du:dateUtc="2026-07-15T15:19:00Z"/>
        </w:rPr>
      </w:pPr>
      <w:r w:rsidRPr="00167F9B">
        <w:t>Title: Omohyoid</w:t>
      </w:r>
    </w:p>
    <w:p w14:paraId="6A096532" w14:textId="77777777" w:rsidR="00167F9B" w:rsidRDefault="00167F9B" w:rsidP="00167F9B">
      <w:r>
        <w:t>Activity Interaction: Select all that apply</w:t>
      </w:r>
      <w:r w:rsidRPr="00B417F4">
        <w:t xml:space="preserve"> </w:t>
      </w:r>
    </w:p>
    <w:p w14:paraId="7862C5AE" w14:textId="77777777" w:rsidR="00360300" w:rsidRDefault="00360300" w:rsidP="00360300">
      <w:r>
        <w:rPr>
          <w:b/>
        </w:rPr>
        <w:t>Back-of-Card Content:</w:t>
      </w:r>
    </w:p>
    <w:p w14:paraId="0046A1DF" w14:textId="77777777" w:rsidR="00360300" w:rsidRDefault="00360300" w:rsidP="00360300">
      <w:r>
        <w:t xml:space="preserve">Proximal insertion: </w:t>
      </w:r>
    </w:p>
    <w:p w14:paraId="30BC8CA7" w14:textId="77777777" w:rsidR="00360300" w:rsidRDefault="00360300" w:rsidP="00360300">
      <w:pPr>
        <w:pStyle w:val="ListParagraph"/>
        <w:numPr>
          <w:ilvl w:val="0"/>
          <w:numId w:val="98"/>
        </w:numPr>
      </w:pPr>
      <w:r>
        <w:t>*superior border of the scapula</w:t>
      </w:r>
    </w:p>
    <w:p w14:paraId="4C6CB5B1" w14:textId="77777777" w:rsidR="00360300" w:rsidRDefault="00360300" w:rsidP="00360300">
      <w:pPr>
        <w:pStyle w:val="ListParagraph"/>
        <w:numPr>
          <w:ilvl w:val="0"/>
          <w:numId w:val="98"/>
        </w:numPr>
      </w:pPr>
      <w:r>
        <w:lastRenderedPageBreak/>
        <w:t>styloid process of the temporal bone</w:t>
      </w:r>
    </w:p>
    <w:p w14:paraId="0183130F" w14:textId="77777777" w:rsidR="00360300" w:rsidRDefault="00360300" w:rsidP="00360300">
      <w:pPr>
        <w:pStyle w:val="ListParagraph"/>
        <w:numPr>
          <w:ilvl w:val="0"/>
          <w:numId w:val="98"/>
        </w:numPr>
      </w:pPr>
      <w:r>
        <w:t>mastoid notch of the temporal bone</w:t>
      </w:r>
    </w:p>
    <w:p w14:paraId="1C7ECC11" w14:textId="77777777" w:rsidR="00360300" w:rsidRDefault="00360300" w:rsidP="00360300">
      <w:pPr>
        <w:pStyle w:val="ListParagraph"/>
        <w:numPr>
          <w:ilvl w:val="0"/>
          <w:numId w:val="98"/>
        </w:numPr>
      </w:pPr>
      <w:r>
        <w:t>intermediate tendon</w:t>
      </w:r>
    </w:p>
    <w:p w14:paraId="476762B2" w14:textId="77777777" w:rsidR="00360300" w:rsidRDefault="00360300" w:rsidP="00360300"/>
    <w:p w14:paraId="644226AF" w14:textId="77777777" w:rsidR="00360300" w:rsidRDefault="00360300" w:rsidP="00360300">
      <w:r>
        <w:t xml:space="preserve">Distal insertion: </w:t>
      </w:r>
    </w:p>
    <w:p w14:paraId="58D2EBD4" w14:textId="77777777" w:rsidR="00360300" w:rsidRDefault="00360300" w:rsidP="00360300">
      <w:pPr>
        <w:pStyle w:val="ListParagraph"/>
        <w:numPr>
          <w:ilvl w:val="0"/>
          <w:numId w:val="99"/>
        </w:numPr>
      </w:pPr>
      <w:r>
        <w:t>*body of the hyoid bone</w:t>
      </w:r>
    </w:p>
    <w:p w14:paraId="2EADFF34" w14:textId="77777777" w:rsidR="00360300" w:rsidRDefault="00360300" w:rsidP="00360300">
      <w:pPr>
        <w:pStyle w:val="ListParagraph"/>
        <w:numPr>
          <w:ilvl w:val="0"/>
          <w:numId w:val="99"/>
        </w:numPr>
      </w:pPr>
      <w:r>
        <w:t xml:space="preserve">*intermediate tendon </w:t>
      </w:r>
    </w:p>
    <w:p w14:paraId="642449E7" w14:textId="77777777" w:rsidR="00360300" w:rsidRDefault="00360300" w:rsidP="00360300">
      <w:pPr>
        <w:pStyle w:val="ListParagraph"/>
        <w:numPr>
          <w:ilvl w:val="0"/>
          <w:numId w:val="99"/>
        </w:numPr>
      </w:pPr>
      <w:r>
        <w:t>mylohyoid raphe and body of the hyoid bone</w:t>
      </w:r>
    </w:p>
    <w:p w14:paraId="5F33FEDA" w14:textId="77777777" w:rsidR="00360300" w:rsidRDefault="00360300" w:rsidP="00360300">
      <w:pPr>
        <w:pStyle w:val="ListParagraph"/>
        <w:numPr>
          <w:ilvl w:val="0"/>
          <w:numId w:val="99"/>
        </w:numPr>
      </w:pPr>
      <w:r>
        <w:t>styloid process of the temporal bone</w:t>
      </w:r>
    </w:p>
    <w:p w14:paraId="68C4EC86" w14:textId="77777777" w:rsidR="00360300" w:rsidRDefault="00360300" w:rsidP="00360300"/>
    <w:p w14:paraId="65B2D021" w14:textId="77777777" w:rsidR="00360300" w:rsidRDefault="00360300" w:rsidP="00360300">
      <w:r>
        <w:t xml:space="preserve">Innervation: </w:t>
      </w:r>
    </w:p>
    <w:p w14:paraId="17E78112" w14:textId="77777777" w:rsidR="00360300" w:rsidRDefault="00360300" w:rsidP="00360300">
      <w:pPr>
        <w:pStyle w:val="ListParagraph"/>
        <w:numPr>
          <w:ilvl w:val="0"/>
          <w:numId w:val="97"/>
        </w:numPr>
      </w:pPr>
      <w:r>
        <w:t>*C1-C3</w:t>
      </w:r>
    </w:p>
    <w:p w14:paraId="274F456A" w14:textId="77777777" w:rsidR="00360300" w:rsidRDefault="00360300" w:rsidP="00360300">
      <w:pPr>
        <w:pStyle w:val="ListParagraph"/>
        <w:numPr>
          <w:ilvl w:val="0"/>
          <w:numId w:val="97"/>
        </w:numPr>
      </w:pPr>
      <w:r>
        <w:t>Facial</w:t>
      </w:r>
    </w:p>
    <w:p w14:paraId="2726BDFD" w14:textId="77777777" w:rsidR="00360300" w:rsidRPr="00CB6C39" w:rsidRDefault="00360300" w:rsidP="00360300">
      <w:pPr>
        <w:pStyle w:val="ListParagraph"/>
        <w:numPr>
          <w:ilvl w:val="0"/>
          <w:numId w:val="97"/>
        </w:numPr>
        <w:rPr>
          <w:b/>
          <w:bCs/>
        </w:rPr>
      </w:pPr>
      <w:r>
        <w:t>CN XII</w:t>
      </w:r>
    </w:p>
    <w:p w14:paraId="14535B85" w14:textId="77777777" w:rsidR="00360300" w:rsidRDefault="00360300" w:rsidP="00360300">
      <w:r>
        <w:t xml:space="preserve">Action: </w:t>
      </w:r>
    </w:p>
    <w:p w14:paraId="5CEAB12A" w14:textId="77777777" w:rsidR="00360300" w:rsidRDefault="00360300" w:rsidP="00360300">
      <w:pPr>
        <w:pStyle w:val="ListParagraph"/>
        <w:numPr>
          <w:ilvl w:val="0"/>
          <w:numId w:val="96"/>
        </w:numPr>
      </w:pPr>
      <w:r>
        <w:t>elevates floor of the mouth</w:t>
      </w:r>
    </w:p>
    <w:p w14:paraId="329B8CC6" w14:textId="77777777" w:rsidR="00360300" w:rsidRDefault="00360300" w:rsidP="00360300">
      <w:pPr>
        <w:pStyle w:val="ListParagraph"/>
        <w:numPr>
          <w:ilvl w:val="0"/>
          <w:numId w:val="96"/>
        </w:numPr>
      </w:pPr>
      <w:r>
        <w:t>depresses mandible</w:t>
      </w:r>
    </w:p>
    <w:p w14:paraId="14744CB8" w14:textId="77777777" w:rsidR="00360300" w:rsidRDefault="00360300" w:rsidP="00360300">
      <w:pPr>
        <w:pStyle w:val="ListParagraph"/>
        <w:numPr>
          <w:ilvl w:val="0"/>
          <w:numId w:val="96"/>
        </w:numPr>
      </w:pPr>
      <w:r>
        <w:t>elevates hyoid bone</w:t>
      </w:r>
    </w:p>
    <w:p w14:paraId="4CAFD894" w14:textId="77777777" w:rsidR="00360300" w:rsidRDefault="00360300" w:rsidP="00360300">
      <w:pPr>
        <w:pStyle w:val="ListParagraph"/>
        <w:numPr>
          <w:ilvl w:val="0"/>
          <w:numId w:val="96"/>
        </w:numPr>
      </w:pPr>
      <w:r>
        <w:t>*depresses hyoid bone</w:t>
      </w:r>
    </w:p>
    <w:p w14:paraId="11148647" w14:textId="77777777" w:rsidR="00360300" w:rsidRDefault="00360300" w:rsidP="00360300"/>
    <w:p w14:paraId="5B700378" w14:textId="77777777" w:rsidR="00360300" w:rsidRDefault="00360300" w:rsidP="00360300">
      <w:pPr>
        <w:pStyle w:val="Heading2"/>
      </w:pPr>
      <w:r>
        <w:t>Card ID: 1.38</w:t>
      </w:r>
    </w:p>
    <w:p w14:paraId="7341FCD7" w14:textId="77777777" w:rsidR="00360300" w:rsidRDefault="00360300" w:rsidP="00360300">
      <w:r>
        <w:t>Image file: L1344_760049</w:t>
      </w:r>
    </w:p>
    <w:p w14:paraId="458DB3AC" w14:textId="77777777" w:rsidR="00360300" w:rsidRDefault="00360300" w:rsidP="00360300">
      <w:r>
        <w:rPr>
          <w:noProof/>
        </w:rPr>
        <w:drawing>
          <wp:inline distT="0" distB="0" distL="0" distR="0" wp14:anchorId="20FB77C0" wp14:editId="6A2DBDF7">
            <wp:extent cx="1828800" cy="119659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B927" w14:textId="77777777" w:rsidR="00360300" w:rsidRDefault="00360300" w:rsidP="00360300">
      <w:pPr>
        <w:rPr>
          <w:ins w:id="12" w:author="Claire Copa" w:date="2026-07-15T11:20:00Z" w16du:dateUtc="2026-07-15T15:20:00Z"/>
        </w:rPr>
      </w:pPr>
      <w:r w:rsidRPr="00167F9B">
        <w:t>Title: Sternothyroid</w:t>
      </w:r>
    </w:p>
    <w:p w14:paraId="2F4A6960" w14:textId="77777777" w:rsidR="00167F9B" w:rsidRDefault="00167F9B" w:rsidP="00167F9B">
      <w:r>
        <w:t>Activity Interaction: Select all that apply</w:t>
      </w:r>
      <w:r w:rsidRPr="00B417F4">
        <w:t xml:space="preserve"> </w:t>
      </w:r>
    </w:p>
    <w:p w14:paraId="0685A606" w14:textId="77777777" w:rsidR="00360300" w:rsidRDefault="00360300" w:rsidP="00360300">
      <w:r>
        <w:rPr>
          <w:b/>
        </w:rPr>
        <w:t>Back-of-Card Content:</w:t>
      </w:r>
    </w:p>
    <w:p w14:paraId="503EE88E" w14:textId="77777777" w:rsidR="00360300" w:rsidRDefault="00360300" w:rsidP="00360300">
      <w:r>
        <w:t xml:space="preserve">Proximal insertion: </w:t>
      </w:r>
    </w:p>
    <w:p w14:paraId="186C6827" w14:textId="77777777" w:rsidR="00360300" w:rsidRDefault="00360300" w:rsidP="00360300">
      <w:pPr>
        <w:pStyle w:val="ListParagraph"/>
        <w:numPr>
          <w:ilvl w:val="0"/>
          <w:numId w:val="100"/>
        </w:numPr>
      </w:pPr>
      <w:r>
        <w:lastRenderedPageBreak/>
        <w:t>*posterior surface of the manubrium of the sternum</w:t>
      </w:r>
    </w:p>
    <w:p w14:paraId="11E46E79" w14:textId="77777777" w:rsidR="00360300" w:rsidRDefault="00360300" w:rsidP="00360300">
      <w:pPr>
        <w:pStyle w:val="ListParagraph"/>
        <w:numPr>
          <w:ilvl w:val="0"/>
          <w:numId w:val="100"/>
        </w:numPr>
      </w:pPr>
      <w:r>
        <w:t>*costal cartilage of the first rib</w:t>
      </w:r>
    </w:p>
    <w:p w14:paraId="036EC452" w14:textId="77777777" w:rsidR="00360300" w:rsidRDefault="00360300" w:rsidP="00360300">
      <w:pPr>
        <w:pStyle w:val="ListParagraph"/>
        <w:numPr>
          <w:ilvl w:val="0"/>
          <w:numId w:val="100"/>
        </w:numPr>
      </w:pPr>
      <w:r>
        <w:t>superior border of the scapula</w:t>
      </w:r>
    </w:p>
    <w:p w14:paraId="4B6E1F48" w14:textId="77777777" w:rsidR="00360300" w:rsidRDefault="00360300" w:rsidP="00360300">
      <w:pPr>
        <w:pStyle w:val="ListParagraph"/>
        <w:numPr>
          <w:ilvl w:val="0"/>
          <w:numId w:val="100"/>
        </w:numPr>
      </w:pPr>
      <w:r>
        <w:t>mandible</w:t>
      </w:r>
    </w:p>
    <w:p w14:paraId="5AB2EE69" w14:textId="77777777" w:rsidR="00360300" w:rsidRDefault="00360300" w:rsidP="00360300">
      <w:pPr>
        <w:pStyle w:val="ListParagraph"/>
      </w:pPr>
    </w:p>
    <w:p w14:paraId="1D712982" w14:textId="77777777" w:rsidR="00360300" w:rsidRDefault="00360300" w:rsidP="00360300">
      <w:r>
        <w:t xml:space="preserve">Distal insertion: </w:t>
      </w:r>
    </w:p>
    <w:p w14:paraId="19522144" w14:textId="77777777" w:rsidR="00360300" w:rsidRDefault="00360300" w:rsidP="00360300">
      <w:pPr>
        <w:pStyle w:val="ListParagraph"/>
        <w:numPr>
          <w:ilvl w:val="0"/>
          <w:numId w:val="102"/>
        </w:numPr>
      </w:pPr>
      <w:r>
        <w:t>*oblique line of the thyroid cartilage of the larynx</w:t>
      </w:r>
    </w:p>
    <w:p w14:paraId="7ED2FAA7" w14:textId="77777777" w:rsidR="00360300" w:rsidRDefault="00360300" w:rsidP="00360300">
      <w:pPr>
        <w:pStyle w:val="ListParagraph"/>
        <w:numPr>
          <w:ilvl w:val="0"/>
          <w:numId w:val="102"/>
        </w:numPr>
      </w:pPr>
      <w:r>
        <w:t>body of the hyoid bone</w:t>
      </w:r>
    </w:p>
    <w:p w14:paraId="7EE6C769" w14:textId="77777777" w:rsidR="00360300" w:rsidRDefault="00360300" w:rsidP="00360300">
      <w:pPr>
        <w:pStyle w:val="ListParagraph"/>
        <w:numPr>
          <w:ilvl w:val="0"/>
          <w:numId w:val="102"/>
        </w:numPr>
      </w:pPr>
      <w:r>
        <w:t>intermediate tendon of the digastric muscle</w:t>
      </w:r>
    </w:p>
    <w:p w14:paraId="767CF2F7" w14:textId="77777777" w:rsidR="00360300" w:rsidRDefault="00360300" w:rsidP="00360300">
      <w:pPr>
        <w:pStyle w:val="ListParagraph"/>
        <w:numPr>
          <w:ilvl w:val="0"/>
          <w:numId w:val="102"/>
        </w:numPr>
      </w:pPr>
      <w:r>
        <w:t>styloid process of the temporal bone</w:t>
      </w:r>
    </w:p>
    <w:p w14:paraId="3281D642" w14:textId="77777777" w:rsidR="00360300" w:rsidRDefault="00360300" w:rsidP="00360300"/>
    <w:p w14:paraId="3A056470" w14:textId="77777777" w:rsidR="00360300" w:rsidRDefault="00360300" w:rsidP="00360300">
      <w:r>
        <w:t xml:space="preserve">Innervation: </w:t>
      </w:r>
    </w:p>
    <w:p w14:paraId="7BEAFAF2" w14:textId="77777777" w:rsidR="00360300" w:rsidRDefault="00360300" w:rsidP="00360300">
      <w:pPr>
        <w:pStyle w:val="ListParagraph"/>
        <w:numPr>
          <w:ilvl w:val="0"/>
          <w:numId w:val="101"/>
        </w:numPr>
      </w:pPr>
      <w:r>
        <w:t>*C1-C3</w:t>
      </w:r>
    </w:p>
    <w:p w14:paraId="00AA0317" w14:textId="77777777" w:rsidR="00360300" w:rsidRDefault="00360300" w:rsidP="00360300">
      <w:pPr>
        <w:pStyle w:val="ListParagraph"/>
        <w:numPr>
          <w:ilvl w:val="0"/>
          <w:numId w:val="101"/>
        </w:numPr>
      </w:pPr>
      <w:r>
        <w:t>Facial</w:t>
      </w:r>
    </w:p>
    <w:p w14:paraId="15452F7F" w14:textId="77777777" w:rsidR="00360300" w:rsidRPr="00CB6C39" w:rsidRDefault="00360300" w:rsidP="00360300">
      <w:pPr>
        <w:pStyle w:val="ListParagraph"/>
        <w:numPr>
          <w:ilvl w:val="0"/>
          <w:numId w:val="101"/>
        </w:numPr>
        <w:rPr>
          <w:b/>
          <w:bCs/>
        </w:rPr>
      </w:pPr>
      <w:r>
        <w:t>CN XII</w:t>
      </w:r>
    </w:p>
    <w:p w14:paraId="1A3BE013" w14:textId="77777777" w:rsidR="00360300" w:rsidRDefault="00360300" w:rsidP="00360300">
      <w:pPr>
        <w:pStyle w:val="ListParagraph"/>
        <w:numPr>
          <w:ilvl w:val="0"/>
          <w:numId w:val="101"/>
        </w:numPr>
      </w:pPr>
      <w:r>
        <w:t>accessory nerve (CN XI)</w:t>
      </w:r>
    </w:p>
    <w:p w14:paraId="060FFC14" w14:textId="77777777" w:rsidR="00360300" w:rsidRDefault="00360300" w:rsidP="00360300"/>
    <w:p w14:paraId="2E464BD1" w14:textId="77777777" w:rsidR="00360300" w:rsidRDefault="00360300" w:rsidP="00360300">
      <w:r>
        <w:t xml:space="preserve">Action: </w:t>
      </w:r>
    </w:p>
    <w:p w14:paraId="59D76A20" w14:textId="77777777" w:rsidR="00360300" w:rsidRDefault="00360300" w:rsidP="00360300">
      <w:pPr>
        <w:pStyle w:val="ListParagraph"/>
        <w:numPr>
          <w:ilvl w:val="0"/>
          <w:numId w:val="103"/>
        </w:numPr>
      </w:pPr>
      <w:r>
        <w:t>*depresses larynx</w:t>
      </w:r>
    </w:p>
    <w:p w14:paraId="380F43FA" w14:textId="77777777" w:rsidR="00360300" w:rsidRDefault="00360300" w:rsidP="00360300">
      <w:pPr>
        <w:pStyle w:val="ListParagraph"/>
        <w:numPr>
          <w:ilvl w:val="0"/>
          <w:numId w:val="103"/>
        </w:numPr>
      </w:pPr>
      <w:r>
        <w:t>elevates floor of the mouth</w:t>
      </w:r>
    </w:p>
    <w:p w14:paraId="3CAF90A8" w14:textId="77777777" w:rsidR="00360300" w:rsidRDefault="00360300" w:rsidP="00360300">
      <w:pPr>
        <w:pStyle w:val="ListParagraph"/>
        <w:numPr>
          <w:ilvl w:val="0"/>
          <w:numId w:val="103"/>
        </w:numPr>
      </w:pPr>
      <w:r>
        <w:t>depresses mandible</w:t>
      </w:r>
    </w:p>
    <w:p w14:paraId="364D57C5" w14:textId="77777777" w:rsidR="00360300" w:rsidRDefault="00360300" w:rsidP="00360300">
      <w:pPr>
        <w:pStyle w:val="ListParagraph"/>
        <w:numPr>
          <w:ilvl w:val="0"/>
          <w:numId w:val="103"/>
        </w:numPr>
      </w:pPr>
      <w:r>
        <w:t>depresses hyoid bone</w:t>
      </w:r>
    </w:p>
    <w:p w14:paraId="502CF922" w14:textId="77777777" w:rsidR="00360300" w:rsidRDefault="00360300" w:rsidP="00360300"/>
    <w:p w14:paraId="685E5BA6" w14:textId="77777777" w:rsidR="00360300" w:rsidRDefault="00360300" w:rsidP="00360300">
      <w:pPr>
        <w:pStyle w:val="Heading2"/>
      </w:pPr>
      <w:r>
        <w:t>Card ID: 1.39</w:t>
      </w:r>
    </w:p>
    <w:p w14:paraId="06EEE865" w14:textId="77777777" w:rsidR="00360300" w:rsidRDefault="00360300" w:rsidP="00360300">
      <w:r>
        <w:t>Image file: L1344_760050</w:t>
      </w:r>
    </w:p>
    <w:p w14:paraId="16560C30" w14:textId="77777777" w:rsidR="00360300" w:rsidRDefault="00360300" w:rsidP="00360300">
      <w:r>
        <w:rPr>
          <w:noProof/>
        </w:rPr>
        <w:drawing>
          <wp:inline distT="0" distB="0" distL="0" distR="0" wp14:anchorId="77DDA16E" wp14:editId="0C86E250">
            <wp:extent cx="1828800" cy="119659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4854" w14:textId="77777777" w:rsidR="00360300" w:rsidRDefault="00360300" w:rsidP="00360300">
      <w:pPr>
        <w:rPr>
          <w:ins w:id="13" w:author="Claire Copa" w:date="2026-07-15T11:20:00Z" w16du:dateUtc="2026-07-15T15:20:00Z"/>
        </w:rPr>
      </w:pPr>
      <w:r w:rsidRPr="00167F9B">
        <w:t>Title: Thyrohyoid</w:t>
      </w:r>
    </w:p>
    <w:p w14:paraId="045E9A3D" w14:textId="77777777" w:rsidR="00167F9B" w:rsidRDefault="00167F9B" w:rsidP="00167F9B">
      <w:r>
        <w:t>Activity Interaction: Select all that apply</w:t>
      </w:r>
      <w:r w:rsidRPr="00B417F4">
        <w:t xml:space="preserve"> </w:t>
      </w:r>
    </w:p>
    <w:p w14:paraId="575339DA" w14:textId="77777777" w:rsidR="00360300" w:rsidRDefault="00360300" w:rsidP="00360300">
      <w:r>
        <w:rPr>
          <w:b/>
        </w:rPr>
        <w:lastRenderedPageBreak/>
        <w:t>Back-of-Card Content:</w:t>
      </w:r>
    </w:p>
    <w:p w14:paraId="2EDF3431" w14:textId="77777777" w:rsidR="00360300" w:rsidRDefault="00360300" w:rsidP="00360300">
      <w:r>
        <w:t>Proximal insertion:</w:t>
      </w:r>
    </w:p>
    <w:p w14:paraId="43E20707" w14:textId="77777777" w:rsidR="00360300" w:rsidRDefault="00360300" w:rsidP="00360300">
      <w:pPr>
        <w:pStyle w:val="ListParagraph"/>
        <w:numPr>
          <w:ilvl w:val="0"/>
          <w:numId w:val="107"/>
        </w:numPr>
      </w:pPr>
      <w:r>
        <w:t>*oblique line of the thyroid cartilage</w:t>
      </w:r>
    </w:p>
    <w:p w14:paraId="51347F78" w14:textId="77777777" w:rsidR="00360300" w:rsidRDefault="00360300" w:rsidP="00360300">
      <w:pPr>
        <w:pStyle w:val="ListParagraph"/>
        <w:numPr>
          <w:ilvl w:val="0"/>
          <w:numId w:val="107"/>
        </w:numPr>
      </w:pPr>
      <w:r>
        <w:t>body of the hyoid bone</w:t>
      </w:r>
    </w:p>
    <w:p w14:paraId="660AF5F5" w14:textId="77777777" w:rsidR="00360300" w:rsidRDefault="00360300" w:rsidP="00360300">
      <w:pPr>
        <w:pStyle w:val="ListParagraph"/>
        <w:numPr>
          <w:ilvl w:val="0"/>
          <w:numId w:val="107"/>
        </w:numPr>
      </w:pPr>
      <w:r>
        <w:t>intermediate tendon of the digastric muscle</w:t>
      </w:r>
    </w:p>
    <w:p w14:paraId="4D8AB043" w14:textId="77777777" w:rsidR="00360300" w:rsidRDefault="00360300" w:rsidP="00360300"/>
    <w:p w14:paraId="5C98E8A2" w14:textId="77777777" w:rsidR="00360300" w:rsidRDefault="00360300" w:rsidP="00360300">
      <w:r>
        <w:t xml:space="preserve">Distal insertion: </w:t>
      </w:r>
    </w:p>
    <w:p w14:paraId="71217713" w14:textId="77777777" w:rsidR="00360300" w:rsidRDefault="00360300" w:rsidP="00360300">
      <w:pPr>
        <w:pStyle w:val="ListParagraph"/>
        <w:numPr>
          <w:ilvl w:val="0"/>
          <w:numId w:val="108"/>
        </w:numPr>
      </w:pPr>
      <w:r>
        <w:t>*body and greater horn of the hyoid bone</w:t>
      </w:r>
    </w:p>
    <w:p w14:paraId="2BE20725" w14:textId="77777777" w:rsidR="00360300" w:rsidRDefault="00360300" w:rsidP="00360300">
      <w:pPr>
        <w:pStyle w:val="ListParagraph"/>
        <w:numPr>
          <w:ilvl w:val="0"/>
          <w:numId w:val="108"/>
        </w:numPr>
      </w:pPr>
      <w:r>
        <w:t>mylohyoid raphe and body of the hyoid bone</w:t>
      </w:r>
    </w:p>
    <w:p w14:paraId="1938D802" w14:textId="77777777" w:rsidR="00360300" w:rsidRDefault="00360300" w:rsidP="00360300">
      <w:pPr>
        <w:pStyle w:val="ListParagraph"/>
        <w:numPr>
          <w:ilvl w:val="0"/>
          <w:numId w:val="108"/>
        </w:numPr>
      </w:pPr>
      <w:r>
        <w:t>digastric fossa of the mandible</w:t>
      </w:r>
    </w:p>
    <w:p w14:paraId="34C375BB" w14:textId="77777777" w:rsidR="00360300" w:rsidRDefault="00360300" w:rsidP="00360300">
      <w:pPr>
        <w:pStyle w:val="ListParagraph"/>
        <w:numPr>
          <w:ilvl w:val="0"/>
          <w:numId w:val="108"/>
        </w:numPr>
      </w:pPr>
      <w:r>
        <w:t>inferior mental spine of the mandible</w:t>
      </w:r>
    </w:p>
    <w:p w14:paraId="498858D4" w14:textId="77777777" w:rsidR="00360300" w:rsidRDefault="00360300" w:rsidP="00360300"/>
    <w:p w14:paraId="0EC4AB50" w14:textId="77777777" w:rsidR="00360300" w:rsidRDefault="00360300" w:rsidP="00360300">
      <w:r>
        <w:t xml:space="preserve">Innervation: </w:t>
      </w:r>
    </w:p>
    <w:p w14:paraId="29ECDDED" w14:textId="77777777" w:rsidR="00360300" w:rsidRDefault="00360300" w:rsidP="00360300">
      <w:pPr>
        <w:pStyle w:val="ListParagraph"/>
        <w:numPr>
          <w:ilvl w:val="0"/>
          <w:numId w:val="105"/>
        </w:numPr>
      </w:pPr>
      <w:r>
        <w:t>*C1</w:t>
      </w:r>
    </w:p>
    <w:p w14:paraId="7F0A99F8" w14:textId="77777777" w:rsidR="00360300" w:rsidRDefault="00360300" w:rsidP="00360300">
      <w:pPr>
        <w:pStyle w:val="ListParagraph"/>
        <w:numPr>
          <w:ilvl w:val="0"/>
          <w:numId w:val="105"/>
        </w:numPr>
      </w:pPr>
      <w:r>
        <w:t>*CN XII</w:t>
      </w:r>
    </w:p>
    <w:p w14:paraId="54C1CD3B" w14:textId="77777777" w:rsidR="00360300" w:rsidRDefault="00360300" w:rsidP="00360300">
      <w:pPr>
        <w:pStyle w:val="ListParagraph"/>
        <w:numPr>
          <w:ilvl w:val="0"/>
          <w:numId w:val="105"/>
        </w:numPr>
      </w:pPr>
      <w:r>
        <w:t>accessory nerve (CN XI)</w:t>
      </w:r>
    </w:p>
    <w:p w14:paraId="29EB404E" w14:textId="77777777" w:rsidR="00360300" w:rsidRDefault="00360300" w:rsidP="00360300">
      <w:pPr>
        <w:pStyle w:val="ListParagraph"/>
        <w:numPr>
          <w:ilvl w:val="0"/>
          <w:numId w:val="105"/>
        </w:numPr>
      </w:pPr>
      <w:r>
        <w:t>facial</w:t>
      </w:r>
    </w:p>
    <w:p w14:paraId="410EAB14" w14:textId="77777777" w:rsidR="00360300" w:rsidRDefault="00360300" w:rsidP="00360300">
      <w:r>
        <w:t xml:space="preserve">Action: </w:t>
      </w:r>
    </w:p>
    <w:p w14:paraId="6AC607B0" w14:textId="77777777" w:rsidR="00360300" w:rsidRDefault="00360300" w:rsidP="00360300">
      <w:pPr>
        <w:pStyle w:val="ListParagraph"/>
        <w:numPr>
          <w:ilvl w:val="0"/>
          <w:numId w:val="104"/>
        </w:numPr>
      </w:pPr>
      <w:r>
        <w:t>*depresses hyoid bone</w:t>
      </w:r>
    </w:p>
    <w:p w14:paraId="4A21DA95" w14:textId="77777777" w:rsidR="00360300" w:rsidRDefault="00360300" w:rsidP="00360300">
      <w:pPr>
        <w:pStyle w:val="ListParagraph"/>
        <w:numPr>
          <w:ilvl w:val="0"/>
          <w:numId w:val="104"/>
        </w:numPr>
      </w:pPr>
      <w:r>
        <w:t>*elevates larynx</w:t>
      </w:r>
    </w:p>
    <w:p w14:paraId="0FCB527C" w14:textId="77777777" w:rsidR="00360300" w:rsidRDefault="00360300" w:rsidP="00360300">
      <w:pPr>
        <w:pStyle w:val="ListParagraph"/>
        <w:numPr>
          <w:ilvl w:val="0"/>
          <w:numId w:val="104"/>
        </w:numPr>
      </w:pPr>
      <w:r>
        <w:t>elevates hyoid bone</w:t>
      </w:r>
    </w:p>
    <w:p w14:paraId="0628160C" w14:textId="77777777" w:rsidR="00360300" w:rsidRDefault="00360300" w:rsidP="00360300">
      <w:pPr>
        <w:pStyle w:val="ListParagraph"/>
        <w:numPr>
          <w:ilvl w:val="0"/>
          <w:numId w:val="104"/>
        </w:numPr>
      </w:pPr>
      <w:r>
        <w:t>elevates floor of the mouth</w:t>
      </w:r>
    </w:p>
    <w:p w14:paraId="4AE28A46" w14:textId="77777777" w:rsidR="00360300" w:rsidRDefault="00360300" w:rsidP="00360300">
      <w:pPr>
        <w:pStyle w:val="Heading2"/>
      </w:pPr>
      <w:r>
        <w:t>Card ID: 1.40</w:t>
      </w:r>
    </w:p>
    <w:p w14:paraId="6FDF76F1" w14:textId="77777777" w:rsidR="00360300" w:rsidRDefault="00360300" w:rsidP="00360300">
      <w:r>
        <w:t>Image file: L1344_760051</w:t>
      </w:r>
    </w:p>
    <w:p w14:paraId="6AE301BF" w14:textId="77777777" w:rsidR="00360300" w:rsidRDefault="00360300" w:rsidP="00360300">
      <w:r>
        <w:rPr>
          <w:noProof/>
        </w:rPr>
        <w:drawing>
          <wp:inline distT="0" distB="0" distL="0" distR="0" wp14:anchorId="2DA4D986" wp14:editId="2839C7F1">
            <wp:extent cx="1828800" cy="119659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E284" w14:textId="77777777" w:rsidR="00360300" w:rsidRDefault="00360300" w:rsidP="00360300">
      <w:pPr>
        <w:rPr>
          <w:ins w:id="14" w:author="Claire Copa" w:date="2026-07-15T11:20:00Z" w16du:dateUtc="2026-07-15T15:20:00Z"/>
        </w:rPr>
      </w:pPr>
      <w:r w:rsidRPr="00167F9B">
        <w:t>Title: Anterior scalene</w:t>
      </w:r>
    </w:p>
    <w:p w14:paraId="20B16CB2" w14:textId="77777777" w:rsidR="00167F9B" w:rsidRDefault="00167F9B" w:rsidP="00167F9B">
      <w:r>
        <w:t>Activity Interaction: Select all that apply</w:t>
      </w:r>
      <w:r w:rsidRPr="00B417F4">
        <w:t xml:space="preserve"> </w:t>
      </w:r>
    </w:p>
    <w:p w14:paraId="4380485A" w14:textId="77777777" w:rsidR="00360300" w:rsidRDefault="00360300" w:rsidP="00360300">
      <w:r>
        <w:rPr>
          <w:b/>
        </w:rPr>
        <w:lastRenderedPageBreak/>
        <w:t>Back-of-Card Content:</w:t>
      </w:r>
    </w:p>
    <w:p w14:paraId="2B6485E1" w14:textId="77777777" w:rsidR="00360300" w:rsidRDefault="00360300" w:rsidP="00360300">
      <w:r>
        <w:t xml:space="preserve">Proximal insertion: </w:t>
      </w:r>
    </w:p>
    <w:p w14:paraId="4A70D2C4" w14:textId="77777777" w:rsidR="00360300" w:rsidRDefault="00360300" w:rsidP="00360300">
      <w:pPr>
        <w:pStyle w:val="ListParagraph"/>
        <w:numPr>
          <w:ilvl w:val="0"/>
          <w:numId w:val="109"/>
        </w:numPr>
      </w:pPr>
      <w:r>
        <w:t>*anterior tubercles of the transverse processes of the vertebrae C3-C6</w:t>
      </w:r>
    </w:p>
    <w:p w14:paraId="655294B9" w14:textId="77777777" w:rsidR="00360300" w:rsidRDefault="00360300" w:rsidP="00360300">
      <w:pPr>
        <w:pStyle w:val="ListParagraph"/>
        <w:numPr>
          <w:ilvl w:val="0"/>
          <w:numId w:val="109"/>
        </w:numPr>
      </w:pPr>
      <w:r>
        <w:t>posterior tubercles of the transverse processes of C5-C7</w:t>
      </w:r>
    </w:p>
    <w:p w14:paraId="2C207026" w14:textId="77777777" w:rsidR="00360300" w:rsidRDefault="00360300" w:rsidP="00360300">
      <w:pPr>
        <w:pStyle w:val="ListParagraph"/>
        <w:numPr>
          <w:ilvl w:val="0"/>
          <w:numId w:val="109"/>
        </w:numPr>
      </w:pPr>
      <w:r>
        <w:t>posterior tubercles of the transverse processes of C2-C7</w:t>
      </w:r>
    </w:p>
    <w:p w14:paraId="737B2DB4" w14:textId="77777777" w:rsidR="00360300" w:rsidRDefault="00360300" w:rsidP="00360300"/>
    <w:p w14:paraId="579552AB" w14:textId="77777777" w:rsidR="00360300" w:rsidRDefault="00360300" w:rsidP="00360300">
      <w:r>
        <w:t xml:space="preserve">Distal insertion: </w:t>
      </w:r>
    </w:p>
    <w:p w14:paraId="169142C4" w14:textId="77777777" w:rsidR="00360300" w:rsidRDefault="00360300" w:rsidP="00360300">
      <w:pPr>
        <w:pStyle w:val="ListParagraph"/>
        <w:numPr>
          <w:ilvl w:val="0"/>
          <w:numId w:val="110"/>
        </w:numPr>
      </w:pPr>
      <w:r>
        <w:t>*scalene tubercle of the first rib</w:t>
      </w:r>
      <w:r w:rsidRPr="00541FDF">
        <w:t xml:space="preserve"> </w:t>
      </w:r>
    </w:p>
    <w:p w14:paraId="5DBB081B" w14:textId="77777777" w:rsidR="00360300" w:rsidRDefault="00360300" w:rsidP="00360300">
      <w:pPr>
        <w:pStyle w:val="ListParagraph"/>
        <w:numPr>
          <w:ilvl w:val="0"/>
          <w:numId w:val="110"/>
        </w:numPr>
      </w:pPr>
      <w:r>
        <w:t>lateral surface of the second rib</w:t>
      </w:r>
    </w:p>
    <w:p w14:paraId="6B32E8C5" w14:textId="77777777" w:rsidR="00360300" w:rsidRDefault="00360300" w:rsidP="00360300">
      <w:pPr>
        <w:pStyle w:val="ListParagraph"/>
        <w:numPr>
          <w:ilvl w:val="0"/>
          <w:numId w:val="110"/>
        </w:numPr>
      </w:pPr>
      <w:r>
        <w:t>upper surface of the first rib behind the subclavian artery</w:t>
      </w:r>
    </w:p>
    <w:p w14:paraId="1B18BC2A" w14:textId="77777777" w:rsidR="00360300" w:rsidRDefault="00360300" w:rsidP="00360300"/>
    <w:p w14:paraId="1EF74EA2" w14:textId="77777777" w:rsidR="00360300" w:rsidRDefault="00360300" w:rsidP="00360300">
      <w:r>
        <w:t xml:space="preserve">Innervation: </w:t>
      </w:r>
    </w:p>
    <w:p w14:paraId="1090593F" w14:textId="77777777" w:rsidR="00360300" w:rsidRDefault="00360300" w:rsidP="00360300">
      <w:pPr>
        <w:pStyle w:val="ListParagraph"/>
        <w:numPr>
          <w:ilvl w:val="0"/>
          <w:numId w:val="111"/>
        </w:numPr>
      </w:pPr>
      <w:r>
        <w:t>*brachial plexus, C5-C7</w:t>
      </w:r>
    </w:p>
    <w:p w14:paraId="0CBC88CD" w14:textId="77777777" w:rsidR="00360300" w:rsidRDefault="00360300" w:rsidP="00360300">
      <w:pPr>
        <w:pStyle w:val="ListParagraph"/>
        <w:numPr>
          <w:ilvl w:val="0"/>
          <w:numId w:val="111"/>
        </w:numPr>
      </w:pPr>
      <w:r>
        <w:t>brachial plexus, C7-C8</w:t>
      </w:r>
    </w:p>
    <w:p w14:paraId="37D8DBD1" w14:textId="77777777" w:rsidR="00360300" w:rsidRDefault="00360300" w:rsidP="00360300">
      <w:pPr>
        <w:pStyle w:val="ListParagraph"/>
        <w:numPr>
          <w:ilvl w:val="0"/>
          <w:numId w:val="111"/>
        </w:numPr>
      </w:pPr>
      <w:r>
        <w:t>brachial plexus, C3-C8</w:t>
      </w:r>
    </w:p>
    <w:p w14:paraId="1575B55F" w14:textId="77777777" w:rsidR="00360300" w:rsidRDefault="00360300" w:rsidP="00360300"/>
    <w:p w14:paraId="5FBBCC2F" w14:textId="77777777" w:rsidR="00360300" w:rsidRDefault="00360300" w:rsidP="00360300">
      <w:r>
        <w:t xml:space="preserve">Action: </w:t>
      </w:r>
    </w:p>
    <w:p w14:paraId="42951CA3" w14:textId="77777777" w:rsidR="00360300" w:rsidRDefault="00360300" w:rsidP="00360300">
      <w:pPr>
        <w:pStyle w:val="ListParagraph"/>
        <w:numPr>
          <w:ilvl w:val="0"/>
          <w:numId w:val="112"/>
        </w:numPr>
      </w:pPr>
      <w:r>
        <w:t>*flexes, rotates, side bends neck, elevates first rib</w:t>
      </w:r>
    </w:p>
    <w:p w14:paraId="6D7872D4" w14:textId="77777777" w:rsidR="00360300" w:rsidRDefault="00360300" w:rsidP="00360300">
      <w:pPr>
        <w:pStyle w:val="ListParagraph"/>
        <w:numPr>
          <w:ilvl w:val="0"/>
          <w:numId w:val="112"/>
        </w:numPr>
      </w:pPr>
      <w:r>
        <w:t>side bends neck, elevates second rib</w:t>
      </w:r>
    </w:p>
    <w:p w14:paraId="40DA1225" w14:textId="77777777" w:rsidR="00360300" w:rsidRDefault="00360300" w:rsidP="00360300">
      <w:pPr>
        <w:pStyle w:val="ListParagraph"/>
        <w:numPr>
          <w:ilvl w:val="0"/>
          <w:numId w:val="112"/>
        </w:numPr>
      </w:pPr>
      <w:r>
        <w:t>side bend neck, elevate first rib</w:t>
      </w:r>
    </w:p>
    <w:p w14:paraId="08F6FB46" w14:textId="77777777" w:rsidR="00360300" w:rsidRDefault="00360300" w:rsidP="00360300"/>
    <w:p w14:paraId="06125A24" w14:textId="77777777" w:rsidR="00360300" w:rsidRDefault="00360300" w:rsidP="00360300"/>
    <w:p w14:paraId="0918C2EA" w14:textId="77777777" w:rsidR="00360300" w:rsidRDefault="00360300" w:rsidP="00360300">
      <w:pPr>
        <w:pStyle w:val="Heading2"/>
      </w:pPr>
      <w:r>
        <w:t>Card ID: 1.41</w:t>
      </w:r>
    </w:p>
    <w:p w14:paraId="15FA4874" w14:textId="77777777" w:rsidR="00360300" w:rsidRDefault="00360300" w:rsidP="00360300">
      <w:r>
        <w:t>Image file: L1344_760052</w:t>
      </w:r>
    </w:p>
    <w:p w14:paraId="3DBA3B85" w14:textId="77777777" w:rsidR="00360300" w:rsidRDefault="00360300" w:rsidP="00360300">
      <w:r>
        <w:rPr>
          <w:noProof/>
        </w:rPr>
        <w:drawing>
          <wp:inline distT="0" distB="0" distL="0" distR="0" wp14:anchorId="4BB82F5C" wp14:editId="73FDA8D9">
            <wp:extent cx="1828800" cy="119659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2BB1" w14:textId="77777777" w:rsidR="00360300" w:rsidRDefault="00360300" w:rsidP="00360300">
      <w:pPr>
        <w:rPr>
          <w:ins w:id="15" w:author="Claire Copa" w:date="2026-07-15T11:20:00Z" w16du:dateUtc="2026-07-15T15:20:00Z"/>
        </w:rPr>
      </w:pPr>
      <w:r w:rsidRPr="00167F9B">
        <w:t>Title: Middle scalene</w:t>
      </w:r>
    </w:p>
    <w:p w14:paraId="6AD91B7E" w14:textId="77777777" w:rsidR="00167F9B" w:rsidRDefault="00167F9B" w:rsidP="00167F9B">
      <w:r>
        <w:lastRenderedPageBreak/>
        <w:t>Activity Interaction: Select all that apply</w:t>
      </w:r>
      <w:r w:rsidRPr="00B417F4">
        <w:t xml:space="preserve"> </w:t>
      </w:r>
    </w:p>
    <w:p w14:paraId="5FD51A02" w14:textId="77777777" w:rsidR="00360300" w:rsidRDefault="00360300" w:rsidP="00360300">
      <w:r>
        <w:rPr>
          <w:b/>
        </w:rPr>
        <w:t>Back-of-Card Content:</w:t>
      </w:r>
    </w:p>
    <w:p w14:paraId="0D53A05D" w14:textId="77777777" w:rsidR="00360300" w:rsidRDefault="00360300" w:rsidP="00360300">
      <w:r>
        <w:t>Proximal insertion:</w:t>
      </w:r>
    </w:p>
    <w:p w14:paraId="5C3BB6E5" w14:textId="77777777" w:rsidR="00360300" w:rsidRDefault="00360300" w:rsidP="00360300">
      <w:pPr>
        <w:pStyle w:val="ListParagraph"/>
        <w:numPr>
          <w:ilvl w:val="0"/>
          <w:numId w:val="113"/>
        </w:numPr>
      </w:pPr>
      <w:r>
        <w:t>anterior tubercles of the transverse processes of the vertebrae C3-C6</w:t>
      </w:r>
    </w:p>
    <w:p w14:paraId="79E46859" w14:textId="77777777" w:rsidR="00360300" w:rsidRDefault="00360300" w:rsidP="00360300">
      <w:pPr>
        <w:pStyle w:val="ListParagraph"/>
        <w:numPr>
          <w:ilvl w:val="0"/>
          <w:numId w:val="113"/>
        </w:numPr>
      </w:pPr>
      <w:r>
        <w:t>posterior tubercles of the transverse processes of C5-T1</w:t>
      </w:r>
    </w:p>
    <w:p w14:paraId="4A841385" w14:textId="77777777" w:rsidR="00360300" w:rsidRDefault="00360300" w:rsidP="00360300">
      <w:pPr>
        <w:pStyle w:val="ListParagraph"/>
        <w:numPr>
          <w:ilvl w:val="0"/>
          <w:numId w:val="113"/>
        </w:numPr>
      </w:pPr>
      <w:r>
        <w:t>*posterior tubercles of the transverse processes of C2-C7</w:t>
      </w:r>
    </w:p>
    <w:p w14:paraId="47EDB274" w14:textId="77777777" w:rsidR="00360300" w:rsidRDefault="00360300" w:rsidP="00360300">
      <w:r>
        <w:t xml:space="preserve">Distal insertion: </w:t>
      </w:r>
    </w:p>
    <w:p w14:paraId="04E3DD84" w14:textId="77777777" w:rsidR="00360300" w:rsidRDefault="00360300" w:rsidP="00360300">
      <w:pPr>
        <w:pStyle w:val="ListParagraph"/>
        <w:numPr>
          <w:ilvl w:val="0"/>
          <w:numId w:val="114"/>
        </w:numPr>
      </w:pPr>
      <w:r>
        <w:t>scalene tubercle of the first rib</w:t>
      </w:r>
      <w:r w:rsidRPr="00541FDF">
        <w:t xml:space="preserve"> </w:t>
      </w:r>
    </w:p>
    <w:p w14:paraId="34B5CE78" w14:textId="77777777" w:rsidR="00360300" w:rsidRDefault="00360300" w:rsidP="00360300">
      <w:pPr>
        <w:pStyle w:val="ListParagraph"/>
        <w:numPr>
          <w:ilvl w:val="0"/>
          <w:numId w:val="114"/>
        </w:numPr>
      </w:pPr>
      <w:r>
        <w:t>lateral surface of the second rib</w:t>
      </w:r>
    </w:p>
    <w:p w14:paraId="3DBEB04E" w14:textId="77777777" w:rsidR="00360300" w:rsidRDefault="00360300" w:rsidP="00360300">
      <w:pPr>
        <w:pStyle w:val="ListParagraph"/>
        <w:numPr>
          <w:ilvl w:val="0"/>
          <w:numId w:val="114"/>
        </w:numPr>
      </w:pPr>
      <w:r>
        <w:t>*upper surface of the first rib behind the subclavian artery</w:t>
      </w:r>
    </w:p>
    <w:p w14:paraId="577E6A97" w14:textId="77777777" w:rsidR="00360300" w:rsidRDefault="00360300" w:rsidP="00360300"/>
    <w:p w14:paraId="27CBFCEC" w14:textId="77777777" w:rsidR="00360300" w:rsidRDefault="00360300" w:rsidP="00360300">
      <w:r>
        <w:t xml:space="preserve">Innervation: </w:t>
      </w:r>
    </w:p>
    <w:p w14:paraId="57B2A9F2" w14:textId="77777777" w:rsidR="00360300" w:rsidRDefault="00360300" w:rsidP="00360300">
      <w:pPr>
        <w:pStyle w:val="ListParagraph"/>
        <w:numPr>
          <w:ilvl w:val="0"/>
          <w:numId w:val="115"/>
        </w:numPr>
      </w:pPr>
      <w:r>
        <w:t>brachial plexus, C5-C7</w:t>
      </w:r>
    </w:p>
    <w:p w14:paraId="7C2E9C4D" w14:textId="77777777" w:rsidR="00360300" w:rsidRDefault="00360300" w:rsidP="00360300">
      <w:pPr>
        <w:pStyle w:val="ListParagraph"/>
        <w:numPr>
          <w:ilvl w:val="0"/>
          <w:numId w:val="115"/>
        </w:numPr>
      </w:pPr>
      <w:r>
        <w:t>brachial plexus, C7-C8</w:t>
      </w:r>
    </w:p>
    <w:p w14:paraId="232F2BB0" w14:textId="77777777" w:rsidR="00360300" w:rsidRDefault="00360300" w:rsidP="00360300">
      <w:pPr>
        <w:pStyle w:val="ListParagraph"/>
        <w:numPr>
          <w:ilvl w:val="0"/>
          <w:numId w:val="115"/>
        </w:numPr>
      </w:pPr>
      <w:r>
        <w:t>*brachial plexus, C3-C8</w:t>
      </w:r>
    </w:p>
    <w:p w14:paraId="63ABC033" w14:textId="77777777" w:rsidR="00360300" w:rsidRDefault="00360300" w:rsidP="00360300"/>
    <w:p w14:paraId="4EF94662" w14:textId="77777777" w:rsidR="00360300" w:rsidRDefault="00360300" w:rsidP="00360300">
      <w:r>
        <w:t xml:space="preserve">Action: </w:t>
      </w:r>
    </w:p>
    <w:p w14:paraId="4C0DFFFB" w14:textId="77777777" w:rsidR="00360300" w:rsidRDefault="00360300" w:rsidP="00360300">
      <w:pPr>
        <w:pStyle w:val="ListParagraph"/>
        <w:numPr>
          <w:ilvl w:val="0"/>
          <w:numId w:val="116"/>
        </w:numPr>
      </w:pPr>
      <w:r>
        <w:t>flexes, rotates, side bends neck, elevates first rib</w:t>
      </w:r>
    </w:p>
    <w:p w14:paraId="50222CFB" w14:textId="77777777" w:rsidR="00360300" w:rsidRDefault="00360300" w:rsidP="00360300">
      <w:pPr>
        <w:pStyle w:val="ListParagraph"/>
        <w:numPr>
          <w:ilvl w:val="0"/>
          <w:numId w:val="116"/>
        </w:numPr>
      </w:pPr>
      <w:r>
        <w:t>side bends neck, elevates second rib</w:t>
      </w:r>
    </w:p>
    <w:p w14:paraId="4A246922" w14:textId="77777777" w:rsidR="00360300" w:rsidRDefault="00360300" w:rsidP="00360300">
      <w:pPr>
        <w:pStyle w:val="ListParagraph"/>
        <w:numPr>
          <w:ilvl w:val="0"/>
          <w:numId w:val="116"/>
        </w:numPr>
      </w:pPr>
      <w:r>
        <w:t>*side bend neck, elevate first rib</w:t>
      </w:r>
    </w:p>
    <w:p w14:paraId="71E20FEB" w14:textId="77777777" w:rsidR="00360300" w:rsidRDefault="00360300" w:rsidP="00360300"/>
    <w:p w14:paraId="0889B105" w14:textId="77777777" w:rsidR="00360300" w:rsidRDefault="00360300" w:rsidP="00360300">
      <w:pPr>
        <w:pStyle w:val="Heading2"/>
      </w:pPr>
      <w:r>
        <w:t>Card ID: 1.42</w:t>
      </w:r>
    </w:p>
    <w:p w14:paraId="2558D007" w14:textId="77777777" w:rsidR="00360300" w:rsidRDefault="00360300" w:rsidP="00360300">
      <w:r>
        <w:t>Image file: L1344_760053</w:t>
      </w:r>
    </w:p>
    <w:p w14:paraId="5B3173C2" w14:textId="77777777" w:rsidR="00360300" w:rsidRDefault="00360300" w:rsidP="00360300">
      <w:r>
        <w:rPr>
          <w:noProof/>
        </w:rPr>
        <w:drawing>
          <wp:inline distT="0" distB="0" distL="0" distR="0" wp14:anchorId="65437129" wp14:editId="67591420">
            <wp:extent cx="1828800" cy="119659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C3CE" w14:textId="77777777" w:rsidR="00360300" w:rsidRDefault="00360300" w:rsidP="00360300">
      <w:pPr>
        <w:rPr>
          <w:ins w:id="16" w:author="Claire Copa" w:date="2026-07-15T11:20:00Z" w16du:dateUtc="2026-07-15T15:20:00Z"/>
        </w:rPr>
      </w:pPr>
      <w:r w:rsidRPr="00167F9B">
        <w:t>Title: Posterior scalene</w:t>
      </w:r>
    </w:p>
    <w:p w14:paraId="6C1AF3C2" w14:textId="77777777" w:rsidR="00167F9B" w:rsidRDefault="00167F9B" w:rsidP="00167F9B">
      <w:r>
        <w:t>Activity Interaction: Select all that apply</w:t>
      </w:r>
      <w:r w:rsidRPr="00B417F4">
        <w:t xml:space="preserve"> </w:t>
      </w:r>
    </w:p>
    <w:p w14:paraId="79F8246A" w14:textId="77777777" w:rsidR="00360300" w:rsidRDefault="00360300" w:rsidP="00360300">
      <w:r>
        <w:rPr>
          <w:b/>
        </w:rPr>
        <w:lastRenderedPageBreak/>
        <w:t>Back-of-Card Content:</w:t>
      </w:r>
    </w:p>
    <w:p w14:paraId="3F99F0CB" w14:textId="77777777" w:rsidR="00360300" w:rsidRDefault="00360300" w:rsidP="00360300">
      <w:r>
        <w:t xml:space="preserve">Proximal insertion: </w:t>
      </w:r>
    </w:p>
    <w:p w14:paraId="0FB76002" w14:textId="77777777" w:rsidR="00360300" w:rsidRDefault="00360300" w:rsidP="00360300">
      <w:pPr>
        <w:pStyle w:val="ListParagraph"/>
        <w:numPr>
          <w:ilvl w:val="0"/>
          <w:numId w:val="117"/>
        </w:numPr>
      </w:pPr>
      <w:r>
        <w:t>anterior tubercles of the transverse processes of the vertebrae C3-C6</w:t>
      </w:r>
    </w:p>
    <w:p w14:paraId="08EAF26A" w14:textId="77777777" w:rsidR="00360300" w:rsidRDefault="00360300" w:rsidP="00360300">
      <w:pPr>
        <w:pStyle w:val="ListParagraph"/>
        <w:numPr>
          <w:ilvl w:val="0"/>
          <w:numId w:val="117"/>
        </w:numPr>
      </w:pPr>
      <w:r>
        <w:t>*posterior tubercles of the transverse processes of C5-C7</w:t>
      </w:r>
    </w:p>
    <w:p w14:paraId="38627D23" w14:textId="77777777" w:rsidR="00360300" w:rsidRDefault="00360300" w:rsidP="00360300">
      <w:pPr>
        <w:pStyle w:val="ListParagraph"/>
        <w:numPr>
          <w:ilvl w:val="0"/>
          <w:numId w:val="117"/>
        </w:numPr>
      </w:pPr>
      <w:r>
        <w:t>posterior tubercles of the transverse processes of C2-C7</w:t>
      </w:r>
    </w:p>
    <w:p w14:paraId="35677D22" w14:textId="77777777" w:rsidR="00360300" w:rsidRDefault="00360300" w:rsidP="00360300"/>
    <w:p w14:paraId="5E385DE3" w14:textId="77777777" w:rsidR="00360300" w:rsidRDefault="00360300" w:rsidP="00360300">
      <w:r>
        <w:t xml:space="preserve">Distal insertion: </w:t>
      </w:r>
    </w:p>
    <w:p w14:paraId="3376B3D1" w14:textId="77777777" w:rsidR="00360300" w:rsidRDefault="00360300" w:rsidP="00360300">
      <w:pPr>
        <w:pStyle w:val="ListParagraph"/>
        <w:numPr>
          <w:ilvl w:val="0"/>
          <w:numId w:val="118"/>
        </w:numPr>
      </w:pPr>
      <w:r>
        <w:t>scalene tubercle of the first rib</w:t>
      </w:r>
      <w:r w:rsidRPr="00541FDF">
        <w:t xml:space="preserve"> </w:t>
      </w:r>
    </w:p>
    <w:p w14:paraId="6BDD3768" w14:textId="77777777" w:rsidR="00360300" w:rsidRDefault="00360300" w:rsidP="00360300">
      <w:pPr>
        <w:pStyle w:val="ListParagraph"/>
        <w:numPr>
          <w:ilvl w:val="0"/>
          <w:numId w:val="118"/>
        </w:numPr>
      </w:pPr>
      <w:r>
        <w:t>*lateral surface of the second rib</w:t>
      </w:r>
    </w:p>
    <w:p w14:paraId="20A392DC" w14:textId="77777777" w:rsidR="00360300" w:rsidRDefault="00360300" w:rsidP="00360300">
      <w:pPr>
        <w:pStyle w:val="ListParagraph"/>
        <w:numPr>
          <w:ilvl w:val="0"/>
          <w:numId w:val="118"/>
        </w:numPr>
      </w:pPr>
      <w:r>
        <w:t>upper surface of the first rib behind the subclavian artery</w:t>
      </w:r>
    </w:p>
    <w:p w14:paraId="3E45C1FC" w14:textId="77777777" w:rsidR="00360300" w:rsidRDefault="00360300" w:rsidP="00360300"/>
    <w:p w14:paraId="152FC601" w14:textId="77777777" w:rsidR="00360300" w:rsidRDefault="00360300" w:rsidP="00360300">
      <w:r>
        <w:t xml:space="preserve">Innervation: </w:t>
      </w:r>
    </w:p>
    <w:p w14:paraId="64CBC597" w14:textId="77777777" w:rsidR="00360300" w:rsidRDefault="00360300" w:rsidP="00360300">
      <w:pPr>
        <w:pStyle w:val="ListParagraph"/>
        <w:numPr>
          <w:ilvl w:val="0"/>
          <w:numId w:val="119"/>
        </w:numPr>
      </w:pPr>
      <w:r>
        <w:t>brachial plexus, C5-C7</w:t>
      </w:r>
    </w:p>
    <w:p w14:paraId="786818A7" w14:textId="77777777" w:rsidR="00360300" w:rsidRDefault="00360300" w:rsidP="00360300">
      <w:pPr>
        <w:pStyle w:val="ListParagraph"/>
        <w:numPr>
          <w:ilvl w:val="0"/>
          <w:numId w:val="119"/>
        </w:numPr>
      </w:pPr>
      <w:r>
        <w:t>*brachial plexus, C7-C8</w:t>
      </w:r>
    </w:p>
    <w:p w14:paraId="4C86C6F6" w14:textId="77777777" w:rsidR="00360300" w:rsidRDefault="00360300" w:rsidP="00360300">
      <w:pPr>
        <w:pStyle w:val="ListParagraph"/>
        <w:numPr>
          <w:ilvl w:val="0"/>
          <w:numId w:val="119"/>
        </w:numPr>
      </w:pPr>
      <w:r>
        <w:t>brachial plexus, C3-C8</w:t>
      </w:r>
    </w:p>
    <w:p w14:paraId="698BB4CA" w14:textId="77777777" w:rsidR="00360300" w:rsidRDefault="00360300" w:rsidP="00360300"/>
    <w:p w14:paraId="2FA39907" w14:textId="77777777" w:rsidR="00360300" w:rsidRDefault="00360300" w:rsidP="00360300">
      <w:r>
        <w:t xml:space="preserve">Action: </w:t>
      </w:r>
    </w:p>
    <w:p w14:paraId="32326DBF" w14:textId="77777777" w:rsidR="00360300" w:rsidRDefault="00360300" w:rsidP="00360300">
      <w:pPr>
        <w:pStyle w:val="ListParagraph"/>
        <w:numPr>
          <w:ilvl w:val="0"/>
          <w:numId w:val="120"/>
        </w:numPr>
      </w:pPr>
      <w:r>
        <w:t>flexes, rotates, side bends neck, elevates first rib</w:t>
      </w:r>
    </w:p>
    <w:p w14:paraId="53A907CF" w14:textId="77777777" w:rsidR="00360300" w:rsidRDefault="00360300" w:rsidP="00360300">
      <w:pPr>
        <w:pStyle w:val="ListParagraph"/>
        <w:numPr>
          <w:ilvl w:val="0"/>
          <w:numId w:val="120"/>
        </w:numPr>
      </w:pPr>
      <w:r>
        <w:t>*side bends neck, elevates second rib</w:t>
      </w:r>
    </w:p>
    <w:p w14:paraId="169D7EB9" w14:textId="77777777" w:rsidR="00360300" w:rsidRDefault="00360300" w:rsidP="00360300">
      <w:pPr>
        <w:pStyle w:val="ListParagraph"/>
        <w:numPr>
          <w:ilvl w:val="0"/>
          <w:numId w:val="120"/>
        </w:numPr>
      </w:pPr>
      <w:r>
        <w:t>side bends neck, elevate first rib</w:t>
      </w:r>
    </w:p>
    <w:p w14:paraId="33132F9D" w14:textId="77777777" w:rsidR="00360300" w:rsidRDefault="00360300" w:rsidP="00360300"/>
    <w:p w14:paraId="02165A8D" w14:textId="77777777" w:rsidR="00360300" w:rsidRDefault="00360300" w:rsidP="00360300">
      <w:pPr>
        <w:pStyle w:val="Heading2"/>
      </w:pPr>
      <w:r>
        <w:t>Card ID: 1.43</w:t>
      </w:r>
    </w:p>
    <w:p w14:paraId="2E9C95C3" w14:textId="77777777" w:rsidR="00360300" w:rsidRDefault="00360300" w:rsidP="00360300">
      <w:r>
        <w:t>Image file: L1344_760054</w:t>
      </w:r>
    </w:p>
    <w:p w14:paraId="482A18B5" w14:textId="77777777" w:rsidR="00360300" w:rsidRDefault="00360300" w:rsidP="00360300">
      <w:r>
        <w:rPr>
          <w:noProof/>
        </w:rPr>
        <w:drawing>
          <wp:inline distT="0" distB="0" distL="0" distR="0" wp14:anchorId="5F65EE7C" wp14:editId="647AE33C">
            <wp:extent cx="1828800" cy="119659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B172" w14:textId="77777777" w:rsidR="00360300" w:rsidRDefault="00360300" w:rsidP="00360300">
      <w:pPr>
        <w:rPr>
          <w:ins w:id="17" w:author="Claire Copa" w:date="2026-07-15T11:24:00Z" w16du:dateUtc="2026-07-15T15:24:00Z"/>
        </w:rPr>
      </w:pPr>
      <w:r w:rsidRPr="00167F9B">
        <w:t>Title: Splenius cervicis</w:t>
      </w:r>
    </w:p>
    <w:p w14:paraId="671DAE13" w14:textId="77777777" w:rsidR="00167F9B" w:rsidRDefault="00167F9B" w:rsidP="00167F9B">
      <w:r>
        <w:t>Activity Interaction: Select all that apply</w:t>
      </w:r>
      <w:r w:rsidRPr="00B417F4">
        <w:t xml:space="preserve"> </w:t>
      </w:r>
    </w:p>
    <w:p w14:paraId="12EA6170" w14:textId="77777777" w:rsidR="00360300" w:rsidRDefault="00360300" w:rsidP="00360300">
      <w:r>
        <w:rPr>
          <w:b/>
        </w:rPr>
        <w:lastRenderedPageBreak/>
        <w:t>Back-of-Card Content:</w:t>
      </w:r>
    </w:p>
    <w:p w14:paraId="44A8D32A" w14:textId="77777777" w:rsidR="00360300" w:rsidRDefault="00360300" w:rsidP="00360300">
      <w:r>
        <w:t xml:space="preserve">Proximal insertion: </w:t>
      </w:r>
    </w:p>
    <w:p w14:paraId="1BB9C50E" w14:textId="77777777" w:rsidR="00360300" w:rsidRDefault="00360300" w:rsidP="00360300">
      <w:pPr>
        <w:pStyle w:val="ListParagraph"/>
        <w:numPr>
          <w:ilvl w:val="0"/>
          <w:numId w:val="121"/>
        </w:numPr>
      </w:pPr>
      <w:r>
        <w:t>*spinous processes of T3-T6</w:t>
      </w:r>
    </w:p>
    <w:p w14:paraId="40C978E9" w14:textId="77777777" w:rsidR="00360300" w:rsidRDefault="00360300" w:rsidP="00360300">
      <w:pPr>
        <w:pStyle w:val="ListParagraph"/>
        <w:numPr>
          <w:ilvl w:val="0"/>
          <w:numId w:val="121"/>
        </w:numPr>
      </w:pPr>
      <w:r>
        <w:t>transverse process of T1-T6</w:t>
      </w:r>
    </w:p>
    <w:p w14:paraId="0C305FC9" w14:textId="77777777" w:rsidR="00360300" w:rsidRDefault="00360300" w:rsidP="00360300">
      <w:pPr>
        <w:pStyle w:val="ListParagraph"/>
        <w:numPr>
          <w:ilvl w:val="0"/>
          <w:numId w:val="121"/>
        </w:numPr>
      </w:pPr>
      <w:r>
        <w:t>T1-T5 transverse processes</w:t>
      </w:r>
    </w:p>
    <w:p w14:paraId="36D74D07" w14:textId="77777777" w:rsidR="00360300" w:rsidRDefault="00360300" w:rsidP="00360300">
      <w:pPr>
        <w:pStyle w:val="ListParagraph"/>
        <w:numPr>
          <w:ilvl w:val="0"/>
          <w:numId w:val="121"/>
        </w:numPr>
      </w:pPr>
      <w:r>
        <w:t>C2-C6 transverse processes</w:t>
      </w:r>
    </w:p>
    <w:p w14:paraId="7CB2E96B" w14:textId="77777777" w:rsidR="00360300" w:rsidRDefault="00360300" w:rsidP="00360300"/>
    <w:p w14:paraId="76B1B2F1" w14:textId="77777777" w:rsidR="00360300" w:rsidRDefault="00360300" w:rsidP="00360300">
      <w:r>
        <w:t xml:space="preserve">Distal insertion: </w:t>
      </w:r>
    </w:p>
    <w:p w14:paraId="1A2AB82C" w14:textId="77777777" w:rsidR="00360300" w:rsidRDefault="00360300" w:rsidP="00360300">
      <w:pPr>
        <w:pStyle w:val="ListParagraph"/>
        <w:numPr>
          <w:ilvl w:val="0"/>
          <w:numId w:val="122"/>
        </w:numPr>
      </w:pPr>
      <w:r>
        <w:t>*posterior tubercles of the transverse processes C1-C3</w:t>
      </w:r>
    </w:p>
    <w:p w14:paraId="73E823C2" w14:textId="77777777" w:rsidR="00360300" w:rsidRDefault="00360300" w:rsidP="00360300">
      <w:pPr>
        <w:pStyle w:val="ListParagraph"/>
        <w:numPr>
          <w:ilvl w:val="0"/>
          <w:numId w:val="122"/>
        </w:numPr>
      </w:pPr>
      <w:r>
        <w:t>spinous process of C2-C5</w:t>
      </w:r>
    </w:p>
    <w:p w14:paraId="2BB0B706" w14:textId="77777777" w:rsidR="00360300" w:rsidRDefault="00360300" w:rsidP="00360300">
      <w:pPr>
        <w:pStyle w:val="ListParagraph"/>
        <w:numPr>
          <w:ilvl w:val="0"/>
          <w:numId w:val="122"/>
        </w:numPr>
      </w:pPr>
      <w:r>
        <w:t>mastoid process of the temporal bone</w:t>
      </w:r>
    </w:p>
    <w:p w14:paraId="356A2A3C" w14:textId="77777777" w:rsidR="00360300" w:rsidRDefault="00360300" w:rsidP="00360300">
      <w:pPr>
        <w:pStyle w:val="ListParagraph"/>
        <w:numPr>
          <w:ilvl w:val="0"/>
          <w:numId w:val="122"/>
        </w:numPr>
      </w:pPr>
      <w:r>
        <w:t>C4-T5 transverse processes</w:t>
      </w:r>
    </w:p>
    <w:p w14:paraId="44E31D75" w14:textId="77777777" w:rsidR="00360300" w:rsidRDefault="00360300" w:rsidP="00360300"/>
    <w:p w14:paraId="57EDED4A" w14:textId="77777777" w:rsidR="00360300" w:rsidRDefault="00360300" w:rsidP="00360300">
      <w:r>
        <w:t xml:space="preserve">Innervation: </w:t>
      </w:r>
    </w:p>
    <w:p w14:paraId="5DB51D47" w14:textId="77777777" w:rsidR="00360300" w:rsidRDefault="00360300" w:rsidP="00360300">
      <w:pPr>
        <w:pStyle w:val="ListParagraph"/>
        <w:numPr>
          <w:ilvl w:val="0"/>
          <w:numId w:val="123"/>
        </w:numPr>
      </w:pPr>
      <w:r>
        <w:t>*dorsal rami C5-C8</w:t>
      </w:r>
    </w:p>
    <w:p w14:paraId="08310E21" w14:textId="77777777" w:rsidR="00360300" w:rsidRDefault="00360300" w:rsidP="00360300">
      <w:pPr>
        <w:pStyle w:val="ListParagraph"/>
        <w:numPr>
          <w:ilvl w:val="0"/>
          <w:numId w:val="123"/>
        </w:numPr>
      </w:pPr>
      <w:r>
        <w:t>C2-C3</w:t>
      </w:r>
    </w:p>
    <w:p w14:paraId="5CF7B997" w14:textId="77777777" w:rsidR="00360300" w:rsidRDefault="00360300" w:rsidP="00360300">
      <w:pPr>
        <w:pStyle w:val="ListParagraph"/>
        <w:numPr>
          <w:ilvl w:val="0"/>
          <w:numId w:val="123"/>
        </w:numPr>
      </w:pPr>
      <w:r>
        <w:t>dorsal rami of the cervical spinal nerves</w:t>
      </w:r>
    </w:p>
    <w:p w14:paraId="2697B923" w14:textId="77777777" w:rsidR="00360300" w:rsidRDefault="00360300" w:rsidP="00360300">
      <w:pPr>
        <w:pStyle w:val="ListParagraph"/>
        <w:numPr>
          <w:ilvl w:val="0"/>
          <w:numId w:val="123"/>
        </w:numPr>
      </w:pPr>
      <w:r>
        <w:t>lateral branches of the posterior rami of the spinal nerves</w:t>
      </w:r>
    </w:p>
    <w:p w14:paraId="25A6410B" w14:textId="77777777" w:rsidR="00360300" w:rsidRDefault="00360300" w:rsidP="00360300"/>
    <w:p w14:paraId="761A07DA" w14:textId="77777777" w:rsidR="00360300" w:rsidRDefault="00360300" w:rsidP="00360300">
      <w:r>
        <w:t xml:space="preserve">Action: </w:t>
      </w:r>
    </w:p>
    <w:p w14:paraId="5FAC33A0" w14:textId="77777777" w:rsidR="00360300" w:rsidRDefault="00360300" w:rsidP="00360300">
      <w:pPr>
        <w:pStyle w:val="ListParagraph"/>
        <w:numPr>
          <w:ilvl w:val="0"/>
          <w:numId w:val="124"/>
        </w:numPr>
      </w:pPr>
      <w:r>
        <w:t>*bilaterally extend neck</w:t>
      </w:r>
    </w:p>
    <w:p w14:paraId="6C455DA9" w14:textId="77777777" w:rsidR="00360300" w:rsidRDefault="00360300" w:rsidP="00360300">
      <w:pPr>
        <w:pStyle w:val="ListParagraph"/>
        <w:numPr>
          <w:ilvl w:val="0"/>
          <w:numId w:val="124"/>
        </w:numPr>
      </w:pPr>
      <w:r>
        <w:t>*unilaterally side bend and rotate head ipsilaterally</w:t>
      </w:r>
    </w:p>
    <w:p w14:paraId="3C2702BF" w14:textId="77777777" w:rsidR="00360300" w:rsidRDefault="00360300" w:rsidP="00360300">
      <w:pPr>
        <w:pStyle w:val="ListParagraph"/>
        <w:numPr>
          <w:ilvl w:val="0"/>
          <w:numId w:val="124"/>
        </w:numPr>
      </w:pPr>
      <w:r>
        <w:t>bilaterally hyperextends the cervical spine</w:t>
      </w:r>
    </w:p>
    <w:p w14:paraId="3FA13806" w14:textId="77777777" w:rsidR="00360300" w:rsidRDefault="00360300" w:rsidP="00360300">
      <w:pPr>
        <w:pStyle w:val="ListParagraph"/>
        <w:numPr>
          <w:ilvl w:val="0"/>
          <w:numId w:val="124"/>
        </w:numPr>
      </w:pPr>
      <w:r>
        <w:t>unilaterally laterally flexes the neck and rotates the head contralaterally</w:t>
      </w:r>
    </w:p>
    <w:p w14:paraId="26EF0178" w14:textId="77777777" w:rsidR="00360300" w:rsidRDefault="00360300" w:rsidP="00360300"/>
    <w:p w14:paraId="3A18106B" w14:textId="77777777" w:rsidR="00360300" w:rsidRDefault="00360300" w:rsidP="00360300"/>
    <w:p w14:paraId="483A98B6" w14:textId="77777777" w:rsidR="00360300" w:rsidRDefault="00360300" w:rsidP="00360300"/>
    <w:p w14:paraId="0B014EAB" w14:textId="77777777" w:rsidR="00360300" w:rsidRDefault="00360300" w:rsidP="00360300">
      <w:pPr>
        <w:pStyle w:val="Heading2"/>
      </w:pPr>
      <w:r>
        <w:t>Card ID: 1.44</w:t>
      </w:r>
    </w:p>
    <w:p w14:paraId="4C33B3B6" w14:textId="77777777" w:rsidR="00360300" w:rsidRDefault="00360300" w:rsidP="00360300">
      <w:r>
        <w:t>Image file: L1344_760055</w:t>
      </w:r>
    </w:p>
    <w:p w14:paraId="768232CB" w14:textId="77777777" w:rsidR="00360300" w:rsidRDefault="00360300" w:rsidP="00360300">
      <w:r>
        <w:rPr>
          <w:noProof/>
        </w:rPr>
        <w:lastRenderedPageBreak/>
        <w:drawing>
          <wp:inline distT="0" distB="0" distL="0" distR="0" wp14:anchorId="596C6CFB" wp14:editId="2F9DC083">
            <wp:extent cx="1828800" cy="119659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823D" w14:textId="77777777" w:rsidR="00360300" w:rsidRDefault="00360300" w:rsidP="00360300">
      <w:pPr>
        <w:rPr>
          <w:ins w:id="18" w:author="Claire Copa" w:date="2026-07-15T11:25:00Z" w16du:dateUtc="2026-07-15T15:25:00Z"/>
        </w:rPr>
      </w:pPr>
      <w:r w:rsidRPr="00167F9B">
        <w:t>Title: Semispinalis capitis</w:t>
      </w:r>
    </w:p>
    <w:p w14:paraId="1CD023B2" w14:textId="77777777" w:rsidR="00167F9B" w:rsidRDefault="00167F9B" w:rsidP="00167F9B">
      <w:r>
        <w:t>Activity Interaction: Select all that apply</w:t>
      </w:r>
      <w:r w:rsidRPr="00B417F4">
        <w:t xml:space="preserve"> </w:t>
      </w:r>
    </w:p>
    <w:p w14:paraId="762FE67F" w14:textId="77777777" w:rsidR="00360300" w:rsidRDefault="00360300" w:rsidP="00360300">
      <w:r>
        <w:rPr>
          <w:b/>
        </w:rPr>
        <w:t>Back-of-Card Content:</w:t>
      </w:r>
    </w:p>
    <w:p w14:paraId="26AA7BE4" w14:textId="77777777" w:rsidR="00360300" w:rsidRDefault="00360300" w:rsidP="00360300">
      <w:r>
        <w:t xml:space="preserve">Proximal insertion: </w:t>
      </w:r>
    </w:p>
    <w:p w14:paraId="755FA714" w14:textId="77777777" w:rsidR="00360300" w:rsidRDefault="00360300" w:rsidP="00360300">
      <w:pPr>
        <w:pStyle w:val="ListParagraph"/>
        <w:numPr>
          <w:ilvl w:val="0"/>
          <w:numId w:val="126"/>
        </w:numPr>
      </w:pPr>
      <w:r>
        <w:t>*superior articular processes of C4-C7</w:t>
      </w:r>
    </w:p>
    <w:p w14:paraId="71998E84" w14:textId="77777777" w:rsidR="00360300" w:rsidRDefault="00360300" w:rsidP="00360300">
      <w:pPr>
        <w:pStyle w:val="ListParagraph"/>
        <w:numPr>
          <w:ilvl w:val="0"/>
          <w:numId w:val="126"/>
        </w:numPr>
      </w:pPr>
      <w:r>
        <w:t>*transverse processes of T1-T6</w:t>
      </w:r>
    </w:p>
    <w:p w14:paraId="2AFD5FA8" w14:textId="77777777" w:rsidR="00360300" w:rsidRDefault="00360300" w:rsidP="00360300">
      <w:pPr>
        <w:pStyle w:val="ListParagraph"/>
        <w:numPr>
          <w:ilvl w:val="0"/>
          <w:numId w:val="126"/>
        </w:numPr>
      </w:pPr>
      <w:r>
        <w:t>C2-C6 transverse processes</w:t>
      </w:r>
    </w:p>
    <w:p w14:paraId="554B73B1" w14:textId="77777777" w:rsidR="00360300" w:rsidRDefault="00360300" w:rsidP="00360300">
      <w:pPr>
        <w:pStyle w:val="ListParagraph"/>
        <w:numPr>
          <w:ilvl w:val="0"/>
          <w:numId w:val="126"/>
        </w:numPr>
      </w:pPr>
      <w:r>
        <w:t>spinous processes of T3-T6</w:t>
      </w:r>
    </w:p>
    <w:p w14:paraId="4AA227F7" w14:textId="77777777" w:rsidR="00360300" w:rsidRDefault="00360300" w:rsidP="00360300"/>
    <w:p w14:paraId="49E40054" w14:textId="77777777" w:rsidR="00360300" w:rsidRDefault="00360300" w:rsidP="00360300">
      <w:r>
        <w:t xml:space="preserve">Distal insertion: </w:t>
      </w:r>
    </w:p>
    <w:p w14:paraId="4AED68F0" w14:textId="77777777" w:rsidR="00360300" w:rsidRDefault="00360300" w:rsidP="00360300">
      <w:pPr>
        <w:pStyle w:val="ListParagraph"/>
        <w:numPr>
          <w:ilvl w:val="0"/>
          <w:numId w:val="127"/>
        </w:numPr>
      </w:pPr>
      <w:r>
        <w:t>*area between the superior and inferior nuchal lines of the occipital bone</w:t>
      </w:r>
    </w:p>
    <w:p w14:paraId="10DF9189" w14:textId="77777777" w:rsidR="00360300" w:rsidRDefault="00360300" w:rsidP="00360300">
      <w:pPr>
        <w:pStyle w:val="ListParagraph"/>
        <w:numPr>
          <w:ilvl w:val="0"/>
          <w:numId w:val="127"/>
        </w:numPr>
      </w:pPr>
      <w:r>
        <w:t>spinous process of C2-C5</w:t>
      </w:r>
    </w:p>
    <w:p w14:paraId="6BDF0025" w14:textId="77777777" w:rsidR="00360300" w:rsidRDefault="00360300" w:rsidP="00360300">
      <w:pPr>
        <w:pStyle w:val="ListParagraph"/>
        <w:numPr>
          <w:ilvl w:val="0"/>
          <w:numId w:val="127"/>
        </w:numPr>
      </w:pPr>
      <w:r>
        <w:t>mastoid process of the temporal bone</w:t>
      </w:r>
    </w:p>
    <w:p w14:paraId="6515814D" w14:textId="77777777" w:rsidR="00360300" w:rsidRDefault="00360300" w:rsidP="00360300">
      <w:pPr>
        <w:pStyle w:val="ListParagraph"/>
        <w:numPr>
          <w:ilvl w:val="0"/>
          <w:numId w:val="127"/>
        </w:numPr>
      </w:pPr>
      <w:r>
        <w:t>C4-T5 transverse processes</w:t>
      </w:r>
    </w:p>
    <w:p w14:paraId="050E5C8A" w14:textId="77777777" w:rsidR="00360300" w:rsidRDefault="00360300" w:rsidP="00360300"/>
    <w:p w14:paraId="1300CD63" w14:textId="77777777" w:rsidR="00360300" w:rsidRDefault="00360300" w:rsidP="00360300">
      <w:r>
        <w:t xml:space="preserve">Innervation: </w:t>
      </w:r>
    </w:p>
    <w:p w14:paraId="20D40BBC" w14:textId="77777777" w:rsidR="00360300" w:rsidRDefault="00360300" w:rsidP="00360300">
      <w:pPr>
        <w:pStyle w:val="ListParagraph"/>
        <w:numPr>
          <w:ilvl w:val="0"/>
          <w:numId w:val="125"/>
        </w:numPr>
      </w:pPr>
      <w:r>
        <w:t>*C2-C3</w:t>
      </w:r>
    </w:p>
    <w:p w14:paraId="01D2EAB1" w14:textId="77777777" w:rsidR="00360300" w:rsidRDefault="00360300" w:rsidP="00360300">
      <w:pPr>
        <w:pStyle w:val="ListParagraph"/>
        <w:numPr>
          <w:ilvl w:val="0"/>
          <w:numId w:val="125"/>
        </w:numPr>
      </w:pPr>
      <w:r>
        <w:t>dorsal rami C5-C8</w:t>
      </w:r>
    </w:p>
    <w:p w14:paraId="13822F0B" w14:textId="77777777" w:rsidR="00360300" w:rsidRDefault="00360300" w:rsidP="00360300">
      <w:pPr>
        <w:pStyle w:val="ListParagraph"/>
        <w:numPr>
          <w:ilvl w:val="0"/>
          <w:numId w:val="125"/>
        </w:numPr>
      </w:pPr>
      <w:r>
        <w:t>dorsal rami of the cervical spinal nerves</w:t>
      </w:r>
    </w:p>
    <w:p w14:paraId="045368F5" w14:textId="77777777" w:rsidR="00360300" w:rsidRDefault="00360300" w:rsidP="00360300">
      <w:pPr>
        <w:pStyle w:val="ListParagraph"/>
        <w:numPr>
          <w:ilvl w:val="0"/>
          <w:numId w:val="125"/>
        </w:numPr>
      </w:pPr>
      <w:r>
        <w:t>lateral branches of the posterior rami of the spinal nerves</w:t>
      </w:r>
    </w:p>
    <w:p w14:paraId="0EEE2CB7" w14:textId="77777777" w:rsidR="00360300" w:rsidRDefault="00360300" w:rsidP="00360300"/>
    <w:p w14:paraId="62361450" w14:textId="77777777" w:rsidR="00360300" w:rsidRDefault="00360300" w:rsidP="00360300">
      <w:r>
        <w:t xml:space="preserve">Action: </w:t>
      </w:r>
    </w:p>
    <w:p w14:paraId="4FB624DE" w14:textId="77777777" w:rsidR="00360300" w:rsidRDefault="00360300" w:rsidP="00360300">
      <w:pPr>
        <w:pStyle w:val="ListParagraph"/>
        <w:numPr>
          <w:ilvl w:val="0"/>
          <w:numId w:val="128"/>
        </w:numPr>
      </w:pPr>
      <w:r>
        <w:t>*extends and rotates head</w:t>
      </w:r>
    </w:p>
    <w:p w14:paraId="19B13064" w14:textId="77777777" w:rsidR="00360300" w:rsidRDefault="00360300" w:rsidP="00360300">
      <w:pPr>
        <w:pStyle w:val="ListParagraph"/>
        <w:numPr>
          <w:ilvl w:val="0"/>
          <w:numId w:val="128"/>
        </w:numPr>
      </w:pPr>
      <w:r>
        <w:t>unilaterally, ipsilaterally side bends</w:t>
      </w:r>
    </w:p>
    <w:p w14:paraId="3D9A3AB4" w14:textId="77777777" w:rsidR="00360300" w:rsidRDefault="00360300" w:rsidP="00360300">
      <w:pPr>
        <w:pStyle w:val="ListParagraph"/>
        <w:numPr>
          <w:ilvl w:val="0"/>
          <w:numId w:val="128"/>
        </w:numPr>
      </w:pPr>
      <w:r>
        <w:t>unilaterally, contralaterally side bends</w:t>
      </w:r>
    </w:p>
    <w:p w14:paraId="60CAE514" w14:textId="77777777" w:rsidR="00360300" w:rsidRDefault="00360300" w:rsidP="00360300"/>
    <w:p w14:paraId="62C31A5D" w14:textId="77777777" w:rsidR="00360300" w:rsidRDefault="00360300" w:rsidP="00360300">
      <w:pPr>
        <w:pStyle w:val="Heading2"/>
      </w:pPr>
      <w:r>
        <w:lastRenderedPageBreak/>
        <w:t>Card ID: 1.45</w:t>
      </w:r>
    </w:p>
    <w:p w14:paraId="71D7436A" w14:textId="77777777" w:rsidR="00360300" w:rsidRDefault="00360300" w:rsidP="00360300">
      <w:r>
        <w:t>Image file: L1344_760056</w:t>
      </w:r>
    </w:p>
    <w:p w14:paraId="6A422D58" w14:textId="77777777" w:rsidR="00360300" w:rsidRDefault="00360300" w:rsidP="00360300">
      <w:r>
        <w:rPr>
          <w:noProof/>
        </w:rPr>
        <w:drawing>
          <wp:inline distT="0" distB="0" distL="0" distR="0" wp14:anchorId="51EF2792" wp14:editId="5ECDFEE7">
            <wp:extent cx="1828800" cy="119659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8248" w14:textId="77777777" w:rsidR="00360300" w:rsidRDefault="00360300" w:rsidP="00360300">
      <w:pPr>
        <w:rPr>
          <w:ins w:id="19" w:author="Claire Copa" w:date="2026-07-15T11:25:00Z" w16du:dateUtc="2026-07-15T15:25:00Z"/>
        </w:rPr>
      </w:pPr>
      <w:r w:rsidRPr="00167F9B">
        <w:t>Title: Semispinalis cervicis</w:t>
      </w:r>
    </w:p>
    <w:p w14:paraId="382C7138" w14:textId="77777777" w:rsidR="00167F9B" w:rsidRDefault="00167F9B" w:rsidP="00167F9B">
      <w:r>
        <w:t>Activity Interaction: Select all that apply</w:t>
      </w:r>
      <w:r w:rsidRPr="00B417F4">
        <w:t xml:space="preserve"> </w:t>
      </w:r>
    </w:p>
    <w:p w14:paraId="7BEDAE7A" w14:textId="77777777" w:rsidR="00360300" w:rsidRDefault="00360300" w:rsidP="00360300">
      <w:r>
        <w:rPr>
          <w:b/>
        </w:rPr>
        <w:t>Back-of-Card Content:</w:t>
      </w:r>
    </w:p>
    <w:p w14:paraId="684B76CE" w14:textId="77777777" w:rsidR="00360300" w:rsidRDefault="00360300" w:rsidP="00360300">
      <w:r>
        <w:t xml:space="preserve">Proximal insertion: </w:t>
      </w:r>
    </w:p>
    <w:p w14:paraId="321999AC" w14:textId="77777777" w:rsidR="00360300" w:rsidRDefault="00360300" w:rsidP="00360300">
      <w:pPr>
        <w:pStyle w:val="ListParagraph"/>
        <w:numPr>
          <w:ilvl w:val="0"/>
          <w:numId w:val="129"/>
        </w:numPr>
      </w:pPr>
      <w:r>
        <w:t>*transverse process of T1-T6</w:t>
      </w:r>
    </w:p>
    <w:p w14:paraId="1B293759" w14:textId="77777777" w:rsidR="00360300" w:rsidRDefault="00360300" w:rsidP="00360300">
      <w:pPr>
        <w:pStyle w:val="ListParagraph"/>
        <w:numPr>
          <w:ilvl w:val="0"/>
          <w:numId w:val="129"/>
        </w:numPr>
      </w:pPr>
      <w:r>
        <w:t>C2-C6 transverse processes</w:t>
      </w:r>
    </w:p>
    <w:p w14:paraId="173D1F56" w14:textId="77777777" w:rsidR="00360300" w:rsidRDefault="00360300" w:rsidP="00360300">
      <w:pPr>
        <w:pStyle w:val="ListParagraph"/>
        <w:numPr>
          <w:ilvl w:val="0"/>
          <w:numId w:val="129"/>
        </w:numPr>
      </w:pPr>
      <w:r>
        <w:t>superior articular processes of C4-C7</w:t>
      </w:r>
    </w:p>
    <w:p w14:paraId="1EE7DD18" w14:textId="77777777" w:rsidR="00360300" w:rsidRDefault="00360300" w:rsidP="00360300">
      <w:pPr>
        <w:pStyle w:val="ListParagraph"/>
        <w:numPr>
          <w:ilvl w:val="0"/>
          <w:numId w:val="129"/>
        </w:numPr>
      </w:pPr>
      <w:r>
        <w:t>T1-T5 spinous processes</w:t>
      </w:r>
    </w:p>
    <w:p w14:paraId="401993B2" w14:textId="77777777" w:rsidR="00360300" w:rsidRDefault="00360300" w:rsidP="00360300"/>
    <w:p w14:paraId="3043F36C" w14:textId="77777777" w:rsidR="00360300" w:rsidRDefault="00360300" w:rsidP="00360300">
      <w:r>
        <w:t xml:space="preserve">Distal insertion: </w:t>
      </w:r>
    </w:p>
    <w:p w14:paraId="39DE5552" w14:textId="77777777" w:rsidR="00360300" w:rsidRDefault="00360300" w:rsidP="00360300">
      <w:pPr>
        <w:pStyle w:val="ListParagraph"/>
        <w:numPr>
          <w:ilvl w:val="0"/>
          <w:numId w:val="130"/>
        </w:numPr>
      </w:pPr>
      <w:r>
        <w:t>*spinous process of C2-C5</w:t>
      </w:r>
    </w:p>
    <w:p w14:paraId="217BF186" w14:textId="77777777" w:rsidR="00360300" w:rsidRDefault="00360300" w:rsidP="00360300">
      <w:pPr>
        <w:pStyle w:val="ListParagraph"/>
        <w:numPr>
          <w:ilvl w:val="0"/>
          <w:numId w:val="130"/>
        </w:numPr>
      </w:pPr>
      <w:r>
        <w:t>C4-T5 transverse processes</w:t>
      </w:r>
    </w:p>
    <w:p w14:paraId="2AED6724" w14:textId="77777777" w:rsidR="00360300" w:rsidRDefault="00360300" w:rsidP="00360300">
      <w:pPr>
        <w:pStyle w:val="ListParagraph"/>
        <w:numPr>
          <w:ilvl w:val="0"/>
          <w:numId w:val="130"/>
        </w:numPr>
      </w:pPr>
      <w:r>
        <w:t>T1-T5 transverse processes</w:t>
      </w:r>
    </w:p>
    <w:p w14:paraId="709A922A" w14:textId="77777777" w:rsidR="00360300" w:rsidRDefault="00360300" w:rsidP="00360300"/>
    <w:p w14:paraId="74E63709" w14:textId="77777777" w:rsidR="00360300" w:rsidRDefault="00360300" w:rsidP="00360300">
      <w:r>
        <w:t xml:space="preserve">Innervation: </w:t>
      </w:r>
    </w:p>
    <w:p w14:paraId="3EDA561F" w14:textId="77777777" w:rsidR="00360300" w:rsidRDefault="00360300" w:rsidP="00360300">
      <w:pPr>
        <w:pStyle w:val="ListParagraph"/>
        <w:numPr>
          <w:ilvl w:val="0"/>
          <w:numId w:val="131"/>
        </w:numPr>
      </w:pPr>
      <w:r>
        <w:t>*dorsal rami of the cervical spinal nerves</w:t>
      </w:r>
    </w:p>
    <w:p w14:paraId="5926B4DB" w14:textId="77777777" w:rsidR="00360300" w:rsidRDefault="00360300" w:rsidP="00360300">
      <w:pPr>
        <w:pStyle w:val="ListParagraph"/>
        <w:numPr>
          <w:ilvl w:val="0"/>
          <w:numId w:val="131"/>
        </w:numPr>
      </w:pPr>
      <w:r>
        <w:t>C2-C3</w:t>
      </w:r>
    </w:p>
    <w:p w14:paraId="3CF52E58" w14:textId="77777777" w:rsidR="00360300" w:rsidRDefault="00360300" w:rsidP="00360300">
      <w:pPr>
        <w:pStyle w:val="ListParagraph"/>
        <w:numPr>
          <w:ilvl w:val="0"/>
          <w:numId w:val="131"/>
        </w:numPr>
      </w:pPr>
      <w:r>
        <w:t>lateral branches of the posterior rami of the spinal nerves</w:t>
      </w:r>
    </w:p>
    <w:p w14:paraId="24FFB851" w14:textId="77777777" w:rsidR="00360300" w:rsidRDefault="00360300" w:rsidP="00360300"/>
    <w:p w14:paraId="014EC6CF" w14:textId="77777777" w:rsidR="00360300" w:rsidRDefault="00360300" w:rsidP="00360300">
      <w:r>
        <w:t xml:space="preserve">Action: </w:t>
      </w:r>
    </w:p>
    <w:p w14:paraId="462D9C56" w14:textId="77777777" w:rsidR="00360300" w:rsidRDefault="00360300" w:rsidP="00360300">
      <w:pPr>
        <w:pStyle w:val="ListParagraph"/>
        <w:numPr>
          <w:ilvl w:val="0"/>
          <w:numId w:val="132"/>
        </w:numPr>
      </w:pPr>
      <w:r>
        <w:t xml:space="preserve">*bilaterally extends and hyperextends the cervical spine </w:t>
      </w:r>
    </w:p>
    <w:p w14:paraId="5ED35E5E" w14:textId="77777777" w:rsidR="00360300" w:rsidRDefault="00360300" w:rsidP="00360300">
      <w:pPr>
        <w:pStyle w:val="ListParagraph"/>
        <w:numPr>
          <w:ilvl w:val="0"/>
          <w:numId w:val="132"/>
        </w:numPr>
      </w:pPr>
      <w:r>
        <w:t>*unilaterally laterally flexes the neck and rotates the head contralaterally</w:t>
      </w:r>
    </w:p>
    <w:p w14:paraId="6DD81A42" w14:textId="77777777" w:rsidR="00360300" w:rsidRDefault="00360300" w:rsidP="00360300">
      <w:pPr>
        <w:pStyle w:val="ListParagraph"/>
        <w:numPr>
          <w:ilvl w:val="0"/>
          <w:numId w:val="132"/>
        </w:numPr>
      </w:pPr>
      <w:r>
        <w:t>unilaterally, ipsilaterally side bends</w:t>
      </w:r>
    </w:p>
    <w:p w14:paraId="16743537" w14:textId="77777777" w:rsidR="00360300" w:rsidRDefault="00360300" w:rsidP="00360300">
      <w:pPr>
        <w:pStyle w:val="ListParagraph"/>
        <w:numPr>
          <w:ilvl w:val="0"/>
          <w:numId w:val="132"/>
        </w:numPr>
      </w:pPr>
      <w:r>
        <w:t>unilaterally side bend and rotate head ipsilaterally</w:t>
      </w:r>
    </w:p>
    <w:p w14:paraId="032A2D5D" w14:textId="77777777" w:rsidR="00360300" w:rsidRDefault="00360300" w:rsidP="00360300"/>
    <w:p w14:paraId="041B0CF9" w14:textId="77777777" w:rsidR="00360300" w:rsidRDefault="00360300" w:rsidP="00360300"/>
    <w:p w14:paraId="1CCD6B2D" w14:textId="77777777" w:rsidR="00360300" w:rsidRDefault="00360300" w:rsidP="00360300">
      <w:pPr>
        <w:pStyle w:val="Heading2"/>
      </w:pPr>
      <w:r>
        <w:t>Card ID: 1.46</w:t>
      </w:r>
    </w:p>
    <w:p w14:paraId="0F956918" w14:textId="77777777" w:rsidR="00360300" w:rsidRDefault="00360300" w:rsidP="00360300">
      <w:r>
        <w:t>Image file: L1344_760057</w:t>
      </w:r>
    </w:p>
    <w:p w14:paraId="71ED7A72" w14:textId="77777777" w:rsidR="00360300" w:rsidRDefault="00360300" w:rsidP="00360300">
      <w:r>
        <w:rPr>
          <w:noProof/>
        </w:rPr>
        <w:drawing>
          <wp:inline distT="0" distB="0" distL="0" distR="0" wp14:anchorId="1FB8CF38" wp14:editId="0FF24F05">
            <wp:extent cx="1828800" cy="119659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5CDD" w14:textId="77777777" w:rsidR="00360300" w:rsidRDefault="00360300" w:rsidP="00360300">
      <w:pPr>
        <w:rPr>
          <w:ins w:id="20" w:author="Claire Copa" w:date="2026-07-15T11:25:00Z" w16du:dateUtc="2026-07-15T15:25:00Z"/>
        </w:rPr>
      </w:pPr>
      <w:r w:rsidRPr="00167F9B">
        <w:t>Title: Longissimus capitis</w:t>
      </w:r>
    </w:p>
    <w:p w14:paraId="4A7DA469" w14:textId="77777777" w:rsidR="00167F9B" w:rsidRDefault="00167F9B" w:rsidP="00167F9B">
      <w:r>
        <w:t>Activity Interaction: Select all that apply</w:t>
      </w:r>
      <w:r w:rsidRPr="00B417F4">
        <w:t xml:space="preserve"> </w:t>
      </w:r>
    </w:p>
    <w:p w14:paraId="0BC7A28F" w14:textId="77777777" w:rsidR="00360300" w:rsidRDefault="00360300" w:rsidP="00360300">
      <w:r>
        <w:rPr>
          <w:b/>
        </w:rPr>
        <w:t>Back-of-Card Content:</w:t>
      </w:r>
    </w:p>
    <w:p w14:paraId="04B3F18A" w14:textId="77777777" w:rsidR="00360300" w:rsidRDefault="00360300" w:rsidP="00360300">
      <w:r>
        <w:t xml:space="preserve">Proximal insertion: </w:t>
      </w:r>
    </w:p>
    <w:p w14:paraId="0645E758" w14:textId="77777777" w:rsidR="00360300" w:rsidRDefault="00360300" w:rsidP="00360300">
      <w:pPr>
        <w:pStyle w:val="ListParagraph"/>
        <w:numPr>
          <w:ilvl w:val="0"/>
          <w:numId w:val="135"/>
        </w:numPr>
      </w:pPr>
      <w:r>
        <w:t>*T1-T5 transverse processes</w:t>
      </w:r>
    </w:p>
    <w:p w14:paraId="42C8D4E3" w14:textId="77777777" w:rsidR="00360300" w:rsidRDefault="00360300" w:rsidP="00360300">
      <w:pPr>
        <w:pStyle w:val="ListParagraph"/>
        <w:numPr>
          <w:ilvl w:val="0"/>
          <w:numId w:val="135"/>
        </w:numPr>
      </w:pPr>
      <w:r>
        <w:t>C2-C6 transverse processes</w:t>
      </w:r>
    </w:p>
    <w:p w14:paraId="2D9BF1F7" w14:textId="77777777" w:rsidR="00360300" w:rsidRDefault="00360300" w:rsidP="00360300">
      <w:pPr>
        <w:pStyle w:val="ListParagraph"/>
        <w:numPr>
          <w:ilvl w:val="0"/>
          <w:numId w:val="135"/>
        </w:numPr>
      </w:pPr>
      <w:r>
        <w:t>superior articular processes of C4-C7</w:t>
      </w:r>
    </w:p>
    <w:p w14:paraId="529E60FA" w14:textId="77777777" w:rsidR="00360300" w:rsidRDefault="00360300" w:rsidP="00360300"/>
    <w:p w14:paraId="20FB4544" w14:textId="77777777" w:rsidR="00360300" w:rsidRDefault="00360300" w:rsidP="00360300">
      <w:r>
        <w:t xml:space="preserve">Distal insertion: </w:t>
      </w:r>
    </w:p>
    <w:p w14:paraId="629D1180" w14:textId="77777777" w:rsidR="00360300" w:rsidRDefault="00360300" w:rsidP="00360300">
      <w:pPr>
        <w:pStyle w:val="ListParagraph"/>
        <w:numPr>
          <w:ilvl w:val="0"/>
          <w:numId w:val="136"/>
        </w:numPr>
      </w:pPr>
      <w:r>
        <w:t>*mastoid process of the temporal bone</w:t>
      </w:r>
    </w:p>
    <w:p w14:paraId="3EB5467F" w14:textId="77777777" w:rsidR="00360300" w:rsidRDefault="00360300" w:rsidP="00360300">
      <w:pPr>
        <w:pStyle w:val="ListParagraph"/>
        <w:numPr>
          <w:ilvl w:val="0"/>
          <w:numId w:val="136"/>
        </w:numPr>
      </w:pPr>
      <w:r>
        <w:t>posterior tubercles of the transverse processes C1-C3</w:t>
      </w:r>
    </w:p>
    <w:p w14:paraId="4B5E5EA9" w14:textId="77777777" w:rsidR="00360300" w:rsidRDefault="00360300" w:rsidP="00360300">
      <w:pPr>
        <w:pStyle w:val="ListParagraph"/>
        <w:numPr>
          <w:ilvl w:val="0"/>
          <w:numId w:val="136"/>
        </w:numPr>
      </w:pPr>
      <w:r>
        <w:t>area between the superior and inferior nuchal lines of the occipital bone</w:t>
      </w:r>
    </w:p>
    <w:p w14:paraId="7E626224" w14:textId="77777777" w:rsidR="00360300" w:rsidRDefault="00360300" w:rsidP="00360300">
      <w:pPr>
        <w:pStyle w:val="ListParagraph"/>
        <w:numPr>
          <w:ilvl w:val="0"/>
          <w:numId w:val="136"/>
        </w:numPr>
      </w:pPr>
      <w:r>
        <w:t>C4-T5 transverse processes</w:t>
      </w:r>
    </w:p>
    <w:p w14:paraId="1F5BFCBC" w14:textId="77777777" w:rsidR="00360300" w:rsidRDefault="00360300" w:rsidP="00360300"/>
    <w:p w14:paraId="26FB834D" w14:textId="77777777" w:rsidR="00360300" w:rsidRDefault="00360300" w:rsidP="00360300">
      <w:r>
        <w:t xml:space="preserve">Innervation: </w:t>
      </w:r>
    </w:p>
    <w:p w14:paraId="19E8F3FF" w14:textId="77777777" w:rsidR="00360300" w:rsidRDefault="00360300" w:rsidP="00360300">
      <w:pPr>
        <w:pStyle w:val="ListParagraph"/>
        <w:numPr>
          <w:ilvl w:val="0"/>
          <w:numId w:val="133"/>
        </w:numPr>
      </w:pPr>
      <w:r>
        <w:t>*lateral branches of the posterior rami of the spinal nerves</w:t>
      </w:r>
    </w:p>
    <w:p w14:paraId="18E53B01" w14:textId="77777777" w:rsidR="00360300" w:rsidRDefault="00360300" w:rsidP="00360300">
      <w:pPr>
        <w:pStyle w:val="ListParagraph"/>
        <w:numPr>
          <w:ilvl w:val="0"/>
          <w:numId w:val="133"/>
        </w:numPr>
      </w:pPr>
      <w:r>
        <w:t>C2-C3</w:t>
      </w:r>
    </w:p>
    <w:p w14:paraId="2D156623" w14:textId="77777777" w:rsidR="00360300" w:rsidRDefault="00360300" w:rsidP="00360300">
      <w:pPr>
        <w:pStyle w:val="ListParagraph"/>
        <w:numPr>
          <w:ilvl w:val="0"/>
          <w:numId w:val="133"/>
        </w:numPr>
      </w:pPr>
      <w:r>
        <w:t>dorsal rami of the cervical spinal nerves</w:t>
      </w:r>
    </w:p>
    <w:p w14:paraId="28FC1F36" w14:textId="77777777" w:rsidR="00360300" w:rsidRDefault="00360300" w:rsidP="00360300"/>
    <w:p w14:paraId="6B4633EE" w14:textId="77777777" w:rsidR="00360300" w:rsidRDefault="00360300" w:rsidP="00360300">
      <w:r>
        <w:t xml:space="preserve">Action: </w:t>
      </w:r>
    </w:p>
    <w:p w14:paraId="7F431F14" w14:textId="77777777" w:rsidR="00360300" w:rsidRDefault="00360300" w:rsidP="00360300">
      <w:pPr>
        <w:pStyle w:val="ListParagraph"/>
        <w:numPr>
          <w:ilvl w:val="0"/>
          <w:numId w:val="134"/>
        </w:numPr>
      </w:pPr>
      <w:r>
        <w:t>*bilaterally extends spine</w:t>
      </w:r>
    </w:p>
    <w:p w14:paraId="4D0C3894" w14:textId="77777777" w:rsidR="00360300" w:rsidRDefault="00360300" w:rsidP="00360300">
      <w:pPr>
        <w:pStyle w:val="ListParagraph"/>
        <w:numPr>
          <w:ilvl w:val="0"/>
          <w:numId w:val="134"/>
        </w:numPr>
      </w:pPr>
      <w:r>
        <w:lastRenderedPageBreak/>
        <w:t>*unilaterally, ipsilaterally side bends</w:t>
      </w:r>
      <w:r w:rsidRPr="00210DEB">
        <w:t xml:space="preserve"> </w:t>
      </w:r>
    </w:p>
    <w:p w14:paraId="68E35869" w14:textId="77777777" w:rsidR="00360300" w:rsidRDefault="00360300" w:rsidP="00360300">
      <w:pPr>
        <w:pStyle w:val="ListParagraph"/>
        <w:numPr>
          <w:ilvl w:val="0"/>
          <w:numId w:val="134"/>
        </w:numPr>
      </w:pPr>
      <w:r>
        <w:t>unilaterally, rotates head ipsilaterally</w:t>
      </w:r>
    </w:p>
    <w:p w14:paraId="74C39B65" w14:textId="77777777" w:rsidR="00360300" w:rsidRDefault="00360300" w:rsidP="00360300"/>
    <w:p w14:paraId="0F2D5713" w14:textId="77777777" w:rsidR="00360300" w:rsidRDefault="00360300" w:rsidP="00360300">
      <w:pPr>
        <w:pStyle w:val="Heading2"/>
      </w:pPr>
      <w:r>
        <w:t>Card ID: 1.47</w:t>
      </w:r>
    </w:p>
    <w:p w14:paraId="59721E3C" w14:textId="77777777" w:rsidR="00360300" w:rsidRDefault="00360300" w:rsidP="00360300">
      <w:r>
        <w:t>Image file: L1344_760058</w:t>
      </w:r>
    </w:p>
    <w:p w14:paraId="09FED5B1" w14:textId="77777777" w:rsidR="00360300" w:rsidRDefault="00360300" w:rsidP="00360300">
      <w:r>
        <w:rPr>
          <w:noProof/>
        </w:rPr>
        <w:drawing>
          <wp:inline distT="0" distB="0" distL="0" distR="0" wp14:anchorId="5DCE24B8" wp14:editId="48637FA2">
            <wp:extent cx="1828800" cy="119659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9E60" w14:textId="77777777" w:rsidR="00360300" w:rsidRDefault="00360300" w:rsidP="00360300">
      <w:pPr>
        <w:rPr>
          <w:ins w:id="21" w:author="Claire Copa" w:date="2026-07-15T11:25:00Z" w16du:dateUtc="2026-07-15T15:25:00Z"/>
        </w:rPr>
      </w:pPr>
      <w:r w:rsidRPr="00E77B7C">
        <w:t>Title: Longissimus cervicis</w:t>
      </w:r>
    </w:p>
    <w:p w14:paraId="1DD33BE0" w14:textId="77777777" w:rsidR="00E77B7C" w:rsidRDefault="00E77B7C" w:rsidP="00E77B7C">
      <w:r>
        <w:t>Activity Interaction: Select all that apply</w:t>
      </w:r>
      <w:r w:rsidRPr="00B417F4">
        <w:t xml:space="preserve"> </w:t>
      </w:r>
    </w:p>
    <w:p w14:paraId="2057D8E0" w14:textId="77777777" w:rsidR="00360300" w:rsidRDefault="00360300" w:rsidP="00360300">
      <w:r>
        <w:rPr>
          <w:b/>
        </w:rPr>
        <w:t>Back-of-Card Content:</w:t>
      </w:r>
    </w:p>
    <w:p w14:paraId="6527C338" w14:textId="77777777" w:rsidR="00360300" w:rsidRDefault="00360300" w:rsidP="00360300">
      <w:r>
        <w:t xml:space="preserve">Proximal insertion: </w:t>
      </w:r>
    </w:p>
    <w:p w14:paraId="41791DE0" w14:textId="77777777" w:rsidR="00360300" w:rsidRDefault="00360300" w:rsidP="00360300">
      <w:pPr>
        <w:pStyle w:val="ListParagraph"/>
        <w:numPr>
          <w:ilvl w:val="0"/>
          <w:numId w:val="139"/>
        </w:numPr>
      </w:pPr>
      <w:r>
        <w:t>*C4-T5 transverse processes</w:t>
      </w:r>
    </w:p>
    <w:p w14:paraId="5E7BEEBE" w14:textId="77777777" w:rsidR="00360300" w:rsidRDefault="00360300" w:rsidP="00360300">
      <w:pPr>
        <w:pStyle w:val="ListParagraph"/>
        <w:numPr>
          <w:ilvl w:val="0"/>
          <w:numId w:val="139"/>
        </w:numPr>
      </w:pPr>
      <w:r>
        <w:t>T1-T5 transverse processes</w:t>
      </w:r>
    </w:p>
    <w:p w14:paraId="5382DD18" w14:textId="77777777" w:rsidR="00360300" w:rsidRDefault="00360300" w:rsidP="00360300">
      <w:pPr>
        <w:pStyle w:val="ListParagraph"/>
        <w:numPr>
          <w:ilvl w:val="0"/>
          <w:numId w:val="139"/>
        </w:numPr>
      </w:pPr>
      <w:r>
        <w:t>spinous process of C2-C5</w:t>
      </w:r>
    </w:p>
    <w:p w14:paraId="5E68B50A" w14:textId="77777777" w:rsidR="00360300" w:rsidRDefault="00360300" w:rsidP="00360300">
      <w:pPr>
        <w:pStyle w:val="ListParagraph"/>
        <w:numPr>
          <w:ilvl w:val="0"/>
          <w:numId w:val="139"/>
        </w:numPr>
      </w:pPr>
      <w:r>
        <w:t>superior articular processes of C4-C7</w:t>
      </w:r>
    </w:p>
    <w:p w14:paraId="71F619DF" w14:textId="77777777" w:rsidR="00360300" w:rsidRDefault="00360300" w:rsidP="00360300"/>
    <w:p w14:paraId="094B66AB" w14:textId="77777777" w:rsidR="00360300" w:rsidRDefault="00360300" w:rsidP="00360300">
      <w:r>
        <w:t xml:space="preserve">Distal insertion: </w:t>
      </w:r>
    </w:p>
    <w:p w14:paraId="2CAE5BE7" w14:textId="77777777" w:rsidR="00360300" w:rsidRDefault="00360300" w:rsidP="00360300">
      <w:pPr>
        <w:pStyle w:val="ListParagraph"/>
        <w:numPr>
          <w:ilvl w:val="0"/>
          <w:numId w:val="138"/>
        </w:numPr>
      </w:pPr>
      <w:r>
        <w:t>*C2-C6 transverse processes</w:t>
      </w:r>
    </w:p>
    <w:p w14:paraId="38088615" w14:textId="77777777" w:rsidR="00360300" w:rsidRDefault="00360300" w:rsidP="00360300">
      <w:pPr>
        <w:pStyle w:val="ListParagraph"/>
        <w:numPr>
          <w:ilvl w:val="0"/>
          <w:numId w:val="138"/>
        </w:numPr>
      </w:pPr>
      <w:r>
        <w:t>C4-T5 transverse processes</w:t>
      </w:r>
    </w:p>
    <w:p w14:paraId="3A0CB350" w14:textId="77777777" w:rsidR="00360300" w:rsidRDefault="00360300" w:rsidP="00360300">
      <w:pPr>
        <w:pStyle w:val="ListParagraph"/>
        <w:numPr>
          <w:ilvl w:val="0"/>
          <w:numId w:val="138"/>
        </w:numPr>
      </w:pPr>
      <w:r>
        <w:t>posterior tubercles of the transverse processes C1-C3</w:t>
      </w:r>
    </w:p>
    <w:p w14:paraId="1447DC2E" w14:textId="77777777" w:rsidR="00360300" w:rsidRDefault="00360300" w:rsidP="00360300">
      <w:pPr>
        <w:pStyle w:val="ListParagraph"/>
        <w:numPr>
          <w:ilvl w:val="0"/>
          <w:numId w:val="138"/>
        </w:numPr>
      </w:pPr>
      <w:r>
        <w:t>transverse process of T1-T6</w:t>
      </w:r>
    </w:p>
    <w:p w14:paraId="23D69B91" w14:textId="77777777" w:rsidR="00360300" w:rsidRDefault="00360300" w:rsidP="00360300"/>
    <w:p w14:paraId="7B1ACEC2" w14:textId="77777777" w:rsidR="00360300" w:rsidRDefault="00360300" w:rsidP="00360300">
      <w:r>
        <w:t xml:space="preserve">Innervation: </w:t>
      </w:r>
    </w:p>
    <w:p w14:paraId="4E7AD473" w14:textId="77777777" w:rsidR="00360300" w:rsidRDefault="00360300" w:rsidP="00360300">
      <w:pPr>
        <w:pStyle w:val="ListParagraph"/>
        <w:numPr>
          <w:ilvl w:val="0"/>
          <w:numId w:val="137"/>
        </w:numPr>
      </w:pPr>
      <w:r>
        <w:t>*lateral branches of the posterior rami of the spinal nerves</w:t>
      </w:r>
    </w:p>
    <w:p w14:paraId="59350FE0" w14:textId="77777777" w:rsidR="00360300" w:rsidRDefault="00360300" w:rsidP="00360300">
      <w:pPr>
        <w:pStyle w:val="ListParagraph"/>
        <w:numPr>
          <w:ilvl w:val="0"/>
          <w:numId w:val="137"/>
        </w:numPr>
      </w:pPr>
      <w:r>
        <w:t>C2-C3</w:t>
      </w:r>
    </w:p>
    <w:p w14:paraId="63AEE4E1" w14:textId="77777777" w:rsidR="00360300" w:rsidRDefault="00360300" w:rsidP="00360300">
      <w:pPr>
        <w:pStyle w:val="ListParagraph"/>
        <w:numPr>
          <w:ilvl w:val="0"/>
          <w:numId w:val="137"/>
        </w:numPr>
      </w:pPr>
      <w:r>
        <w:t>dorsal rami of the cervical spinal nerves</w:t>
      </w:r>
    </w:p>
    <w:p w14:paraId="478F8A24" w14:textId="77777777" w:rsidR="00360300" w:rsidRDefault="00360300" w:rsidP="00360300"/>
    <w:p w14:paraId="68B37153" w14:textId="77777777" w:rsidR="00360300" w:rsidRDefault="00360300" w:rsidP="00360300">
      <w:r>
        <w:lastRenderedPageBreak/>
        <w:t xml:space="preserve">Action: </w:t>
      </w:r>
    </w:p>
    <w:p w14:paraId="470F6CB8" w14:textId="77777777" w:rsidR="00360300" w:rsidRDefault="00360300" w:rsidP="00360300">
      <w:pPr>
        <w:pStyle w:val="ListParagraph"/>
        <w:numPr>
          <w:ilvl w:val="0"/>
          <w:numId w:val="140"/>
        </w:numPr>
      </w:pPr>
      <w:r>
        <w:t>*bilaterally extends spine</w:t>
      </w:r>
    </w:p>
    <w:p w14:paraId="35CABA71" w14:textId="77777777" w:rsidR="00360300" w:rsidRDefault="00360300" w:rsidP="00360300">
      <w:pPr>
        <w:pStyle w:val="ListParagraph"/>
        <w:numPr>
          <w:ilvl w:val="0"/>
          <w:numId w:val="140"/>
        </w:numPr>
      </w:pPr>
      <w:r>
        <w:t>*unilaterally, ipsilateral side bends</w:t>
      </w:r>
    </w:p>
    <w:p w14:paraId="3D5F5499" w14:textId="77777777" w:rsidR="00360300" w:rsidRDefault="00360300" w:rsidP="00360300">
      <w:pPr>
        <w:pStyle w:val="ListParagraph"/>
        <w:numPr>
          <w:ilvl w:val="0"/>
          <w:numId w:val="140"/>
        </w:numPr>
      </w:pPr>
      <w:r>
        <w:t>unilaterally, rotates the head contralaterally</w:t>
      </w:r>
    </w:p>
    <w:p w14:paraId="0D3D395E" w14:textId="77777777" w:rsidR="00360300" w:rsidRDefault="00360300" w:rsidP="00360300"/>
    <w:p w14:paraId="00CE7F14" w14:textId="77777777" w:rsidR="00360300" w:rsidRDefault="00360300" w:rsidP="00360300">
      <w:pPr>
        <w:pStyle w:val="Heading2"/>
      </w:pPr>
      <w:r>
        <w:t>Card ID: 1.48</w:t>
      </w:r>
    </w:p>
    <w:p w14:paraId="0CEDD106" w14:textId="77777777" w:rsidR="00360300" w:rsidRDefault="00360300" w:rsidP="00360300">
      <w:r>
        <w:t>Image file: L1344_760059</w:t>
      </w:r>
    </w:p>
    <w:p w14:paraId="1A7893D9" w14:textId="77777777" w:rsidR="00360300" w:rsidRDefault="00360300" w:rsidP="00360300">
      <w:r>
        <w:rPr>
          <w:noProof/>
        </w:rPr>
        <w:drawing>
          <wp:inline distT="0" distB="0" distL="0" distR="0" wp14:anchorId="2C244D0F" wp14:editId="07ACFED0">
            <wp:extent cx="1828800" cy="119659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A172" w14:textId="77777777" w:rsidR="00360300" w:rsidRDefault="00360300" w:rsidP="00360300">
      <w:pPr>
        <w:rPr>
          <w:ins w:id="22" w:author="Claire Copa" w:date="2026-07-15T11:25:00Z" w16du:dateUtc="2026-07-15T15:25:00Z"/>
        </w:rPr>
      </w:pPr>
      <w:r w:rsidRPr="00E77B7C">
        <w:t>Title: Rectus capitis posterior major</w:t>
      </w:r>
    </w:p>
    <w:p w14:paraId="55E468F3" w14:textId="77777777" w:rsidR="00E77B7C" w:rsidRDefault="00E77B7C" w:rsidP="00E77B7C">
      <w:r>
        <w:t>Activity Interaction: Select all that apply</w:t>
      </w:r>
      <w:r w:rsidRPr="00B417F4">
        <w:t xml:space="preserve"> </w:t>
      </w:r>
    </w:p>
    <w:p w14:paraId="43E2BEC9" w14:textId="77777777" w:rsidR="00360300" w:rsidRDefault="00360300" w:rsidP="00360300">
      <w:r>
        <w:rPr>
          <w:b/>
        </w:rPr>
        <w:t>Back-of-Card Content:</w:t>
      </w:r>
    </w:p>
    <w:p w14:paraId="6CBDFDEB" w14:textId="77777777" w:rsidR="00360300" w:rsidRDefault="00360300" w:rsidP="00360300">
      <w:r>
        <w:t xml:space="preserve">Proximal insertion: </w:t>
      </w:r>
    </w:p>
    <w:p w14:paraId="4FC3213F" w14:textId="77777777" w:rsidR="00360300" w:rsidRDefault="00360300" w:rsidP="00360300">
      <w:pPr>
        <w:pStyle w:val="ListParagraph"/>
        <w:numPr>
          <w:ilvl w:val="0"/>
          <w:numId w:val="150"/>
        </w:numPr>
      </w:pPr>
      <w:r>
        <w:t>*spinous process of the axis (C2)</w:t>
      </w:r>
    </w:p>
    <w:p w14:paraId="0BDF57EA" w14:textId="77777777" w:rsidR="00360300" w:rsidRDefault="00360300" w:rsidP="00360300">
      <w:pPr>
        <w:pStyle w:val="ListParagraph"/>
        <w:numPr>
          <w:ilvl w:val="0"/>
          <w:numId w:val="150"/>
        </w:numPr>
      </w:pPr>
      <w:r>
        <w:t>posterior arch of the atlas (C1)</w:t>
      </w:r>
    </w:p>
    <w:p w14:paraId="123C6050" w14:textId="77777777" w:rsidR="00360300" w:rsidRDefault="00360300" w:rsidP="00360300">
      <w:pPr>
        <w:pStyle w:val="ListParagraph"/>
        <w:numPr>
          <w:ilvl w:val="0"/>
          <w:numId w:val="150"/>
        </w:numPr>
      </w:pPr>
      <w:r>
        <w:t>transverse process of the atlas (C1)</w:t>
      </w:r>
    </w:p>
    <w:p w14:paraId="3147884C" w14:textId="77777777" w:rsidR="00360300" w:rsidRDefault="00360300" w:rsidP="00360300"/>
    <w:p w14:paraId="20449E08" w14:textId="77777777" w:rsidR="00360300" w:rsidRDefault="00360300" w:rsidP="00360300">
      <w:r>
        <w:t xml:space="preserve">Distal insertion: </w:t>
      </w:r>
    </w:p>
    <w:p w14:paraId="036F6B42" w14:textId="77777777" w:rsidR="00360300" w:rsidRDefault="00360300" w:rsidP="00360300">
      <w:pPr>
        <w:pStyle w:val="ListParagraph"/>
        <w:numPr>
          <w:ilvl w:val="0"/>
          <w:numId w:val="151"/>
        </w:numPr>
      </w:pPr>
      <w:r>
        <w:t>*inferior nuchal line of the occipital bone</w:t>
      </w:r>
    </w:p>
    <w:p w14:paraId="647267FD" w14:textId="77777777" w:rsidR="00360300" w:rsidRDefault="00360300" w:rsidP="00360300">
      <w:pPr>
        <w:pStyle w:val="ListParagraph"/>
        <w:numPr>
          <w:ilvl w:val="0"/>
          <w:numId w:val="151"/>
        </w:numPr>
      </w:pPr>
      <w:r>
        <w:t>posterior aspect of the occipital bone</w:t>
      </w:r>
    </w:p>
    <w:p w14:paraId="140C4AC6" w14:textId="77777777" w:rsidR="00360300" w:rsidRDefault="00360300" w:rsidP="00360300">
      <w:pPr>
        <w:pStyle w:val="ListParagraph"/>
        <w:numPr>
          <w:ilvl w:val="0"/>
          <w:numId w:val="151"/>
        </w:numPr>
      </w:pPr>
      <w:r>
        <w:t>spinous process of the axis (C2)</w:t>
      </w:r>
    </w:p>
    <w:p w14:paraId="369D5D0E" w14:textId="77777777" w:rsidR="00360300" w:rsidRDefault="00360300" w:rsidP="00360300"/>
    <w:p w14:paraId="4E07B4BB" w14:textId="77777777" w:rsidR="00360300" w:rsidRDefault="00360300" w:rsidP="00360300">
      <w:r>
        <w:t xml:space="preserve">Innervation: </w:t>
      </w:r>
    </w:p>
    <w:p w14:paraId="18AD5130" w14:textId="77777777" w:rsidR="00360300" w:rsidRDefault="00360300" w:rsidP="00360300">
      <w:pPr>
        <w:pStyle w:val="ListParagraph"/>
        <w:numPr>
          <w:ilvl w:val="0"/>
          <w:numId w:val="152"/>
        </w:numPr>
      </w:pPr>
      <w:r>
        <w:t>*suboccipital nerve</w:t>
      </w:r>
    </w:p>
    <w:p w14:paraId="4C105D74" w14:textId="77777777" w:rsidR="00360300" w:rsidRDefault="00360300" w:rsidP="00360300">
      <w:pPr>
        <w:pStyle w:val="ListParagraph"/>
        <w:numPr>
          <w:ilvl w:val="0"/>
          <w:numId w:val="152"/>
        </w:numPr>
      </w:pPr>
      <w:r>
        <w:t>posterior rami C2-C3</w:t>
      </w:r>
    </w:p>
    <w:p w14:paraId="2ADDFBC4" w14:textId="77777777" w:rsidR="00360300" w:rsidRDefault="00360300" w:rsidP="00360300">
      <w:pPr>
        <w:pStyle w:val="ListParagraph"/>
        <w:numPr>
          <w:ilvl w:val="0"/>
          <w:numId w:val="152"/>
        </w:numPr>
      </w:pPr>
      <w:r>
        <w:t>dorsal rami of the cervical spinal nerves</w:t>
      </w:r>
    </w:p>
    <w:p w14:paraId="211052C4" w14:textId="77777777" w:rsidR="00360300" w:rsidRDefault="00360300" w:rsidP="00360300">
      <w:pPr>
        <w:pStyle w:val="ListParagraph"/>
        <w:numPr>
          <w:ilvl w:val="0"/>
          <w:numId w:val="152"/>
        </w:numPr>
      </w:pPr>
      <w:r>
        <w:t>accessory nerve (CN XI)</w:t>
      </w:r>
    </w:p>
    <w:p w14:paraId="0A43E466" w14:textId="77777777" w:rsidR="00360300" w:rsidRDefault="00360300" w:rsidP="00360300"/>
    <w:p w14:paraId="699DE38F" w14:textId="77777777" w:rsidR="00360300" w:rsidRDefault="00360300" w:rsidP="00360300">
      <w:r>
        <w:t xml:space="preserve">Action: </w:t>
      </w:r>
    </w:p>
    <w:p w14:paraId="692FE23A" w14:textId="77777777" w:rsidR="00360300" w:rsidRDefault="00360300" w:rsidP="00360300">
      <w:pPr>
        <w:pStyle w:val="ListParagraph"/>
        <w:numPr>
          <w:ilvl w:val="0"/>
          <w:numId w:val="206"/>
        </w:numPr>
      </w:pPr>
      <w:r>
        <w:t>*rotates and extends head</w:t>
      </w:r>
    </w:p>
    <w:p w14:paraId="6D06BFE2" w14:textId="77777777" w:rsidR="00360300" w:rsidRDefault="00360300" w:rsidP="00360300">
      <w:pPr>
        <w:pStyle w:val="ListParagraph"/>
        <w:numPr>
          <w:ilvl w:val="0"/>
          <w:numId w:val="206"/>
        </w:numPr>
      </w:pPr>
      <w:r>
        <w:t>bilaterally extends spine</w:t>
      </w:r>
    </w:p>
    <w:p w14:paraId="36FC21C3" w14:textId="77777777" w:rsidR="00360300" w:rsidRDefault="00360300" w:rsidP="00360300">
      <w:pPr>
        <w:pStyle w:val="ListParagraph"/>
        <w:numPr>
          <w:ilvl w:val="0"/>
          <w:numId w:val="206"/>
        </w:numPr>
      </w:pPr>
      <w:r>
        <w:t>unilaterally, ipsilateral side bends</w:t>
      </w:r>
    </w:p>
    <w:p w14:paraId="01A7F59C" w14:textId="77777777" w:rsidR="00360300" w:rsidRDefault="00360300" w:rsidP="00360300"/>
    <w:p w14:paraId="238604E4" w14:textId="77777777" w:rsidR="00360300" w:rsidRDefault="00360300" w:rsidP="00360300">
      <w:pPr>
        <w:pStyle w:val="Heading2"/>
      </w:pPr>
      <w:r>
        <w:t>Card ID: 1.49</w:t>
      </w:r>
    </w:p>
    <w:p w14:paraId="6776608A" w14:textId="77777777" w:rsidR="00360300" w:rsidRDefault="00360300" w:rsidP="00360300">
      <w:r>
        <w:t>Image file: L1344_760060</w:t>
      </w:r>
    </w:p>
    <w:p w14:paraId="43627EF0" w14:textId="77777777" w:rsidR="00360300" w:rsidRDefault="00360300" w:rsidP="00360300">
      <w:r>
        <w:rPr>
          <w:noProof/>
        </w:rPr>
        <w:drawing>
          <wp:inline distT="0" distB="0" distL="0" distR="0" wp14:anchorId="12B8142F" wp14:editId="3AEAFF67">
            <wp:extent cx="1828800" cy="119659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9574" w14:textId="77777777" w:rsidR="00360300" w:rsidRDefault="00360300" w:rsidP="00360300">
      <w:pPr>
        <w:rPr>
          <w:ins w:id="23" w:author="Claire Copa" w:date="2026-07-15T11:25:00Z" w16du:dateUtc="2026-07-15T15:25:00Z"/>
        </w:rPr>
      </w:pPr>
      <w:r w:rsidRPr="00E77B7C">
        <w:t>Title: Rectus capitis posterior minor</w:t>
      </w:r>
    </w:p>
    <w:p w14:paraId="692F845E" w14:textId="77777777" w:rsidR="00E77B7C" w:rsidRDefault="00E77B7C" w:rsidP="00E77B7C">
      <w:r>
        <w:t>Activity Interaction: Select all that apply</w:t>
      </w:r>
      <w:r w:rsidRPr="00B417F4">
        <w:t xml:space="preserve"> </w:t>
      </w:r>
    </w:p>
    <w:p w14:paraId="62499CAA" w14:textId="77777777" w:rsidR="00360300" w:rsidRDefault="00360300" w:rsidP="00360300">
      <w:r>
        <w:rPr>
          <w:b/>
        </w:rPr>
        <w:t>Back-of-Card Content:</w:t>
      </w:r>
    </w:p>
    <w:p w14:paraId="3D0C127B" w14:textId="77777777" w:rsidR="00360300" w:rsidRDefault="00360300" w:rsidP="00360300">
      <w:r>
        <w:t xml:space="preserve">Proximal insertion: </w:t>
      </w:r>
    </w:p>
    <w:p w14:paraId="132DC1AB" w14:textId="77777777" w:rsidR="00360300" w:rsidRDefault="00360300" w:rsidP="00360300">
      <w:pPr>
        <w:pStyle w:val="ListParagraph"/>
        <w:numPr>
          <w:ilvl w:val="0"/>
          <w:numId w:val="158"/>
        </w:numPr>
      </w:pPr>
      <w:r>
        <w:t>*posterior arch of the atlas (C1)</w:t>
      </w:r>
    </w:p>
    <w:p w14:paraId="5D6B6D73" w14:textId="77777777" w:rsidR="00360300" w:rsidRDefault="00360300" w:rsidP="00360300">
      <w:pPr>
        <w:pStyle w:val="ListParagraph"/>
        <w:numPr>
          <w:ilvl w:val="0"/>
          <w:numId w:val="158"/>
        </w:numPr>
      </w:pPr>
      <w:r>
        <w:t>spinous process of the axis (C2)</w:t>
      </w:r>
    </w:p>
    <w:p w14:paraId="7D52B4AF" w14:textId="77777777" w:rsidR="00360300" w:rsidRDefault="00360300" w:rsidP="00360300">
      <w:pPr>
        <w:pStyle w:val="ListParagraph"/>
        <w:numPr>
          <w:ilvl w:val="0"/>
          <w:numId w:val="158"/>
        </w:numPr>
      </w:pPr>
      <w:r>
        <w:t>transverse process of the atlas (C1)</w:t>
      </w:r>
    </w:p>
    <w:p w14:paraId="68EA8A98" w14:textId="77777777" w:rsidR="00360300" w:rsidRDefault="00360300" w:rsidP="00360300"/>
    <w:p w14:paraId="08D3CE27" w14:textId="77777777" w:rsidR="00360300" w:rsidRDefault="00360300" w:rsidP="00360300">
      <w:r>
        <w:t xml:space="preserve">Distal insertion: </w:t>
      </w:r>
    </w:p>
    <w:p w14:paraId="409854FB" w14:textId="77777777" w:rsidR="00360300" w:rsidRDefault="00360300" w:rsidP="00360300">
      <w:pPr>
        <w:pStyle w:val="ListParagraph"/>
        <w:numPr>
          <w:ilvl w:val="0"/>
          <w:numId w:val="159"/>
        </w:numPr>
      </w:pPr>
      <w:r>
        <w:t>*inferior nuchal line of the occipital bone</w:t>
      </w:r>
    </w:p>
    <w:p w14:paraId="2F00FE78" w14:textId="77777777" w:rsidR="00360300" w:rsidRDefault="00360300" w:rsidP="00360300">
      <w:pPr>
        <w:pStyle w:val="ListParagraph"/>
        <w:numPr>
          <w:ilvl w:val="0"/>
          <w:numId w:val="159"/>
        </w:numPr>
      </w:pPr>
      <w:r>
        <w:t>posterior aspect of the occipital bone</w:t>
      </w:r>
    </w:p>
    <w:p w14:paraId="542F20E7" w14:textId="77777777" w:rsidR="00360300" w:rsidRDefault="00360300" w:rsidP="00360300">
      <w:pPr>
        <w:pStyle w:val="ListParagraph"/>
        <w:numPr>
          <w:ilvl w:val="0"/>
          <w:numId w:val="159"/>
        </w:numPr>
      </w:pPr>
      <w:r>
        <w:t>spinous process of the axis (C2)</w:t>
      </w:r>
    </w:p>
    <w:p w14:paraId="2F0E198E" w14:textId="77777777" w:rsidR="00360300" w:rsidRDefault="00360300" w:rsidP="00360300"/>
    <w:p w14:paraId="4AF73C0B" w14:textId="77777777" w:rsidR="00360300" w:rsidRDefault="00360300" w:rsidP="00360300">
      <w:r>
        <w:t xml:space="preserve">Innervation: </w:t>
      </w:r>
    </w:p>
    <w:p w14:paraId="09C75B93" w14:textId="77777777" w:rsidR="00360300" w:rsidRDefault="00360300" w:rsidP="00360300">
      <w:pPr>
        <w:pStyle w:val="ListParagraph"/>
        <w:numPr>
          <w:ilvl w:val="0"/>
          <w:numId w:val="153"/>
        </w:numPr>
      </w:pPr>
      <w:r>
        <w:t>*suboccipital nerve</w:t>
      </w:r>
    </w:p>
    <w:p w14:paraId="4010C742" w14:textId="77777777" w:rsidR="00360300" w:rsidRDefault="00360300" w:rsidP="00360300">
      <w:pPr>
        <w:pStyle w:val="ListParagraph"/>
        <w:numPr>
          <w:ilvl w:val="0"/>
          <w:numId w:val="153"/>
        </w:numPr>
      </w:pPr>
      <w:r>
        <w:t>posterior rami C2-C3</w:t>
      </w:r>
    </w:p>
    <w:p w14:paraId="5EB8F2EF" w14:textId="77777777" w:rsidR="00360300" w:rsidRDefault="00360300" w:rsidP="00360300">
      <w:pPr>
        <w:pStyle w:val="ListParagraph"/>
        <w:numPr>
          <w:ilvl w:val="0"/>
          <w:numId w:val="153"/>
        </w:numPr>
      </w:pPr>
      <w:r>
        <w:t>dorsal rami of the cervical spinal nerves</w:t>
      </w:r>
    </w:p>
    <w:p w14:paraId="784CB15C" w14:textId="77777777" w:rsidR="00360300" w:rsidRDefault="00360300" w:rsidP="00360300">
      <w:pPr>
        <w:pStyle w:val="ListParagraph"/>
        <w:numPr>
          <w:ilvl w:val="0"/>
          <w:numId w:val="153"/>
        </w:numPr>
      </w:pPr>
      <w:r>
        <w:lastRenderedPageBreak/>
        <w:t>accessory nerve (CN XI)</w:t>
      </w:r>
    </w:p>
    <w:p w14:paraId="313CFDE6" w14:textId="77777777" w:rsidR="00360300" w:rsidRDefault="00360300" w:rsidP="00360300"/>
    <w:p w14:paraId="0BE5348E" w14:textId="77777777" w:rsidR="00360300" w:rsidRDefault="00360300" w:rsidP="00360300">
      <w:r>
        <w:t xml:space="preserve">Action: </w:t>
      </w:r>
    </w:p>
    <w:p w14:paraId="731DD073" w14:textId="77777777" w:rsidR="00360300" w:rsidRDefault="00360300" w:rsidP="00360300">
      <w:pPr>
        <w:pStyle w:val="ListParagraph"/>
        <w:numPr>
          <w:ilvl w:val="0"/>
          <w:numId w:val="160"/>
        </w:numPr>
      </w:pPr>
      <w:r>
        <w:t>*extends head</w:t>
      </w:r>
    </w:p>
    <w:p w14:paraId="59D2B3B4" w14:textId="77777777" w:rsidR="00360300" w:rsidRDefault="00360300" w:rsidP="00360300">
      <w:pPr>
        <w:pStyle w:val="ListParagraph"/>
        <w:numPr>
          <w:ilvl w:val="0"/>
          <w:numId w:val="160"/>
        </w:numPr>
      </w:pPr>
      <w:r>
        <w:t>rotates head</w:t>
      </w:r>
    </w:p>
    <w:p w14:paraId="0344D7D6" w14:textId="77777777" w:rsidR="00360300" w:rsidRDefault="00360300" w:rsidP="00360300">
      <w:pPr>
        <w:pStyle w:val="ListParagraph"/>
        <w:numPr>
          <w:ilvl w:val="0"/>
          <w:numId w:val="160"/>
        </w:numPr>
        <w:tabs>
          <w:tab w:val="left" w:pos="1878"/>
        </w:tabs>
      </w:pPr>
      <w:r>
        <w:t>side bends head ipsilaterally</w:t>
      </w:r>
    </w:p>
    <w:p w14:paraId="0318DF3F" w14:textId="77777777" w:rsidR="00360300" w:rsidRDefault="00360300" w:rsidP="00360300">
      <w:pPr>
        <w:pStyle w:val="ListParagraph"/>
        <w:numPr>
          <w:ilvl w:val="0"/>
          <w:numId w:val="160"/>
        </w:numPr>
        <w:tabs>
          <w:tab w:val="left" w:pos="1878"/>
        </w:tabs>
      </w:pPr>
      <w:r>
        <w:t>side bends head contralaterally</w:t>
      </w:r>
    </w:p>
    <w:p w14:paraId="6C3937B2" w14:textId="77777777" w:rsidR="00360300" w:rsidRDefault="00360300" w:rsidP="00360300"/>
    <w:p w14:paraId="6A1AA743" w14:textId="77777777" w:rsidR="00360300" w:rsidRDefault="00360300" w:rsidP="00360300">
      <w:pPr>
        <w:pStyle w:val="Heading2"/>
      </w:pPr>
      <w:r>
        <w:t>Card ID: 1.50</w:t>
      </w:r>
    </w:p>
    <w:p w14:paraId="1B8F946D" w14:textId="77777777" w:rsidR="00360300" w:rsidRDefault="00360300" w:rsidP="00360300">
      <w:r>
        <w:t>Image file: L1344_760061</w:t>
      </w:r>
    </w:p>
    <w:p w14:paraId="6E3DE054" w14:textId="77777777" w:rsidR="00360300" w:rsidRDefault="00360300" w:rsidP="00360300">
      <w:r>
        <w:rPr>
          <w:noProof/>
        </w:rPr>
        <w:drawing>
          <wp:inline distT="0" distB="0" distL="0" distR="0" wp14:anchorId="6454F253" wp14:editId="29E1472D">
            <wp:extent cx="1828800" cy="119659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E256" w14:textId="77777777" w:rsidR="00360300" w:rsidRDefault="00360300" w:rsidP="00360300">
      <w:pPr>
        <w:rPr>
          <w:ins w:id="24" w:author="Claire Copa" w:date="2026-07-15T11:25:00Z" w16du:dateUtc="2026-07-15T15:25:00Z"/>
        </w:rPr>
      </w:pPr>
      <w:r w:rsidRPr="00E77B7C">
        <w:t>Title: Obliquus capitis superior</w:t>
      </w:r>
    </w:p>
    <w:p w14:paraId="542845ED" w14:textId="77777777" w:rsidR="00E77B7C" w:rsidRDefault="00E77B7C" w:rsidP="00E77B7C">
      <w:r>
        <w:t>Activity Interaction: Select all that apply</w:t>
      </w:r>
      <w:r w:rsidRPr="00B417F4">
        <w:t xml:space="preserve"> </w:t>
      </w:r>
    </w:p>
    <w:p w14:paraId="7FE178F3" w14:textId="77777777" w:rsidR="00360300" w:rsidRDefault="00360300" w:rsidP="00360300">
      <w:r>
        <w:rPr>
          <w:b/>
        </w:rPr>
        <w:t>Back-of-Card Content:</w:t>
      </w:r>
    </w:p>
    <w:p w14:paraId="07E9FFF0" w14:textId="77777777" w:rsidR="00360300" w:rsidRDefault="00360300" w:rsidP="00360300">
      <w:r>
        <w:t xml:space="preserve">Proximal insertion: </w:t>
      </w:r>
    </w:p>
    <w:p w14:paraId="370C3ED4" w14:textId="77777777" w:rsidR="00360300" w:rsidRDefault="00360300" w:rsidP="00360300">
      <w:pPr>
        <w:pStyle w:val="ListParagraph"/>
        <w:numPr>
          <w:ilvl w:val="0"/>
          <w:numId w:val="161"/>
        </w:numPr>
      </w:pPr>
      <w:r>
        <w:t>*transverse process of the atlas (C1)</w:t>
      </w:r>
    </w:p>
    <w:p w14:paraId="6BD31E09" w14:textId="77777777" w:rsidR="00360300" w:rsidRDefault="00360300" w:rsidP="00360300">
      <w:pPr>
        <w:pStyle w:val="ListParagraph"/>
        <w:numPr>
          <w:ilvl w:val="0"/>
          <w:numId w:val="161"/>
        </w:numPr>
      </w:pPr>
      <w:r>
        <w:t>posterior arch of the atlas (C1)</w:t>
      </w:r>
    </w:p>
    <w:p w14:paraId="1D342300" w14:textId="77777777" w:rsidR="00360300" w:rsidRDefault="00360300" w:rsidP="00360300">
      <w:pPr>
        <w:pStyle w:val="ListParagraph"/>
        <w:numPr>
          <w:ilvl w:val="0"/>
          <w:numId w:val="161"/>
        </w:numPr>
      </w:pPr>
      <w:r>
        <w:t>spinous process of the axis (C2)</w:t>
      </w:r>
    </w:p>
    <w:p w14:paraId="742F87D8" w14:textId="77777777" w:rsidR="00360300" w:rsidRDefault="00360300" w:rsidP="00360300"/>
    <w:p w14:paraId="5E7B694B" w14:textId="77777777" w:rsidR="00360300" w:rsidRDefault="00360300" w:rsidP="00360300">
      <w:r>
        <w:t xml:space="preserve">Distal insertion: </w:t>
      </w:r>
    </w:p>
    <w:p w14:paraId="3F835DF4" w14:textId="77777777" w:rsidR="00360300" w:rsidRDefault="00360300" w:rsidP="00360300">
      <w:pPr>
        <w:pStyle w:val="ListParagraph"/>
        <w:numPr>
          <w:ilvl w:val="0"/>
          <w:numId w:val="162"/>
        </w:numPr>
      </w:pPr>
      <w:r>
        <w:t>*posterior aspect of the occipital bone</w:t>
      </w:r>
    </w:p>
    <w:p w14:paraId="2DB82F36" w14:textId="77777777" w:rsidR="00360300" w:rsidRDefault="00360300" w:rsidP="00360300">
      <w:pPr>
        <w:pStyle w:val="ListParagraph"/>
        <w:numPr>
          <w:ilvl w:val="0"/>
          <w:numId w:val="162"/>
        </w:numPr>
      </w:pPr>
      <w:r>
        <w:t>inferior nuchal line of the occipital bone</w:t>
      </w:r>
    </w:p>
    <w:p w14:paraId="0DF7EEBB" w14:textId="77777777" w:rsidR="00360300" w:rsidRDefault="00360300" w:rsidP="00360300">
      <w:pPr>
        <w:pStyle w:val="ListParagraph"/>
        <w:numPr>
          <w:ilvl w:val="0"/>
          <w:numId w:val="162"/>
        </w:numPr>
      </w:pPr>
      <w:r>
        <w:t>spinous process of the axis (C2)</w:t>
      </w:r>
    </w:p>
    <w:p w14:paraId="7B8E33AD" w14:textId="77777777" w:rsidR="00360300" w:rsidRDefault="00360300" w:rsidP="00360300">
      <w:pPr>
        <w:pStyle w:val="ListParagraph"/>
        <w:numPr>
          <w:ilvl w:val="0"/>
          <w:numId w:val="162"/>
        </w:numPr>
      </w:pPr>
      <w:r>
        <w:t>transverse process of the atlas (C1)</w:t>
      </w:r>
    </w:p>
    <w:p w14:paraId="19617973" w14:textId="77777777" w:rsidR="00360300" w:rsidRDefault="00360300" w:rsidP="00360300"/>
    <w:p w14:paraId="4B7CDF28" w14:textId="77777777" w:rsidR="00360300" w:rsidRDefault="00360300" w:rsidP="00360300">
      <w:r>
        <w:t xml:space="preserve">Innervation: </w:t>
      </w:r>
    </w:p>
    <w:p w14:paraId="1089EC15" w14:textId="77777777" w:rsidR="00360300" w:rsidRDefault="00360300" w:rsidP="00360300">
      <w:pPr>
        <w:pStyle w:val="ListParagraph"/>
        <w:numPr>
          <w:ilvl w:val="0"/>
          <w:numId w:val="154"/>
        </w:numPr>
      </w:pPr>
      <w:r>
        <w:lastRenderedPageBreak/>
        <w:t>*suboccipital nerve</w:t>
      </w:r>
    </w:p>
    <w:p w14:paraId="1632A059" w14:textId="77777777" w:rsidR="00360300" w:rsidRDefault="00360300" w:rsidP="00360300">
      <w:pPr>
        <w:pStyle w:val="ListParagraph"/>
        <w:numPr>
          <w:ilvl w:val="0"/>
          <w:numId w:val="154"/>
        </w:numPr>
      </w:pPr>
      <w:r>
        <w:t>posterior rami C2-C3</w:t>
      </w:r>
    </w:p>
    <w:p w14:paraId="2F3E2B15" w14:textId="77777777" w:rsidR="00360300" w:rsidRDefault="00360300" w:rsidP="00360300">
      <w:pPr>
        <w:pStyle w:val="ListParagraph"/>
        <w:numPr>
          <w:ilvl w:val="0"/>
          <w:numId w:val="154"/>
        </w:numPr>
      </w:pPr>
      <w:r>
        <w:t>dorsal rami of the cervical spinal nerves</w:t>
      </w:r>
    </w:p>
    <w:p w14:paraId="7F0799AB" w14:textId="77777777" w:rsidR="00360300" w:rsidRDefault="00360300" w:rsidP="00360300">
      <w:pPr>
        <w:pStyle w:val="ListParagraph"/>
        <w:numPr>
          <w:ilvl w:val="0"/>
          <w:numId w:val="154"/>
        </w:numPr>
      </w:pPr>
      <w:r>
        <w:t>accessory nerve (CN XI)</w:t>
      </w:r>
    </w:p>
    <w:p w14:paraId="619F3B8A" w14:textId="77777777" w:rsidR="00360300" w:rsidRDefault="00360300" w:rsidP="00360300"/>
    <w:p w14:paraId="34BC183E" w14:textId="77777777" w:rsidR="00360300" w:rsidRDefault="00360300" w:rsidP="00360300">
      <w:r>
        <w:t xml:space="preserve">Action: </w:t>
      </w:r>
    </w:p>
    <w:p w14:paraId="2EFAC6B6" w14:textId="77777777" w:rsidR="00360300" w:rsidRDefault="00360300" w:rsidP="00360300">
      <w:pPr>
        <w:pStyle w:val="ListParagraph"/>
        <w:numPr>
          <w:ilvl w:val="0"/>
          <w:numId w:val="163"/>
        </w:numPr>
      </w:pPr>
      <w:r>
        <w:t>*side bends head</w:t>
      </w:r>
    </w:p>
    <w:p w14:paraId="65A5F2D5" w14:textId="77777777" w:rsidR="00360300" w:rsidRDefault="00360300" w:rsidP="00360300">
      <w:pPr>
        <w:pStyle w:val="ListParagraph"/>
        <w:numPr>
          <w:ilvl w:val="0"/>
          <w:numId w:val="163"/>
        </w:numPr>
      </w:pPr>
      <w:r>
        <w:t>*extends head</w:t>
      </w:r>
    </w:p>
    <w:p w14:paraId="2A61B07E" w14:textId="77777777" w:rsidR="00360300" w:rsidRDefault="00360300" w:rsidP="00360300">
      <w:pPr>
        <w:pStyle w:val="ListParagraph"/>
        <w:numPr>
          <w:ilvl w:val="0"/>
          <w:numId w:val="163"/>
        </w:numPr>
      </w:pPr>
      <w:r>
        <w:t>rotates head</w:t>
      </w:r>
    </w:p>
    <w:p w14:paraId="00BCA6D2" w14:textId="77777777" w:rsidR="00360300" w:rsidRDefault="00360300" w:rsidP="00360300"/>
    <w:p w14:paraId="60587FFB" w14:textId="77777777" w:rsidR="00360300" w:rsidRDefault="00360300" w:rsidP="00360300">
      <w:pPr>
        <w:pStyle w:val="Heading2"/>
      </w:pPr>
      <w:r>
        <w:t>Card ID: 1.51</w:t>
      </w:r>
    </w:p>
    <w:p w14:paraId="3E32BB24" w14:textId="77777777" w:rsidR="00360300" w:rsidRDefault="00360300" w:rsidP="00360300">
      <w:r>
        <w:t>Image file: L1344_760062</w:t>
      </w:r>
    </w:p>
    <w:p w14:paraId="3B423C27" w14:textId="77777777" w:rsidR="00360300" w:rsidRDefault="00360300" w:rsidP="00360300">
      <w:r>
        <w:rPr>
          <w:noProof/>
        </w:rPr>
        <w:drawing>
          <wp:inline distT="0" distB="0" distL="0" distR="0" wp14:anchorId="427447D7" wp14:editId="01F4C951">
            <wp:extent cx="1828800" cy="119659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8978" w14:textId="77777777" w:rsidR="00360300" w:rsidRDefault="00360300" w:rsidP="00360300">
      <w:pPr>
        <w:rPr>
          <w:ins w:id="25" w:author="Claire Copa" w:date="2026-07-15T11:25:00Z" w16du:dateUtc="2026-07-15T15:25:00Z"/>
        </w:rPr>
      </w:pPr>
      <w:r w:rsidRPr="00E77B7C">
        <w:t>Title: Obliquus capitis inferior</w:t>
      </w:r>
    </w:p>
    <w:p w14:paraId="6C798A7A" w14:textId="77777777" w:rsidR="00E77B7C" w:rsidRDefault="00E77B7C" w:rsidP="00E77B7C">
      <w:r>
        <w:t>Activity Interaction: Select all that apply</w:t>
      </w:r>
      <w:r w:rsidRPr="00B417F4">
        <w:t xml:space="preserve"> </w:t>
      </w:r>
    </w:p>
    <w:p w14:paraId="01AC3FCB" w14:textId="77777777" w:rsidR="00360300" w:rsidRDefault="00360300" w:rsidP="00360300">
      <w:r>
        <w:rPr>
          <w:b/>
        </w:rPr>
        <w:t>Back-of-Card Content:</w:t>
      </w:r>
    </w:p>
    <w:p w14:paraId="48181088" w14:textId="77777777" w:rsidR="00360300" w:rsidRDefault="00360300" w:rsidP="00360300">
      <w:r>
        <w:t xml:space="preserve">Proximal insertion: </w:t>
      </w:r>
    </w:p>
    <w:p w14:paraId="5E3F1DAE" w14:textId="77777777" w:rsidR="00360300" w:rsidRPr="000C23EF" w:rsidRDefault="00360300" w:rsidP="00360300">
      <w:pPr>
        <w:pStyle w:val="ListParagraph"/>
        <w:numPr>
          <w:ilvl w:val="0"/>
          <w:numId w:val="164"/>
        </w:numPr>
      </w:pPr>
      <w:r w:rsidRPr="000C23EF">
        <w:t>*spinous process of the axis (C2)</w:t>
      </w:r>
    </w:p>
    <w:p w14:paraId="366278C0" w14:textId="77777777" w:rsidR="00360300" w:rsidRPr="000C23EF" w:rsidRDefault="00360300" w:rsidP="00360300">
      <w:pPr>
        <w:pStyle w:val="ListParagraph"/>
        <w:numPr>
          <w:ilvl w:val="0"/>
          <w:numId w:val="164"/>
        </w:numPr>
      </w:pPr>
      <w:r w:rsidRPr="000C23EF">
        <w:t>posterior arch of the atlas (C1)</w:t>
      </w:r>
    </w:p>
    <w:p w14:paraId="7ABF1DBC" w14:textId="77777777" w:rsidR="00360300" w:rsidRDefault="00360300" w:rsidP="00360300">
      <w:pPr>
        <w:pStyle w:val="ListParagraph"/>
        <w:numPr>
          <w:ilvl w:val="0"/>
          <w:numId w:val="164"/>
        </w:numPr>
      </w:pPr>
      <w:r w:rsidRPr="000C23EF">
        <w:t>transverse process of the atlas (C1)</w:t>
      </w:r>
    </w:p>
    <w:p w14:paraId="10E4BA26" w14:textId="77777777" w:rsidR="00360300" w:rsidRDefault="00360300" w:rsidP="00360300"/>
    <w:p w14:paraId="31C5F93B" w14:textId="77777777" w:rsidR="00360300" w:rsidRDefault="00360300" w:rsidP="00360300">
      <w:r>
        <w:t xml:space="preserve">Distal insertion: </w:t>
      </w:r>
    </w:p>
    <w:p w14:paraId="12F71378" w14:textId="77777777" w:rsidR="00360300" w:rsidRDefault="00360300" w:rsidP="00360300">
      <w:pPr>
        <w:pStyle w:val="ListParagraph"/>
        <w:numPr>
          <w:ilvl w:val="0"/>
          <w:numId w:val="165"/>
        </w:numPr>
      </w:pPr>
      <w:r>
        <w:t>*transverse process of the atlas (C1)</w:t>
      </w:r>
    </w:p>
    <w:p w14:paraId="2BB29D90" w14:textId="77777777" w:rsidR="00360300" w:rsidRDefault="00360300" w:rsidP="00360300">
      <w:pPr>
        <w:pStyle w:val="ListParagraph"/>
        <w:numPr>
          <w:ilvl w:val="0"/>
          <w:numId w:val="165"/>
        </w:numPr>
      </w:pPr>
      <w:r>
        <w:t>inferior nuchal line of the occipital bone</w:t>
      </w:r>
    </w:p>
    <w:p w14:paraId="7E537546" w14:textId="77777777" w:rsidR="00360300" w:rsidRDefault="00360300" w:rsidP="00360300">
      <w:pPr>
        <w:pStyle w:val="ListParagraph"/>
        <w:numPr>
          <w:ilvl w:val="0"/>
          <w:numId w:val="165"/>
        </w:numPr>
      </w:pPr>
      <w:r>
        <w:t>posterior aspect of the occipital bone</w:t>
      </w:r>
    </w:p>
    <w:p w14:paraId="62C70812" w14:textId="77777777" w:rsidR="00360300" w:rsidRDefault="00360300" w:rsidP="00360300">
      <w:pPr>
        <w:pStyle w:val="ListParagraph"/>
        <w:numPr>
          <w:ilvl w:val="0"/>
          <w:numId w:val="165"/>
        </w:numPr>
      </w:pPr>
      <w:r>
        <w:t>spinous process of the axis (C2)</w:t>
      </w:r>
    </w:p>
    <w:p w14:paraId="088D8E4F" w14:textId="77777777" w:rsidR="00360300" w:rsidRDefault="00360300" w:rsidP="00360300"/>
    <w:p w14:paraId="3999122A" w14:textId="77777777" w:rsidR="00360300" w:rsidRDefault="00360300" w:rsidP="00360300">
      <w:r>
        <w:lastRenderedPageBreak/>
        <w:t xml:space="preserve">Innervation: </w:t>
      </w:r>
    </w:p>
    <w:p w14:paraId="405AA834" w14:textId="77777777" w:rsidR="00360300" w:rsidRDefault="00360300" w:rsidP="00360300">
      <w:pPr>
        <w:pStyle w:val="ListParagraph"/>
        <w:numPr>
          <w:ilvl w:val="0"/>
          <w:numId w:val="155"/>
        </w:numPr>
      </w:pPr>
      <w:r>
        <w:t>*suboccipital nerve</w:t>
      </w:r>
    </w:p>
    <w:p w14:paraId="70F3AFA6" w14:textId="77777777" w:rsidR="00360300" w:rsidRDefault="00360300" w:rsidP="00360300">
      <w:pPr>
        <w:pStyle w:val="ListParagraph"/>
        <w:numPr>
          <w:ilvl w:val="0"/>
          <w:numId w:val="155"/>
        </w:numPr>
      </w:pPr>
      <w:r>
        <w:t>posterior rami C2-C3</w:t>
      </w:r>
    </w:p>
    <w:p w14:paraId="4FA66E90" w14:textId="77777777" w:rsidR="00360300" w:rsidRDefault="00360300" w:rsidP="00360300">
      <w:pPr>
        <w:pStyle w:val="ListParagraph"/>
        <w:numPr>
          <w:ilvl w:val="0"/>
          <w:numId w:val="155"/>
        </w:numPr>
      </w:pPr>
      <w:r>
        <w:t>dorsal rami of the cervical spinal nerves</w:t>
      </w:r>
    </w:p>
    <w:p w14:paraId="3EEC5C82" w14:textId="77777777" w:rsidR="00360300" w:rsidRDefault="00360300" w:rsidP="00360300">
      <w:pPr>
        <w:pStyle w:val="ListParagraph"/>
        <w:numPr>
          <w:ilvl w:val="0"/>
          <w:numId w:val="155"/>
        </w:numPr>
      </w:pPr>
      <w:r>
        <w:t>accessory nerve (CN XI)</w:t>
      </w:r>
    </w:p>
    <w:p w14:paraId="0CA5CB09" w14:textId="77777777" w:rsidR="00360300" w:rsidRDefault="00360300" w:rsidP="00360300"/>
    <w:p w14:paraId="4F6AC9A6" w14:textId="77777777" w:rsidR="00360300" w:rsidRDefault="00360300" w:rsidP="00360300">
      <w:r>
        <w:t xml:space="preserve">Action: </w:t>
      </w:r>
    </w:p>
    <w:p w14:paraId="4EC6B3AE" w14:textId="77777777" w:rsidR="00360300" w:rsidRDefault="00360300" w:rsidP="00360300">
      <w:pPr>
        <w:pStyle w:val="ListParagraph"/>
        <w:numPr>
          <w:ilvl w:val="0"/>
          <w:numId w:val="166"/>
        </w:numPr>
      </w:pPr>
      <w:r>
        <w:t>*rotates head</w:t>
      </w:r>
    </w:p>
    <w:p w14:paraId="37E7F3E7" w14:textId="77777777" w:rsidR="00360300" w:rsidRDefault="00360300" w:rsidP="00360300">
      <w:pPr>
        <w:pStyle w:val="ListParagraph"/>
        <w:numPr>
          <w:ilvl w:val="0"/>
          <w:numId w:val="166"/>
        </w:numPr>
        <w:tabs>
          <w:tab w:val="left" w:pos="1878"/>
        </w:tabs>
      </w:pPr>
      <w:r>
        <w:t>extends head</w:t>
      </w:r>
      <w:r>
        <w:tab/>
      </w:r>
    </w:p>
    <w:p w14:paraId="5884A8A7" w14:textId="77777777" w:rsidR="00360300" w:rsidRDefault="00360300" w:rsidP="00360300">
      <w:pPr>
        <w:pStyle w:val="ListParagraph"/>
        <w:numPr>
          <w:ilvl w:val="0"/>
          <w:numId w:val="166"/>
        </w:numPr>
        <w:tabs>
          <w:tab w:val="left" w:pos="1878"/>
        </w:tabs>
      </w:pPr>
      <w:r>
        <w:t>side bends head ipsilaterally</w:t>
      </w:r>
    </w:p>
    <w:p w14:paraId="7446F04C" w14:textId="77777777" w:rsidR="00360300" w:rsidRDefault="00360300" w:rsidP="00360300">
      <w:pPr>
        <w:pStyle w:val="ListParagraph"/>
        <w:numPr>
          <w:ilvl w:val="0"/>
          <w:numId w:val="166"/>
        </w:numPr>
        <w:tabs>
          <w:tab w:val="left" w:pos="1878"/>
        </w:tabs>
      </w:pPr>
      <w:r>
        <w:t>side bends head contralaterally</w:t>
      </w:r>
    </w:p>
    <w:p w14:paraId="607D8772" w14:textId="77777777" w:rsidR="00360300" w:rsidRDefault="00360300" w:rsidP="00360300"/>
    <w:p w14:paraId="4AC219B9" w14:textId="77777777" w:rsidR="00360300" w:rsidRDefault="00360300" w:rsidP="00360300"/>
    <w:p w14:paraId="1361AAF9" w14:textId="77777777" w:rsidR="00360300" w:rsidRDefault="00360300" w:rsidP="00360300">
      <w:pPr>
        <w:pStyle w:val="Heading2"/>
      </w:pPr>
      <w:r>
        <w:t>Card ID: 1.52</w:t>
      </w:r>
    </w:p>
    <w:p w14:paraId="24E8C0FD" w14:textId="77777777" w:rsidR="00360300" w:rsidRDefault="00360300" w:rsidP="00360300">
      <w:r>
        <w:t>Image file: L1344_760063</w:t>
      </w:r>
    </w:p>
    <w:p w14:paraId="10407C09" w14:textId="77777777" w:rsidR="00360300" w:rsidRDefault="00360300" w:rsidP="00360300">
      <w:r>
        <w:rPr>
          <w:noProof/>
        </w:rPr>
        <w:drawing>
          <wp:inline distT="0" distB="0" distL="0" distR="0" wp14:anchorId="26DBE379" wp14:editId="5CB25187">
            <wp:extent cx="1828800" cy="119659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1BBF" w14:textId="77777777" w:rsidR="00360300" w:rsidRDefault="00360300" w:rsidP="00360300">
      <w:pPr>
        <w:rPr>
          <w:ins w:id="26" w:author="Claire Copa" w:date="2026-07-15T11:25:00Z" w16du:dateUtc="2026-07-15T15:25:00Z"/>
        </w:rPr>
      </w:pPr>
      <w:r w:rsidRPr="00E77B7C">
        <w:t>Title: Splenius capitis</w:t>
      </w:r>
    </w:p>
    <w:p w14:paraId="6E166FE4" w14:textId="77777777" w:rsidR="00E77B7C" w:rsidRDefault="00E77B7C" w:rsidP="00E77B7C">
      <w:r>
        <w:t>Activity Interaction: Select all that apply</w:t>
      </w:r>
      <w:r w:rsidRPr="00B417F4">
        <w:t xml:space="preserve"> </w:t>
      </w:r>
    </w:p>
    <w:p w14:paraId="51E98977" w14:textId="77777777" w:rsidR="00360300" w:rsidRDefault="00360300" w:rsidP="00360300">
      <w:r>
        <w:rPr>
          <w:b/>
        </w:rPr>
        <w:t>Back-of-Card Content:</w:t>
      </w:r>
    </w:p>
    <w:p w14:paraId="074B7772" w14:textId="77777777" w:rsidR="00360300" w:rsidRDefault="00360300" w:rsidP="00360300">
      <w:r>
        <w:t xml:space="preserve">Proximal insertion: </w:t>
      </w:r>
    </w:p>
    <w:p w14:paraId="75320263" w14:textId="77777777" w:rsidR="00360300" w:rsidRDefault="00360300" w:rsidP="00360300">
      <w:pPr>
        <w:pStyle w:val="ListParagraph"/>
        <w:numPr>
          <w:ilvl w:val="0"/>
          <w:numId w:val="168"/>
        </w:numPr>
      </w:pPr>
      <w:r>
        <w:t>*nuchal ligament and spinous processes C7-T3</w:t>
      </w:r>
    </w:p>
    <w:p w14:paraId="1A929617" w14:textId="77777777" w:rsidR="00360300" w:rsidRDefault="00360300" w:rsidP="00360300">
      <w:pPr>
        <w:pStyle w:val="ListParagraph"/>
        <w:numPr>
          <w:ilvl w:val="0"/>
          <w:numId w:val="168"/>
        </w:numPr>
      </w:pPr>
      <w:r>
        <w:t>spinous process of the axis (C2)</w:t>
      </w:r>
    </w:p>
    <w:p w14:paraId="0494A93B" w14:textId="77777777" w:rsidR="00360300" w:rsidRDefault="00360300" w:rsidP="00360300">
      <w:pPr>
        <w:pStyle w:val="ListParagraph"/>
        <w:numPr>
          <w:ilvl w:val="0"/>
          <w:numId w:val="168"/>
        </w:numPr>
      </w:pPr>
      <w:r>
        <w:t>transverse process of the atlas (C1)</w:t>
      </w:r>
    </w:p>
    <w:p w14:paraId="562CEABD" w14:textId="77777777" w:rsidR="00360300" w:rsidRDefault="00360300" w:rsidP="00360300"/>
    <w:p w14:paraId="1436383E" w14:textId="77777777" w:rsidR="00360300" w:rsidRDefault="00360300" w:rsidP="00360300">
      <w:r>
        <w:t xml:space="preserve">Distal insertion: </w:t>
      </w:r>
    </w:p>
    <w:p w14:paraId="7F18655B" w14:textId="77777777" w:rsidR="00360300" w:rsidRDefault="00360300" w:rsidP="00360300">
      <w:pPr>
        <w:pStyle w:val="ListParagraph"/>
        <w:numPr>
          <w:ilvl w:val="0"/>
          <w:numId w:val="169"/>
        </w:numPr>
      </w:pPr>
      <w:r>
        <w:t>*mastoid process of the temporal bone</w:t>
      </w:r>
    </w:p>
    <w:p w14:paraId="65F55528" w14:textId="77777777" w:rsidR="00360300" w:rsidRDefault="00360300" w:rsidP="00360300">
      <w:pPr>
        <w:pStyle w:val="ListParagraph"/>
        <w:numPr>
          <w:ilvl w:val="0"/>
          <w:numId w:val="169"/>
        </w:numPr>
      </w:pPr>
      <w:r>
        <w:lastRenderedPageBreak/>
        <w:t>*lateral one third of the superior nuchal line of the occipital bone</w:t>
      </w:r>
    </w:p>
    <w:p w14:paraId="0FD0DE8A" w14:textId="77777777" w:rsidR="00360300" w:rsidRDefault="00360300" w:rsidP="00360300">
      <w:pPr>
        <w:pStyle w:val="ListParagraph"/>
        <w:numPr>
          <w:ilvl w:val="0"/>
          <w:numId w:val="169"/>
        </w:numPr>
      </w:pPr>
      <w:r>
        <w:t>inferior nuchal line of the occipital bone</w:t>
      </w:r>
    </w:p>
    <w:p w14:paraId="5AF60309" w14:textId="77777777" w:rsidR="00360300" w:rsidRDefault="00360300" w:rsidP="00360300"/>
    <w:p w14:paraId="2ADF653C" w14:textId="77777777" w:rsidR="00360300" w:rsidRDefault="00360300" w:rsidP="00360300">
      <w:r>
        <w:t xml:space="preserve">Innervation: </w:t>
      </w:r>
    </w:p>
    <w:p w14:paraId="573B7707" w14:textId="77777777" w:rsidR="00360300" w:rsidRDefault="00360300" w:rsidP="00360300">
      <w:pPr>
        <w:pStyle w:val="ListParagraph"/>
        <w:numPr>
          <w:ilvl w:val="0"/>
          <w:numId w:val="156"/>
        </w:numPr>
      </w:pPr>
      <w:r>
        <w:t>suboccipital nerve</w:t>
      </w:r>
    </w:p>
    <w:p w14:paraId="1F522548" w14:textId="77777777" w:rsidR="00360300" w:rsidRDefault="00360300" w:rsidP="00360300">
      <w:pPr>
        <w:pStyle w:val="ListParagraph"/>
        <w:numPr>
          <w:ilvl w:val="0"/>
          <w:numId w:val="156"/>
        </w:numPr>
      </w:pPr>
      <w:r>
        <w:t>*posterior rami C2-C3</w:t>
      </w:r>
    </w:p>
    <w:p w14:paraId="2D6CF78D" w14:textId="77777777" w:rsidR="00360300" w:rsidRDefault="00360300" w:rsidP="00360300">
      <w:pPr>
        <w:pStyle w:val="ListParagraph"/>
        <w:numPr>
          <w:ilvl w:val="0"/>
          <w:numId w:val="156"/>
        </w:numPr>
      </w:pPr>
      <w:r>
        <w:t>dorsal rami of the cervical spinal nerves</w:t>
      </w:r>
    </w:p>
    <w:p w14:paraId="48619F22" w14:textId="77777777" w:rsidR="00360300" w:rsidRDefault="00360300" w:rsidP="00360300">
      <w:pPr>
        <w:pStyle w:val="ListParagraph"/>
        <w:numPr>
          <w:ilvl w:val="0"/>
          <w:numId w:val="156"/>
        </w:numPr>
      </w:pPr>
      <w:r>
        <w:t>accessory nerve (CN XI)</w:t>
      </w:r>
    </w:p>
    <w:p w14:paraId="6422BD0E" w14:textId="77777777" w:rsidR="00360300" w:rsidRDefault="00360300" w:rsidP="00360300"/>
    <w:p w14:paraId="23BBBCE5" w14:textId="77777777" w:rsidR="00360300" w:rsidRDefault="00360300" w:rsidP="00360300">
      <w:r>
        <w:t xml:space="preserve">Action: </w:t>
      </w:r>
    </w:p>
    <w:p w14:paraId="744A6BDD" w14:textId="77777777" w:rsidR="00360300" w:rsidRDefault="00360300" w:rsidP="00360300">
      <w:pPr>
        <w:pStyle w:val="ListParagraph"/>
        <w:numPr>
          <w:ilvl w:val="0"/>
          <w:numId w:val="167"/>
        </w:numPr>
      </w:pPr>
      <w:r>
        <w:t>*rotates head</w:t>
      </w:r>
    </w:p>
    <w:p w14:paraId="6618F2D8" w14:textId="77777777" w:rsidR="00360300" w:rsidRDefault="00360300" w:rsidP="00360300">
      <w:pPr>
        <w:pStyle w:val="ListParagraph"/>
        <w:numPr>
          <w:ilvl w:val="0"/>
          <w:numId w:val="167"/>
        </w:numPr>
      </w:pPr>
      <w:r>
        <w:t>*extends head</w:t>
      </w:r>
    </w:p>
    <w:p w14:paraId="66294885" w14:textId="77777777" w:rsidR="00360300" w:rsidRDefault="00360300" w:rsidP="00360300">
      <w:pPr>
        <w:pStyle w:val="ListParagraph"/>
        <w:numPr>
          <w:ilvl w:val="0"/>
          <w:numId w:val="167"/>
        </w:numPr>
        <w:tabs>
          <w:tab w:val="left" w:pos="1878"/>
        </w:tabs>
      </w:pPr>
      <w:r>
        <w:t>side bends head ipsilaterally</w:t>
      </w:r>
    </w:p>
    <w:p w14:paraId="58D0006A" w14:textId="77777777" w:rsidR="00360300" w:rsidRDefault="00360300" w:rsidP="00360300">
      <w:pPr>
        <w:pStyle w:val="ListParagraph"/>
        <w:numPr>
          <w:ilvl w:val="0"/>
          <w:numId w:val="167"/>
        </w:numPr>
        <w:tabs>
          <w:tab w:val="left" w:pos="1878"/>
        </w:tabs>
      </w:pPr>
      <w:r>
        <w:t>side bends head contralaterally</w:t>
      </w:r>
    </w:p>
    <w:p w14:paraId="3EACC424" w14:textId="77777777" w:rsidR="00360300" w:rsidRDefault="00360300" w:rsidP="00360300"/>
    <w:p w14:paraId="04ED668F" w14:textId="77777777" w:rsidR="00360300" w:rsidRDefault="00360300" w:rsidP="00360300">
      <w:pPr>
        <w:pStyle w:val="Heading2"/>
      </w:pPr>
      <w:r>
        <w:t>Card ID: 1.53</w:t>
      </w:r>
    </w:p>
    <w:p w14:paraId="22842862" w14:textId="77777777" w:rsidR="00360300" w:rsidRDefault="00360300" w:rsidP="00360300">
      <w:r>
        <w:t>Image file: L1344_760064</w:t>
      </w:r>
    </w:p>
    <w:p w14:paraId="430E066D" w14:textId="77777777" w:rsidR="00360300" w:rsidRDefault="00360300" w:rsidP="00360300">
      <w:r>
        <w:rPr>
          <w:noProof/>
        </w:rPr>
        <w:drawing>
          <wp:inline distT="0" distB="0" distL="0" distR="0" wp14:anchorId="3FEE9E35" wp14:editId="40381BE3">
            <wp:extent cx="1828800" cy="119659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60BD" w14:textId="77777777" w:rsidR="00360300" w:rsidRDefault="00360300" w:rsidP="00360300">
      <w:pPr>
        <w:rPr>
          <w:ins w:id="27" w:author="Claire Copa" w:date="2026-07-15T11:25:00Z" w16du:dateUtc="2026-07-15T15:25:00Z"/>
        </w:rPr>
      </w:pPr>
      <w:r w:rsidRPr="00E77B7C">
        <w:t>Title: Masseter</w:t>
      </w:r>
    </w:p>
    <w:p w14:paraId="780FD361" w14:textId="77777777" w:rsidR="00E77B7C" w:rsidRDefault="00E77B7C" w:rsidP="00E77B7C">
      <w:r>
        <w:t>Activity Interaction: Select all that apply</w:t>
      </w:r>
      <w:r w:rsidRPr="00B417F4">
        <w:t xml:space="preserve"> </w:t>
      </w:r>
    </w:p>
    <w:p w14:paraId="6A64CD00" w14:textId="77777777" w:rsidR="00360300" w:rsidRDefault="00360300" w:rsidP="00360300">
      <w:r>
        <w:rPr>
          <w:b/>
        </w:rPr>
        <w:t>Back-of-Card Content:</w:t>
      </w:r>
    </w:p>
    <w:p w14:paraId="381957B6" w14:textId="77777777" w:rsidR="00360300" w:rsidRDefault="00360300" w:rsidP="00360300">
      <w:r>
        <w:t xml:space="preserve">Proximal insertion: </w:t>
      </w:r>
    </w:p>
    <w:p w14:paraId="3F46AB5F" w14:textId="77777777" w:rsidR="00360300" w:rsidRDefault="00360300" w:rsidP="00360300">
      <w:pPr>
        <w:pStyle w:val="ListParagraph"/>
        <w:numPr>
          <w:ilvl w:val="0"/>
          <w:numId w:val="141"/>
        </w:numPr>
      </w:pPr>
      <w:r>
        <w:t>*zygomatic arch</w:t>
      </w:r>
    </w:p>
    <w:p w14:paraId="15293594" w14:textId="77777777" w:rsidR="00360300" w:rsidRDefault="00360300" w:rsidP="00360300">
      <w:pPr>
        <w:pStyle w:val="ListParagraph"/>
        <w:numPr>
          <w:ilvl w:val="0"/>
          <w:numId w:val="141"/>
        </w:numPr>
      </w:pPr>
      <w:r>
        <w:t>temporal fossa and fascia</w:t>
      </w:r>
    </w:p>
    <w:p w14:paraId="68F92EFA" w14:textId="77777777" w:rsidR="00360300" w:rsidRDefault="00360300" w:rsidP="00360300">
      <w:pPr>
        <w:pStyle w:val="ListParagraph"/>
        <w:numPr>
          <w:ilvl w:val="0"/>
          <w:numId w:val="141"/>
        </w:numPr>
      </w:pPr>
      <w:r>
        <w:t>medial surface of the ramus and angle of the mandible</w:t>
      </w:r>
    </w:p>
    <w:p w14:paraId="3A8C2036" w14:textId="77777777" w:rsidR="00360300" w:rsidRDefault="00360300" w:rsidP="00360300"/>
    <w:p w14:paraId="2CBC86F8" w14:textId="77777777" w:rsidR="00360300" w:rsidRDefault="00360300" w:rsidP="00360300">
      <w:r>
        <w:lastRenderedPageBreak/>
        <w:t xml:space="preserve">Distal insertion: </w:t>
      </w:r>
    </w:p>
    <w:p w14:paraId="57929948" w14:textId="77777777" w:rsidR="00360300" w:rsidRDefault="00360300" w:rsidP="00360300">
      <w:pPr>
        <w:pStyle w:val="ListParagraph"/>
        <w:numPr>
          <w:ilvl w:val="0"/>
          <w:numId w:val="142"/>
        </w:numPr>
      </w:pPr>
      <w:r>
        <w:t>*lateral aspect of the coronoid process and ramus of the mandible</w:t>
      </w:r>
    </w:p>
    <w:p w14:paraId="2E0F3A0C" w14:textId="77777777" w:rsidR="00360300" w:rsidRDefault="00360300" w:rsidP="00360300">
      <w:pPr>
        <w:pStyle w:val="ListParagraph"/>
        <w:numPr>
          <w:ilvl w:val="0"/>
          <w:numId w:val="142"/>
        </w:numPr>
      </w:pPr>
      <w:r>
        <w:t>mastoid process of the temporal bone</w:t>
      </w:r>
    </w:p>
    <w:p w14:paraId="19329E80" w14:textId="77777777" w:rsidR="00360300" w:rsidRDefault="00360300" w:rsidP="00360300">
      <w:pPr>
        <w:pStyle w:val="ListParagraph"/>
        <w:numPr>
          <w:ilvl w:val="0"/>
          <w:numId w:val="142"/>
        </w:numPr>
      </w:pPr>
      <w:r>
        <w:t>neck of the mandible</w:t>
      </w:r>
    </w:p>
    <w:p w14:paraId="45F75A8F" w14:textId="77777777" w:rsidR="00360300" w:rsidRDefault="00360300" w:rsidP="00360300">
      <w:pPr>
        <w:pStyle w:val="ListParagraph"/>
        <w:numPr>
          <w:ilvl w:val="0"/>
          <w:numId w:val="142"/>
        </w:numPr>
      </w:pPr>
      <w:r>
        <w:t>coronoid process and ramus of the mandible</w:t>
      </w:r>
    </w:p>
    <w:p w14:paraId="3D59F36B" w14:textId="77777777" w:rsidR="00360300" w:rsidRDefault="00360300" w:rsidP="00360300"/>
    <w:p w14:paraId="3EDC370C" w14:textId="77777777" w:rsidR="00360300" w:rsidRDefault="00360300" w:rsidP="00360300">
      <w:r>
        <w:t xml:space="preserve">Innervation: </w:t>
      </w:r>
    </w:p>
    <w:p w14:paraId="2138A5C5" w14:textId="77777777" w:rsidR="00360300" w:rsidRDefault="00360300" w:rsidP="00360300">
      <w:pPr>
        <w:pStyle w:val="ListParagraph"/>
        <w:numPr>
          <w:ilvl w:val="0"/>
          <w:numId w:val="143"/>
        </w:numPr>
      </w:pPr>
      <w:r>
        <w:t>*masseteric</w:t>
      </w:r>
    </w:p>
    <w:p w14:paraId="153C4B50" w14:textId="77777777" w:rsidR="00360300" w:rsidRDefault="00360300" w:rsidP="00360300">
      <w:pPr>
        <w:pStyle w:val="ListParagraph"/>
        <w:numPr>
          <w:ilvl w:val="0"/>
          <w:numId w:val="143"/>
        </w:numPr>
      </w:pPr>
      <w:r>
        <w:t>anterior and posterior deep temporal nerves</w:t>
      </w:r>
    </w:p>
    <w:p w14:paraId="4522003F" w14:textId="77777777" w:rsidR="00360300" w:rsidRDefault="00360300" w:rsidP="00360300">
      <w:pPr>
        <w:pStyle w:val="ListParagraph"/>
        <w:numPr>
          <w:ilvl w:val="0"/>
          <w:numId w:val="143"/>
        </w:numPr>
      </w:pPr>
      <w:r>
        <w:t>nerve to the lateral pterygoid muscle (CN V3)</w:t>
      </w:r>
    </w:p>
    <w:p w14:paraId="447055F7" w14:textId="77777777" w:rsidR="00360300" w:rsidRDefault="00360300" w:rsidP="00360300">
      <w:pPr>
        <w:pStyle w:val="ListParagraph"/>
        <w:numPr>
          <w:ilvl w:val="0"/>
          <w:numId w:val="143"/>
        </w:numPr>
      </w:pPr>
      <w:r>
        <w:t>nerve to the medial pterygoid muscle (CN V3)</w:t>
      </w:r>
    </w:p>
    <w:p w14:paraId="249EBFD8" w14:textId="77777777" w:rsidR="00360300" w:rsidRDefault="00360300" w:rsidP="00360300"/>
    <w:p w14:paraId="79329682" w14:textId="77777777" w:rsidR="00360300" w:rsidRDefault="00360300" w:rsidP="00360300">
      <w:r>
        <w:t xml:space="preserve">Action: </w:t>
      </w:r>
    </w:p>
    <w:p w14:paraId="24C4FFA6" w14:textId="77777777" w:rsidR="00360300" w:rsidRDefault="00360300" w:rsidP="00360300">
      <w:pPr>
        <w:pStyle w:val="ListParagraph"/>
        <w:numPr>
          <w:ilvl w:val="0"/>
          <w:numId w:val="170"/>
        </w:numPr>
      </w:pPr>
      <w:r>
        <w:t>*elevates mandible</w:t>
      </w:r>
    </w:p>
    <w:p w14:paraId="3490580D" w14:textId="77777777" w:rsidR="00360300" w:rsidRDefault="00360300" w:rsidP="00360300">
      <w:pPr>
        <w:pStyle w:val="ListParagraph"/>
        <w:numPr>
          <w:ilvl w:val="0"/>
          <w:numId w:val="170"/>
        </w:numPr>
      </w:pPr>
      <w:r>
        <w:t>*assists in protraction of the mandible</w:t>
      </w:r>
    </w:p>
    <w:p w14:paraId="208EAEE9" w14:textId="77777777" w:rsidR="00360300" w:rsidRDefault="00360300" w:rsidP="00360300">
      <w:pPr>
        <w:pStyle w:val="ListParagraph"/>
        <w:numPr>
          <w:ilvl w:val="0"/>
          <w:numId w:val="170"/>
        </w:numPr>
      </w:pPr>
      <w:r>
        <w:t>retracts mandible</w:t>
      </w:r>
    </w:p>
    <w:p w14:paraId="1CD8DF5D" w14:textId="77777777" w:rsidR="00360300" w:rsidRDefault="00360300" w:rsidP="00360300">
      <w:pPr>
        <w:pStyle w:val="ListParagraph"/>
        <w:numPr>
          <w:ilvl w:val="0"/>
          <w:numId w:val="170"/>
        </w:numPr>
      </w:pPr>
      <w:r>
        <w:t>laterally moves mandible</w:t>
      </w:r>
    </w:p>
    <w:p w14:paraId="46FDA789" w14:textId="77777777" w:rsidR="00360300" w:rsidRDefault="00360300" w:rsidP="00360300"/>
    <w:p w14:paraId="0C1107D1" w14:textId="77777777" w:rsidR="00360300" w:rsidRDefault="00360300" w:rsidP="00360300">
      <w:pPr>
        <w:pStyle w:val="Heading2"/>
      </w:pPr>
      <w:r>
        <w:t>Card ID: 1.54</w:t>
      </w:r>
    </w:p>
    <w:p w14:paraId="046596A0" w14:textId="77777777" w:rsidR="00360300" w:rsidRDefault="00360300" w:rsidP="00360300">
      <w:r>
        <w:t>Image file: L1344_760065</w:t>
      </w:r>
    </w:p>
    <w:p w14:paraId="4850265B" w14:textId="77777777" w:rsidR="00360300" w:rsidRDefault="00360300" w:rsidP="00360300">
      <w:r>
        <w:rPr>
          <w:noProof/>
        </w:rPr>
        <w:drawing>
          <wp:inline distT="0" distB="0" distL="0" distR="0" wp14:anchorId="4392BBFD" wp14:editId="6F42C1A8">
            <wp:extent cx="1828800" cy="119659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4DAC" w14:textId="77777777" w:rsidR="00360300" w:rsidRDefault="00360300" w:rsidP="00360300">
      <w:pPr>
        <w:rPr>
          <w:ins w:id="28" w:author="Claire Copa" w:date="2026-07-15T11:25:00Z" w16du:dateUtc="2026-07-15T15:25:00Z"/>
        </w:rPr>
      </w:pPr>
      <w:r w:rsidRPr="00E77B7C">
        <w:t>Title: Temporalis</w:t>
      </w:r>
    </w:p>
    <w:p w14:paraId="2081E4C5" w14:textId="77777777" w:rsidR="00E77B7C" w:rsidRDefault="00E77B7C" w:rsidP="00E77B7C">
      <w:r>
        <w:t>Activity Interaction: Select all that apply</w:t>
      </w:r>
      <w:r w:rsidRPr="00B417F4">
        <w:t xml:space="preserve"> </w:t>
      </w:r>
    </w:p>
    <w:p w14:paraId="22DE776B" w14:textId="77777777" w:rsidR="00360300" w:rsidRDefault="00360300" w:rsidP="00360300">
      <w:r>
        <w:rPr>
          <w:b/>
        </w:rPr>
        <w:t>Back-of-Card Content:</w:t>
      </w:r>
    </w:p>
    <w:p w14:paraId="4B97F998" w14:textId="77777777" w:rsidR="00360300" w:rsidRDefault="00360300" w:rsidP="00360300">
      <w:r>
        <w:t xml:space="preserve">Proximal insertion: </w:t>
      </w:r>
    </w:p>
    <w:p w14:paraId="204F1F20" w14:textId="77777777" w:rsidR="00360300" w:rsidRDefault="00360300" w:rsidP="00360300">
      <w:pPr>
        <w:pStyle w:val="ListParagraph"/>
        <w:numPr>
          <w:ilvl w:val="0"/>
          <w:numId w:val="172"/>
        </w:numPr>
      </w:pPr>
      <w:r>
        <w:t>*temporal fossa and fascia</w:t>
      </w:r>
    </w:p>
    <w:p w14:paraId="1669DF7A" w14:textId="77777777" w:rsidR="00360300" w:rsidRDefault="00360300" w:rsidP="00360300">
      <w:pPr>
        <w:pStyle w:val="ListParagraph"/>
        <w:numPr>
          <w:ilvl w:val="0"/>
          <w:numId w:val="172"/>
        </w:numPr>
      </w:pPr>
      <w:r>
        <w:t>medial surface of the ramus and angle of the mandible</w:t>
      </w:r>
    </w:p>
    <w:p w14:paraId="76AEFE6B" w14:textId="77777777" w:rsidR="00360300" w:rsidRDefault="00360300" w:rsidP="00360300">
      <w:pPr>
        <w:pStyle w:val="ListParagraph"/>
        <w:numPr>
          <w:ilvl w:val="0"/>
          <w:numId w:val="172"/>
        </w:numPr>
      </w:pPr>
      <w:r>
        <w:lastRenderedPageBreak/>
        <w:t>zygomatic arch</w:t>
      </w:r>
    </w:p>
    <w:p w14:paraId="32634A6E" w14:textId="77777777" w:rsidR="00360300" w:rsidRDefault="00360300" w:rsidP="00360300">
      <w:r>
        <w:t xml:space="preserve">Distal insertion: </w:t>
      </w:r>
    </w:p>
    <w:p w14:paraId="262B25AB" w14:textId="77777777" w:rsidR="00360300" w:rsidRDefault="00360300" w:rsidP="00360300">
      <w:pPr>
        <w:pStyle w:val="ListParagraph"/>
        <w:numPr>
          <w:ilvl w:val="0"/>
          <w:numId w:val="174"/>
        </w:numPr>
      </w:pPr>
      <w:r>
        <w:t xml:space="preserve">*coronoid process </w:t>
      </w:r>
    </w:p>
    <w:p w14:paraId="6050E471" w14:textId="77777777" w:rsidR="00360300" w:rsidRDefault="00360300" w:rsidP="00360300">
      <w:pPr>
        <w:pStyle w:val="ListParagraph"/>
        <w:numPr>
          <w:ilvl w:val="0"/>
          <w:numId w:val="174"/>
        </w:numPr>
      </w:pPr>
      <w:r>
        <w:t>*ramus of the mandible</w:t>
      </w:r>
    </w:p>
    <w:p w14:paraId="1A589C4B" w14:textId="77777777" w:rsidR="00360300" w:rsidRDefault="00360300" w:rsidP="00360300">
      <w:pPr>
        <w:pStyle w:val="ListParagraph"/>
        <w:numPr>
          <w:ilvl w:val="0"/>
          <w:numId w:val="174"/>
        </w:numPr>
      </w:pPr>
      <w:r>
        <w:t>mastoid process of the temporal bone</w:t>
      </w:r>
    </w:p>
    <w:p w14:paraId="5470A989" w14:textId="77777777" w:rsidR="00360300" w:rsidRDefault="00360300" w:rsidP="00360300">
      <w:pPr>
        <w:pStyle w:val="ListParagraph"/>
        <w:numPr>
          <w:ilvl w:val="0"/>
          <w:numId w:val="174"/>
        </w:numPr>
      </w:pPr>
      <w:r>
        <w:t>neck of the mandible</w:t>
      </w:r>
    </w:p>
    <w:p w14:paraId="0124C0C5" w14:textId="77777777" w:rsidR="00360300" w:rsidRDefault="00360300" w:rsidP="00360300"/>
    <w:p w14:paraId="7A03EA6E" w14:textId="77777777" w:rsidR="00360300" w:rsidRDefault="00360300" w:rsidP="00360300">
      <w:r>
        <w:t xml:space="preserve">Innervation: </w:t>
      </w:r>
    </w:p>
    <w:p w14:paraId="034565E4" w14:textId="77777777" w:rsidR="00360300" w:rsidRDefault="00360300" w:rsidP="00360300">
      <w:pPr>
        <w:pStyle w:val="ListParagraph"/>
        <w:numPr>
          <w:ilvl w:val="0"/>
          <w:numId w:val="144"/>
        </w:numPr>
      </w:pPr>
      <w:r>
        <w:t>masseteric</w:t>
      </w:r>
    </w:p>
    <w:p w14:paraId="18629873" w14:textId="77777777" w:rsidR="00360300" w:rsidRDefault="00360300" w:rsidP="00360300">
      <w:pPr>
        <w:pStyle w:val="ListParagraph"/>
        <w:numPr>
          <w:ilvl w:val="0"/>
          <w:numId w:val="144"/>
        </w:numPr>
      </w:pPr>
      <w:r>
        <w:t>*anterior and posterior deep temporal nerves</w:t>
      </w:r>
    </w:p>
    <w:p w14:paraId="197F253C" w14:textId="77777777" w:rsidR="00360300" w:rsidRDefault="00360300" w:rsidP="00360300">
      <w:pPr>
        <w:pStyle w:val="ListParagraph"/>
        <w:numPr>
          <w:ilvl w:val="0"/>
          <w:numId w:val="144"/>
        </w:numPr>
      </w:pPr>
      <w:r>
        <w:t>nerve to the lateral pterygoid muscle (CN V3)</w:t>
      </w:r>
    </w:p>
    <w:p w14:paraId="3DC434C8" w14:textId="77777777" w:rsidR="00360300" w:rsidRDefault="00360300" w:rsidP="00360300">
      <w:pPr>
        <w:pStyle w:val="ListParagraph"/>
        <w:numPr>
          <w:ilvl w:val="0"/>
          <w:numId w:val="144"/>
        </w:numPr>
      </w:pPr>
      <w:r>
        <w:t>nerve to the medial pterygoid muscle (CN V3)</w:t>
      </w:r>
    </w:p>
    <w:p w14:paraId="2B29A929" w14:textId="77777777" w:rsidR="00360300" w:rsidRDefault="00360300" w:rsidP="00360300"/>
    <w:p w14:paraId="784B4ED3" w14:textId="77777777" w:rsidR="00360300" w:rsidRDefault="00360300" w:rsidP="00360300">
      <w:r>
        <w:t xml:space="preserve">Action: </w:t>
      </w:r>
    </w:p>
    <w:p w14:paraId="7C1BF90C" w14:textId="77777777" w:rsidR="00360300" w:rsidRDefault="00360300" w:rsidP="00360300">
      <w:pPr>
        <w:pStyle w:val="ListParagraph"/>
        <w:numPr>
          <w:ilvl w:val="0"/>
          <w:numId w:val="145"/>
        </w:numPr>
      </w:pPr>
      <w:r>
        <w:t>*elevates mandible</w:t>
      </w:r>
    </w:p>
    <w:p w14:paraId="582E4010" w14:textId="77777777" w:rsidR="00360300" w:rsidRDefault="00360300" w:rsidP="00360300">
      <w:pPr>
        <w:pStyle w:val="ListParagraph"/>
        <w:numPr>
          <w:ilvl w:val="0"/>
          <w:numId w:val="145"/>
        </w:numPr>
      </w:pPr>
      <w:r>
        <w:t>*retracts mandible</w:t>
      </w:r>
    </w:p>
    <w:p w14:paraId="015C85A6" w14:textId="77777777" w:rsidR="00360300" w:rsidRDefault="00360300" w:rsidP="00360300">
      <w:pPr>
        <w:pStyle w:val="ListParagraph"/>
        <w:numPr>
          <w:ilvl w:val="0"/>
          <w:numId w:val="145"/>
        </w:numPr>
      </w:pPr>
      <w:r>
        <w:t>laterally moves mandible</w:t>
      </w:r>
    </w:p>
    <w:p w14:paraId="557FF0FE" w14:textId="77777777" w:rsidR="00360300" w:rsidRDefault="00360300" w:rsidP="00360300">
      <w:pPr>
        <w:pStyle w:val="ListParagraph"/>
        <w:numPr>
          <w:ilvl w:val="0"/>
          <w:numId w:val="145"/>
        </w:numPr>
      </w:pPr>
      <w:r>
        <w:t>protracts mandible</w:t>
      </w:r>
    </w:p>
    <w:p w14:paraId="284D2940" w14:textId="77777777" w:rsidR="00360300" w:rsidRDefault="00360300" w:rsidP="00360300"/>
    <w:p w14:paraId="33344D8C" w14:textId="77777777" w:rsidR="00360300" w:rsidRDefault="00360300" w:rsidP="00360300">
      <w:pPr>
        <w:pStyle w:val="Heading2"/>
      </w:pPr>
      <w:r>
        <w:t>Card ID: 1.55</w:t>
      </w:r>
    </w:p>
    <w:p w14:paraId="788FD0C4" w14:textId="77777777" w:rsidR="00360300" w:rsidRDefault="00360300" w:rsidP="00360300">
      <w:r>
        <w:t>Image file: L1344_760066</w:t>
      </w:r>
    </w:p>
    <w:p w14:paraId="4048F866" w14:textId="77777777" w:rsidR="00360300" w:rsidRDefault="00360300" w:rsidP="00360300">
      <w:r>
        <w:rPr>
          <w:noProof/>
        </w:rPr>
        <w:drawing>
          <wp:inline distT="0" distB="0" distL="0" distR="0" wp14:anchorId="6F0C47AF" wp14:editId="4526F5F1">
            <wp:extent cx="1828800" cy="119659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2B02" w14:textId="77777777" w:rsidR="00360300" w:rsidRDefault="00360300" w:rsidP="00360300">
      <w:pPr>
        <w:rPr>
          <w:ins w:id="29" w:author="Claire Copa" w:date="2026-07-15T11:25:00Z" w16du:dateUtc="2026-07-15T15:25:00Z"/>
        </w:rPr>
      </w:pPr>
      <w:r w:rsidRPr="00E77B7C">
        <w:t>Title: Lateral pterygoid</w:t>
      </w:r>
    </w:p>
    <w:p w14:paraId="5ABD6B94" w14:textId="77777777" w:rsidR="00E77B7C" w:rsidRDefault="00E77B7C" w:rsidP="00E77B7C">
      <w:r>
        <w:t>Activity Interaction: Select all that apply</w:t>
      </w:r>
      <w:r w:rsidRPr="00B417F4">
        <w:t xml:space="preserve"> </w:t>
      </w:r>
    </w:p>
    <w:p w14:paraId="3F672ADB" w14:textId="77777777" w:rsidR="00360300" w:rsidRDefault="00360300" w:rsidP="00360300">
      <w:r>
        <w:rPr>
          <w:b/>
        </w:rPr>
        <w:t>Back-of-Card Content:</w:t>
      </w:r>
    </w:p>
    <w:p w14:paraId="73E3DF29" w14:textId="77777777" w:rsidR="00360300" w:rsidRDefault="00360300" w:rsidP="00360300">
      <w:r>
        <w:t xml:space="preserve">Proximal insertion: </w:t>
      </w:r>
    </w:p>
    <w:p w14:paraId="07F50C4D" w14:textId="77777777" w:rsidR="00360300" w:rsidRDefault="00360300" w:rsidP="00360300">
      <w:pPr>
        <w:pStyle w:val="ListParagraph"/>
        <w:numPr>
          <w:ilvl w:val="0"/>
          <w:numId w:val="177"/>
        </w:numPr>
      </w:pPr>
      <w:r>
        <w:lastRenderedPageBreak/>
        <w:t>*infratemporal surface and infratemporal crest of the greater wing of the sphenoid bone</w:t>
      </w:r>
    </w:p>
    <w:p w14:paraId="5EE5A8BB" w14:textId="77777777" w:rsidR="00360300" w:rsidRDefault="00360300" w:rsidP="00360300">
      <w:pPr>
        <w:pStyle w:val="ListParagraph"/>
        <w:numPr>
          <w:ilvl w:val="0"/>
          <w:numId w:val="177"/>
        </w:numPr>
      </w:pPr>
      <w:r>
        <w:t>*lateral surface of the lateral pterygoid plate of the sphenoid bone</w:t>
      </w:r>
    </w:p>
    <w:p w14:paraId="2B870811" w14:textId="77777777" w:rsidR="00360300" w:rsidRDefault="00360300" w:rsidP="00360300">
      <w:pPr>
        <w:pStyle w:val="ListParagraph"/>
        <w:numPr>
          <w:ilvl w:val="0"/>
          <w:numId w:val="177"/>
        </w:numPr>
      </w:pPr>
      <w:r>
        <w:t>zygomatic arch</w:t>
      </w:r>
    </w:p>
    <w:p w14:paraId="764D50DC" w14:textId="77777777" w:rsidR="00360300" w:rsidRDefault="00360300" w:rsidP="00360300">
      <w:pPr>
        <w:pStyle w:val="ListParagraph"/>
        <w:numPr>
          <w:ilvl w:val="0"/>
          <w:numId w:val="177"/>
        </w:numPr>
      </w:pPr>
      <w:r>
        <w:t>temporal fossa and fascia</w:t>
      </w:r>
    </w:p>
    <w:p w14:paraId="0F23FC37" w14:textId="77777777" w:rsidR="00360300" w:rsidRDefault="00360300" w:rsidP="00360300"/>
    <w:p w14:paraId="728F79DB" w14:textId="77777777" w:rsidR="00360300" w:rsidRDefault="00360300" w:rsidP="00360300">
      <w:r>
        <w:t xml:space="preserve">Distal insertion: </w:t>
      </w:r>
    </w:p>
    <w:p w14:paraId="0542C963" w14:textId="77777777" w:rsidR="00360300" w:rsidRDefault="00360300" w:rsidP="00360300">
      <w:pPr>
        <w:pStyle w:val="ListParagraph"/>
        <w:numPr>
          <w:ilvl w:val="0"/>
          <w:numId w:val="179"/>
        </w:numPr>
      </w:pPr>
      <w:r>
        <w:t>*neck of the mandible</w:t>
      </w:r>
    </w:p>
    <w:p w14:paraId="6E349422" w14:textId="77777777" w:rsidR="00360300" w:rsidRDefault="00360300" w:rsidP="00360300">
      <w:pPr>
        <w:pStyle w:val="ListParagraph"/>
        <w:numPr>
          <w:ilvl w:val="0"/>
          <w:numId w:val="179"/>
        </w:numPr>
      </w:pPr>
      <w:r>
        <w:t>lateral aspect of the coronoid process and ramus of the mandible</w:t>
      </w:r>
    </w:p>
    <w:p w14:paraId="7223CCE4" w14:textId="77777777" w:rsidR="00360300" w:rsidRDefault="00360300" w:rsidP="00360300">
      <w:pPr>
        <w:pStyle w:val="ListParagraph"/>
        <w:numPr>
          <w:ilvl w:val="0"/>
          <w:numId w:val="179"/>
        </w:numPr>
      </w:pPr>
      <w:r>
        <w:t>mastoid process of the temporal bone</w:t>
      </w:r>
    </w:p>
    <w:p w14:paraId="6278406F" w14:textId="77777777" w:rsidR="00360300" w:rsidRDefault="00360300" w:rsidP="00360300"/>
    <w:p w14:paraId="3A4CDB09" w14:textId="77777777" w:rsidR="00360300" w:rsidRDefault="00360300" w:rsidP="00360300">
      <w:r>
        <w:t xml:space="preserve">Innervation: </w:t>
      </w:r>
    </w:p>
    <w:p w14:paraId="317BB3A6" w14:textId="77777777" w:rsidR="00360300" w:rsidRDefault="00360300" w:rsidP="00360300">
      <w:pPr>
        <w:pStyle w:val="ListParagraph"/>
        <w:numPr>
          <w:ilvl w:val="0"/>
          <w:numId w:val="146"/>
        </w:numPr>
      </w:pPr>
      <w:r>
        <w:t>masseteric</w:t>
      </w:r>
    </w:p>
    <w:p w14:paraId="71A7B6CD" w14:textId="77777777" w:rsidR="00360300" w:rsidRDefault="00360300" w:rsidP="00360300">
      <w:pPr>
        <w:pStyle w:val="ListParagraph"/>
        <w:numPr>
          <w:ilvl w:val="0"/>
          <w:numId w:val="146"/>
        </w:numPr>
      </w:pPr>
      <w:r>
        <w:t>anterior and posterior deep temporal nerves</w:t>
      </w:r>
    </w:p>
    <w:p w14:paraId="4A1CCBF6" w14:textId="77777777" w:rsidR="00360300" w:rsidRDefault="00360300" w:rsidP="00360300">
      <w:pPr>
        <w:pStyle w:val="ListParagraph"/>
        <w:numPr>
          <w:ilvl w:val="0"/>
          <w:numId w:val="146"/>
        </w:numPr>
      </w:pPr>
      <w:r>
        <w:t>*nerve to the lateral pterygoid muscle (CN V3)</w:t>
      </w:r>
    </w:p>
    <w:p w14:paraId="4DC96F03" w14:textId="77777777" w:rsidR="00360300" w:rsidRDefault="00360300" w:rsidP="00360300">
      <w:pPr>
        <w:pStyle w:val="ListParagraph"/>
        <w:numPr>
          <w:ilvl w:val="0"/>
          <w:numId w:val="146"/>
        </w:numPr>
      </w:pPr>
      <w:r>
        <w:t>nerve to the medial pterygoid muscle (CN V3)</w:t>
      </w:r>
    </w:p>
    <w:p w14:paraId="43B4AD57" w14:textId="77777777" w:rsidR="00360300" w:rsidRDefault="00360300" w:rsidP="00360300"/>
    <w:p w14:paraId="056AC7FD" w14:textId="77777777" w:rsidR="00360300" w:rsidRDefault="00360300" w:rsidP="00360300">
      <w:r>
        <w:t xml:space="preserve">Action: </w:t>
      </w:r>
    </w:p>
    <w:p w14:paraId="6C86DF2B" w14:textId="77777777" w:rsidR="00360300" w:rsidRDefault="00360300" w:rsidP="00360300">
      <w:pPr>
        <w:pStyle w:val="ListParagraph"/>
        <w:numPr>
          <w:ilvl w:val="0"/>
          <w:numId w:val="147"/>
        </w:numPr>
      </w:pPr>
      <w:r>
        <w:t>elevates mandible</w:t>
      </w:r>
    </w:p>
    <w:p w14:paraId="0D2C5F8C" w14:textId="77777777" w:rsidR="00360300" w:rsidRDefault="00360300" w:rsidP="00360300">
      <w:pPr>
        <w:pStyle w:val="ListParagraph"/>
        <w:numPr>
          <w:ilvl w:val="0"/>
          <w:numId w:val="147"/>
        </w:numPr>
      </w:pPr>
      <w:r>
        <w:t>retracts mandible</w:t>
      </w:r>
    </w:p>
    <w:p w14:paraId="7A5A3920" w14:textId="77777777" w:rsidR="00360300" w:rsidRDefault="00360300" w:rsidP="00360300">
      <w:pPr>
        <w:pStyle w:val="ListParagraph"/>
        <w:numPr>
          <w:ilvl w:val="0"/>
          <w:numId w:val="147"/>
        </w:numPr>
      </w:pPr>
      <w:r>
        <w:t>*laterally moves mandible</w:t>
      </w:r>
    </w:p>
    <w:p w14:paraId="724E7476" w14:textId="77777777" w:rsidR="00360300" w:rsidRDefault="00360300" w:rsidP="00360300">
      <w:pPr>
        <w:pStyle w:val="ListParagraph"/>
        <w:numPr>
          <w:ilvl w:val="0"/>
          <w:numId w:val="147"/>
        </w:numPr>
      </w:pPr>
      <w:r>
        <w:t>*protracts mandible</w:t>
      </w:r>
    </w:p>
    <w:p w14:paraId="46D6CC2D" w14:textId="77777777" w:rsidR="00360300" w:rsidRDefault="00360300" w:rsidP="00360300"/>
    <w:p w14:paraId="3963B72F" w14:textId="77777777" w:rsidR="00360300" w:rsidRDefault="00360300" w:rsidP="00360300">
      <w:pPr>
        <w:pStyle w:val="Heading2"/>
      </w:pPr>
      <w:r>
        <w:t>Card ID: 1.56</w:t>
      </w:r>
    </w:p>
    <w:p w14:paraId="417761F0" w14:textId="77777777" w:rsidR="00360300" w:rsidRDefault="00360300" w:rsidP="00360300">
      <w:r>
        <w:t>Image file: L1344_760067</w:t>
      </w:r>
    </w:p>
    <w:p w14:paraId="1BF50231" w14:textId="77777777" w:rsidR="00360300" w:rsidRDefault="00360300" w:rsidP="00360300">
      <w:r>
        <w:rPr>
          <w:noProof/>
        </w:rPr>
        <w:drawing>
          <wp:inline distT="0" distB="0" distL="0" distR="0" wp14:anchorId="02B5F1A6" wp14:editId="190431A4">
            <wp:extent cx="1828800" cy="119659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C8A7" w14:textId="77777777" w:rsidR="00360300" w:rsidRDefault="00360300" w:rsidP="00360300">
      <w:pPr>
        <w:rPr>
          <w:ins w:id="30" w:author="Claire Copa" w:date="2026-07-15T11:25:00Z" w16du:dateUtc="2026-07-15T15:25:00Z"/>
        </w:rPr>
      </w:pPr>
      <w:r>
        <w:t>Title</w:t>
      </w:r>
      <w:r w:rsidRPr="00380AE1">
        <w:t>: Medial pterygoid</w:t>
      </w:r>
    </w:p>
    <w:p w14:paraId="7A9E55E5" w14:textId="77777777" w:rsidR="00E77B7C" w:rsidRDefault="00E77B7C" w:rsidP="00E77B7C">
      <w:r>
        <w:t>Activity Interaction: Select all that apply</w:t>
      </w:r>
      <w:r w:rsidRPr="00B417F4">
        <w:t xml:space="preserve"> </w:t>
      </w:r>
    </w:p>
    <w:p w14:paraId="2F9779B3" w14:textId="77777777" w:rsidR="00360300" w:rsidRDefault="00360300" w:rsidP="00360300">
      <w:r>
        <w:rPr>
          <w:b/>
        </w:rPr>
        <w:lastRenderedPageBreak/>
        <w:t>Back-of-Card Content:</w:t>
      </w:r>
    </w:p>
    <w:p w14:paraId="6124A71C" w14:textId="77777777" w:rsidR="00360300" w:rsidRDefault="00360300" w:rsidP="00360300">
      <w:r>
        <w:t xml:space="preserve">Proximal insertion: </w:t>
      </w:r>
    </w:p>
    <w:p w14:paraId="562BCA44" w14:textId="77777777" w:rsidR="00360300" w:rsidRDefault="00360300" w:rsidP="00360300">
      <w:pPr>
        <w:pStyle w:val="ListParagraph"/>
        <w:numPr>
          <w:ilvl w:val="0"/>
          <w:numId w:val="181"/>
        </w:numPr>
      </w:pPr>
      <w:r>
        <w:t>*medial surface of the lateral pterygoid plate of the sphenoid bone</w:t>
      </w:r>
    </w:p>
    <w:p w14:paraId="68FB7E86" w14:textId="77777777" w:rsidR="00360300" w:rsidRDefault="00360300" w:rsidP="00360300">
      <w:pPr>
        <w:pStyle w:val="ListParagraph"/>
        <w:numPr>
          <w:ilvl w:val="0"/>
          <w:numId w:val="181"/>
        </w:numPr>
      </w:pPr>
      <w:r>
        <w:t>*maxillary tuberosity</w:t>
      </w:r>
    </w:p>
    <w:p w14:paraId="1331C322" w14:textId="77777777" w:rsidR="00360300" w:rsidRDefault="00360300" w:rsidP="00360300">
      <w:pPr>
        <w:pStyle w:val="ListParagraph"/>
        <w:numPr>
          <w:ilvl w:val="0"/>
          <w:numId w:val="181"/>
        </w:numPr>
      </w:pPr>
      <w:r>
        <w:t>*pyramidal process of the palatine bone</w:t>
      </w:r>
    </w:p>
    <w:p w14:paraId="7717AAC4" w14:textId="77777777" w:rsidR="00360300" w:rsidRDefault="00360300" w:rsidP="00360300">
      <w:pPr>
        <w:pStyle w:val="ListParagraph"/>
        <w:numPr>
          <w:ilvl w:val="0"/>
          <w:numId w:val="181"/>
        </w:numPr>
      </w:pPr>
      <w:r>
        <w:t>zygomatic arch</w:t>
      </w:r>
    </w:p>
    <w:p w14:paraId="61FF22FA" w14:textId="77777777" w:rsidR="00360300" w:rsidRDefault="00360300" w:rsidP="00360300">
      <w:r>
        <w:t xml:space="preserve">Distal insertion: </w:t>
      </w:r>
    </w:p>
    <w:p w14:paraId="13EDC1BE" w14:textId="77777777" w:rsidR="00360300" w:rsidRDefault="00360300" w:rsidP="00360300">
      <w:pPr>
        <w:pStyle w:val="ListParagraph"/>
        <w:numPr>
          <w:ilvl w:val="0"/>
          <w:numId w:val="183"/>
        </w:numPr>
      </w:pPr>
      <w:r>
        <w:t xml:space="preserve">*medial surface of the ramus </w:t>
      </w:r>
    </w:p>
    <w:p w14:paraId="232E3F3C" w14:textId="77777777" w:rsidR="00360300" w:rsidRDefault="00360300" w:rsidP="00360300">
      <w:pPr>
        <w:pStyle w:val="ListParagraph"/>
        <w:numPr>
          <w:ilvl w:val="0"/>
          <w:numId w:val="183"/>
        </w:numPr>
      </w:pPr>
      <w:r>
        <w:t>*angle of the mandible</w:t>
      </w:r>
    </w:p>
    <w:p w14:paraId="403CB6E4" w14:textId="77777777" w:rsidR="00360300" w:rsidRDefault="00360300" w:rsidP="00360300">
      <w:pPr>
        <w:pStyle w:val="ListParagraph"/>
        <w:numPr>
          <w:ilvl w:val="0"/>
          <w:numId w:val="183"/>
        </w:numPr>
      </w:pPr>
      <w:r>
        <w:t>neck of the mandible</w:t>
      </w:r>
    </w:p>
    <w:p w14:paraId="7441175A" w14:textId="77777777" w:rsidR="00360300" w:rsidRDefault="00360300" w:rsidP="00360300">
      <w:pPr>
        <w:pStyle w:val="ListParagraph"/>
        <w:numPr>
          <w:ilvl w:val="0"/>
          <w:numId w:val="183"/>
        </w:numPr>
      </w:pPr>
      <w:r>
        <w:t>mastoid process of the temporal bone</w:t>
      </w:r>
    </w:p>
    <w:p w14:paraId="0029BF53" w14:textId="77777777" w:rsidR="00360300" w:rsidRDefault="00360300" w:rsidP="00360300"/>
    <w:p w14:paraId="5C9D8EB8" w14:textId="77777777" w:rsidR="00360300" w:rsidRDefault="00360300" w:rsidP="00360300">
      <w:r>
        <w:t xml:space="preserve">Innervation: </w:t>
      </w:r>
    </w:p>
    <w:p w14:paraId="23791232" w14:textId="77777777" w:rsidR="00360300" w:rsidRDefault="00360300" w:rsidP="00360300">
      <w:pPr>
        <w:pStyle w:val="ListParagraph"/>
        <w:numPr>
          <w:ilvl w:val="0"/>
          <w:numId w:val="148"/>
        </w:numPr>
      </w:pPr>
      <w:r>
        <w:t>masseteric</w:t>
      </w:r>
    </w:p>
    <w:p w14:paraId="76BBD8DC" w14:textId="77777777" w:rsidR="00360300" w:rsidRDefault="00360300" w:rsidP="00360300">
      <w:pPr>
        <w:pStyle w:val="ListParagraph"/>
        <w:numPr>
          <w:ilvl w:val="0"/>
          <w:numId w:val="148"/>
        </w:numPr>
      </w:pPr>
      <w:r>
        <w:t>anterior and posterior deep temporal nerves</w:t>
      </w:r>
    </w:p>
    <w:p w14:paraId="1F7B61D1" w14:textId="77777777" w:rsidR="00360300" w:rsidRDefault="00360300" w:rsidP="00360300">
      <w:pPr>
        <w:pStyle w:val="ListParagraph"/>
        <w:numPr>
          <w:ilvl w:val="0"/>
          <w:numId w:val="148"/>
        </w:numPr>
      </w:pPr>
      <w:r>
        <w:t>nerve to the lateral pterygoid muscle (CN V3)</w:t>
      </w:r>
    </w:p>
    <w:p w14:paraId="5B6445FF" w14:textId="77777777" w:rsidR="00360300" w:rsidRDefault="00360300" w:rsidP="00360300">
      <w:pPr>
        <w:pStyle w:val="ListParagraph"/>
        <w:numPr>
          <w:ilvl w:val="0"/>
          <w:numId w:val="148"/>
        </w:numPr>
      </w:pPr>
      <w:r>
        <w:t>*nerve to the medial pterygoid muscle (CN V3)</w:t>
      </w:r>
    </w:p>
    <w:p w14:paraId="30DE34E2" w14:textId="77777777" w:rsidR="00360300" w:rsidRDefault="00360300" w:rsidP="00360300"/>
    <w:p w14:paraId="579F957F" w14:textId="77777777" w:rsidR="00360300" w:rsidRDefault="00360300" w:rsidP="00360300">
      <w:r>
        <w:t xml:space="preserve">Action: </w:t>
      </w:r>
    </w:p>
    <w:p w14:paraId="20370959" w14:textId="77777777" w:rsidR="00360300" w:rsidRDefault="00360300" w:rsidP="00360300">
      <w:pPr>
        <w:pStyle w:val="ListParagraph"/>
        <w:numPr>
          <w:ilvl w:val="0"/>
          <w:numId w:val="149"/>
        </w:numPr>
      </w:pPr>
      <w:r>
        <w:t>elevates mandible</w:t>
      </w:r>
    </w:p>
    <w:p w14:paraId="7A6E577F" w14:textId="77777777" w:rsidR="00360300" w:rsidRDefault="00360300" w:rsidP="00360300">
      <w:pPr>
        <w:pStyle w:val="ListParagraph"/>
        <w:numPr>
          <w:ilvl w:val="0"/>
          <w:numId w:val="149"/>
        </w:numPr>
      </w:pPr>
      <w:r>
        <w:t>elevates and retracts mandible</w:t>
      </w:r>
    </w:p>
    <w:p w14:paraId="761F9DDE" w14:textId="77777777" w:rsidR="00360300" w:rsidRDefault="00360300" w:rsidP="00360300">
      <w:pPr>
        <w:pStyle w:val="ListParagraph"/>
        <w:numPr>
          <w:ilvl w:val="0"/>
          <w:numId w:val="149"/>
        </w:numPr>
      </w:pPr>
      <w:r>
        <w:t>*laterally moves mandible</w:t>
      </w:r>
    </w:p>
    <w:p w14:paraId="35F83BDE" w14:textId="77777777" w:rsidR="00360300" w:rsidRDefault="00360300" w:rsidP="00360300">
      <w:pPr>
        <w:pStyle w:val="ListParagraph"/>
        <w:numPr>
          <w:ilvl w:val="0"/>
          <w:numId w:val="149"/>
        </w:numPr>
      </w:pPr>
      <w:r>
        <w:t>*protracts mandible</w:t>
      </w:r>
    </w:p>
    <w:p w14:paraId="61FCA6D1" w14:textId="77777777" w:rsidR="00B4711B" w:rsidRDefault="00B4711B"/>
    <w:sectPr w:rsidR="00B47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11647"/>
    <w:multiLevelType w:val="hybridMultilevel"/>
    <w:tmpl w:val="093A737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4349A4"/>
    <w:multiLevelType w:val="hybridMultilevel"/>
    <w:tmpl w:val="A71A350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ED3CDA"/>
    <w:multiLevelType w:val="hybridMultilevel"/>
    <w:tmpl w:val="90EC238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10845B9"/>
    <w:multiLevelType w:val="hybridMultilevel"/>
    <w:tmpl w:val="2834B7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1112969"/>
    <w:multiLevelType w:val="hybridMultilevel"/>
    <w:tmpl w:val="CF0482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117019D"/>
    <w:multiLevelType w:val="hybridMultilevel"/>
    <w:tmpl w:val="31F4BE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1195AC3"/>
    <w:multiLevelType w:val="hybridMultilevel"/>
    <w:tmpl w:val="4FD280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1611FE9"/>
    <w:multiLevelType w:val="hybridMultilevel"/>
    <w:tmpl w:val="C128CB4C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1DC0887"/>
    <w:multiLevelType w:val="hybridMultilevel"/>
    <w:tmpl w:val="320C6A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201207F"/>
    <w:multiLevelType w:val="hybridMultilevel"/>
    <w:tmpl w:val="BC64C0B6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21F1FCD"/>
    <w:multiLevelType w:val="hybridMultilevel"/>
    <w:tmpl w:val="59CC7B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2453B38"/>
    <w:multiLevelType w:val="hybridMultilevel"/>
    <w:tmpl w:val="43043AA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2577B53"/>
    <w:multiLevelType w:val="hybridMultilevel"/>
    <w:tmpl w:val="C590CE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27A3336"/>
    <w:multiLevelType w:val="hybridMultilevel"/>
    <w:tmpl w:val="96C4753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27E5DE7"/>
    <w:multiLevelType w:val="hybridMultilevel"/>
    <w:tmpl w:val="4494688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28B3CF1"/>
    <w:multiLevelType w:val="hybridMultilevel"/>
    <w:tmpl w:val="40B6E63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28F63B2"/>
    <w:multiLevelType w:val="hybridMultilevel"/>
    <w:tmpl w:val="F50A346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2936E07"/>
    <w:multiLevelType w:val="hybridMultilevel"/>
    <w:tmpl w:val="A0404A4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2A946DB"/>
    <w:multiLevelType w:val="hybridMultilevel"/>
    <w:tmpl w:val="1ABE44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2C43D10"/>
    <w:multiLevelType w:val="hybridMultilevel"/>
    <w:tmpl w:val="C12C309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2CF652D"/>
    <w:multiLevelType w:val="hybridMultilevel"/>
    <w:tmpl w:val="861EB5D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3724EC2"/>
    <w:multiLevelType w:val="hybridMultilevel"/>
    <w:tmpl w:val="621C29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3754312"/>
    <w:multiLevelType w:val="hybridMultilevel"/>
    <w:tmpl w:val="081A510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37D0002"/>
    <w:multiLevelType w:val="hybridMultilevel"/>
    <w:tmpl w:val="E5047BA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3E10584"/>
    <w:multiLevelType w:val="hybridMultilevel"/>
    <w:tmpl w:val="0186CA6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41B20B7"/>
    <w:multiLevelType w:val="hybridMultilevel"/>
    <w:tmpl w:val="93C8E9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4270A56"/>
    <w:multiLevelType w:val="hybridMultilevel"/>
    <w:tmpl w:val="63785F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43B6C36"/>
    <w:multiLevelType w:val="hybridMultilevel"/>
    <w:tmpl w:val="4A26ED2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48475D1"/>
    <w:multiLevelType w:val="hybridMultilevel"/>
    <w:tmpl w:val="261453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49912E0"/>
    <w:multiLevelType w:val="hybridMultilevel"/>
    <w:tmpl w:val="8B1AD35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49E4B29"/>
    <w:multiLevelType w:val="hybridMultilevel"/>
    <w:tmpl w:val="5EEAB6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4A73772"/>
    <w:multiLevelType w:val="hybridMultilevel"/>
    <w:tmpl w:val="AD46E6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4F1515D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55429B4"/>
    <w:multiLevelType w:val="hybridMultilevel"/>
    <w:tmpl w:val="3108803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58149B1"/>
    <w:multiLevelType w:val="hybridMultilevel"/>
    <w:tmpl w:val="3C0278C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5A24B93"/>
    <w:multiLevelType w:val="hybridMultilevel"/>
    <w:tmpl w:val="D48A6E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5A837B0"/>
    <w:multiLevelType w:val="hybridMultilevel"/>
    <w:tmpl w:val="36EEC1F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669143C"/>
    <w:multiLevelType w:val="hybridMultilevel"/>
    <w:tmpl w:val="DDF6B9A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69C3B2C"/>
    <w:multiLevelType w:val="hybridMultilevel"/>
    <w:tmpl w:val="377862A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6A51E4F"/>
    <w:multiLevelType w:val="hybridMultilevel"/>
    <w:tmpl w:val="F49A3E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7003528"/>
    <w:multiLevelType w:val="hybridMultilevel"/>
    <w:tmpl w:val="3C0278C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70F752C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71A2D89"/>
    <w:multiLevelType w:val="hybridMultilevel"/>
    <w:tmpl w:val="4894A6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71C6CF6"/>
    <w:multiLevelType w:val="hybridMultilevel"/>
    <w:tmpl w:val="DE7613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7225150"/>
    <w:multiLevelType w:val="hybridMultilevel"/>
    <w:tmpl w:val="7C8EDFC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73D5DBC"/>
    <w:multiLevelType w:val="hybridMultilevel"/>
    <w:tmpl w:val="951CC076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74A401A"/>
    <w:multiLevelType w:val="hybridMultilevel"/>
    <w:tmpl w:val="A93290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75E5CE6"/>
    <w:multiLevelType w:val="hybridMultilevel"/>
    <w:tmpl w:val="1C0C76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76C580E"/>
    <w:multiLevelType w:val="hybridMultilevel"/>
    <w:tmpl w:val="905CC23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7903DBF"/>
    <w:multiLevelType w:val="hybridMultilevel"/>
    <w:tmpl w:val="F79CDC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7C65B7E"/>
    <w:multiLevelType w:val="hybridMultilevel"/>
    <w:tmpl w:val="8466A60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819453A"/>
    <w:multiLevelType w:val="hybridMultilevel"/>
    <w:tmpl w:val="2682A1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81D6204"/>
    <w:multiLevelType w:val="hybridMultilevel"/>
    <w:tmpl w:val="61EC00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85E263E"/>
    <w:multiLevelType w:val="hybridMultilevel"/>
    <w:tmpl w:val="ADBE08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8623C72"/>
    <w:multiLevelType w:val="hybridMultilevel"/>
    <w:tmpl w:val="B2FAAC2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86B195E"/>
    <w:multiLevelType w:val="hybridMultilevel"/>
    <w:tmpl w:val="B69E3DE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8974982"/>
    <w:multiLevelType w:val="hybridMultilevel"/>
    <w:tmpl w:val="8502070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8A66FDE"/>
    <w:multiLevelType w:val="hybridMultilevel"/>
    <w:tmpl w:val="F3C8E2D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09147D49"/>
    <w:multiLevelType w:val="hybridMultilevel"/>
    <w:tmpl w:val="40044EA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95070E5"/>
    <w:multiLevelType w:val="hybridMultilevel"/>
    <w:tmpl w:val="8636623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09E001E6"/>
    <w:multiLevelType w:val="hybridMultilevel"/>
    <w:tmpl w:val="3C0278C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9EA7FCA"/>
    <w:multiLevelType w:val="hybridMultilevel"/>
    <w:tmpl w:val="86BED0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09FE0B82"/>
    <w:multiLevelType w:val="hybridMultilevel"/>
    <w:tmpl w:val="4FB4004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0A022D25"/>
    <w:multiLevelType w:val="hybridMultilevel"/>
    <w:tmpl w:val="63DC54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0A2730CD"/>
    <w:multiLevelType w:val="hybridMultilevel"/>
    <w:tmpl w:val="E0CA38C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0A3D0113"/>
    <w:multiLevelType w:val="hybridMultilevel"/>
    <w:tmpl w:val="C3E47D5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0A687662"/>
    <w:multiLevelType w:val="hybridMultilevel"/>
    <w:tmpl w:val="CB2ABA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0A8B266A"/>
    <w:multiLevelType w:val="hybridMultilevel"/>
    <w:tmpl w:val="E06C179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0AD30011"/>
    <w:multiLevelType w:val="hybridMultilevel"/>
    <w:tmpl w:val="6048009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0AD65EC9"/>
    <w:multiLevelType w:val="hybridMultilevel"/>
    <w:tmpl w:val="27184C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0ADD6A5E"/>
    <w:multiLevelType w:val="hybridMultilevel"/>
    <w:tmpl w:val="BA2A7AC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0AF33B5C"/>
    <w:multiLevelType w:val="hybridMultilevel"/>
    <w:tmpl w:val="D910C3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0B26686A"/>
    <w:multiLevelType w:val="hybridMultilevel"/>
    <w:tmpl w:val="E0BAC70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0B392FD8"/>
    <w:multiLevelType w:val="hybridMultilevel"/>
    <w:tmpl w:val="61EC00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0B433C24"/>
    <w:multiLevelType w:val="hybridMultilevel"/>
    <w:tmpl w:val="CFB4E4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0B4578D6"/>
    <w:multiLevelType w:val="hybridMultilevel"/>
    <w:tmpl w:val="DE44944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0BC82A33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0BE27FC0"/>
    <w:multiLevelType w:val="hybridMultilevel"/>
    <w:tmpl w:val="BC06AD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0BED3EA6"/>
    <w:multiLevelType w:val="hybridMultilevel"/>
    <w:tmpl w:val="3DCE8A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0BFC6BBE"/>
    <w:multiLevelType w:val="hybridMultilevel"/>
    <w:tmpl w:val="2834B7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0C2B7684"/>
    <w:multiLevelType w:val="hybridMultilevel"/>
    <w:tmpl w:val="0D48ED3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0C77760E"/>
    <w:multiLevelType w:val="hybridMultilevel"/>
    <w:tmpl w:val="59AA2C9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0C887490"/>
    <w:multiLevelType w:val="hybridMultilevel"/>
    <w:tmpl w:val="087003D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0CA96813"/>
    <w:multiLevelType w:val="hybridMultilevel"/>
    <w:tmpl w:val="C504B34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0CC16E9F"/>
    <w:multiLevelType w:val="hybridMultilevel"/>
    <w:tmpl w:val="4C7E0650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0CE73318"/>
    <w:multiLevelType w:val="hybridMultilevel"/>
    <w:tmpl w:val="DEAADBE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0D373B4C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0D5E6F87"/>
    <w:multiLevelType w:val="hybridMultilevel"/>
    <w:tmpl w:val="3372E55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0D6B61D7"/>
    <w:multiLevelType w:val="hybridMultilevel"/>
    <w:tmpl w:val="7DE0A2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0D7C6E38"/>
    <w:multiLevelType w:val="hybridMultilevel"/>
    <w:tmpl w:val="3544D0A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0D815322"/>
    <w:multiLevelType w:val="hybridMultilevel"/>
    <w:tmpl w:val="AD4486E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0D982D73"/>
    <w:multiLevelType w:val="hybridMultilevel"/>
    <w:tmpl w:val="F81E53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0DA076D2"/>
    <w:multiLevelType w:val="hybridMultilevel"/>
    <w:tmpl w:val="3DC8A13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0DA529E6"/>
    <w:multiLevelType w:val="hybridMultilevel"/>
    <w:tmpl w:val="4A9006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0DC86A15"/>
    <w:multiLevelType w:val="hybridMultilevel"/>
    <w:tmpl w:val="F5C4242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0DD303C3"/>
    <w:multiLevelType w:val="hybridMultilevel"/>
    <w:tmpl w:val="2294EB0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0E0167F4"/>
    <w:multiLevelType w:val="hybridMultilevel"/>
    <w:tmpl w:val="7E9453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0E3F4024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0F8F0414"/>
    <w:multiLevelType w:val="hybridMultilevel"/>
    <w:tmpl w:val="67D6046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0F987780"/>
    <w:multiLevelType w:val="hybridMultilevel"/>
    <w:tmpl w:val="6136D6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105377EF"/>
    <w:multiLevelType w:val="hybridMultilevel"/>
    <w:tmpl w:val="CEE4AA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06C219E"/>
    <w:multiLevelType w:val="hybridMultilevel"/>
    <w:tmpl w:val="BDC6D9A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06C31EA"/>
    <w:multiLevelType w:val="hybridMultilevel"/>
    <w:tmpl w:val="4CCC964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0C03D9D"/>
    <w:multiLevelType w:val="hybridMultilevel"/>
    <w:tmpl w:val="334E8D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1730CCA"/>
    <w:multiLevelType w:val="hybridMultilevel"/>
    <w:tmpl w:val="A036DA9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184378B"/>
    <w:multiLevelType w:val="hybridMultilevel"/>
    <w:tmpl w:val="1614636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19648C5"/>
    <w:multiLevelType w:val="hybridMultilevel"/>
    <w:tmpl w:val="F4E20F4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11D83A2A"/>
    <w:multiLevelType w:val="hybridMultilevel"/>
    <w:tmpl w:val="150CE79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11EA7DF0"/>
    <w:multiLevelType w:val="hybridMultilevel"/>
    <w:tmpl w:val="54247BF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11FB017C"/>
    <w:multiLevelType w:val="hybridMultilevel"/>
    <w:tmpl w:val="6748B6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120460ED"/>
    <w:multiLevelType w:val="hybridMultilevel"/>
    <w:tmpl w:val="563814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12086656"/>
    <w:multiLevelType w:val="hybridMultilevel"/>
    <w:tmpl w:val="7E02B77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128B00C7"/>
    <w:multiLevelType w:val="hybridMultilevel"/>
    <w:tmpl w:val="F70C3C9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12E20E6F"/>
    <w:multiLevelType w:val="hybridMultilevel"/>
    <w:tmpl w:val="F594F7C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12EC29EB"/>
    <w:multiLevelType w:val="hybridMultilevel"/>
    <w:tmpl w:val="B9568B0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13002350"/>
    <w:multiLevelType w:val="hybridMultilevel"/>
    <w:tmpl w:val="563814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134E4346"/>
    <w:multiLevelType w:val="hybridMultilevel"/>
    <w:tmpl w:val="DA70AB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13665DC7"/>
    <w:multiLevelType w:val="hybridMultilevel"/>
    <w:tmpl w:val="C38A373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13805114"/>
    <w:multiLevelType w:val="hybridMultilevel"/>
    <w:tmpl w:val="A056AF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142A3281"/>
    <w:multiLevelType w:val="hybridMultilevel"/>
    <w:tmpl w:val="57BC309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14665224"/>
    <w:multiLevelType w:val="hybridMultilevel"/>
    <w:tmpl w:val="02CC90D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14774871"/>
    <w:multiLevelType w:val="hybridMultilevel"/>
    <w:tmpl w:val="CF86C78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147F114E"/>
    <w:multiLevelType w:val="hybridMultilevel"/>
    <w:tmpl w:val="1B62FF52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14954A1A"/>
    <w:multiLevelType w:val="hybridMultilevel"/>
    <w:tmpl w:val="0F2ECB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14B6322B"/>
    <w:multiLevelType w:val="hybridMultilevel"/>
    <w:tmpl w:val="96907DF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14B80816"/>
    <w:multiLevelType w:val="hybridMultilevel"/>
    <w:tmpl w:val="B34C1DD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14E95454"/>
    <w:multiLevelType w:val="hybridMultilevel"/>
    <w:tmpl w:val="E7B47C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15016EE2"/>
    <w:multiLevelType w:val="hybridMultilevel"/>
    <w:tmpl w:val="3A486D9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15226C69"/>
    <w:multiLevelType w:val="hybridMultilevel"/>
    <w:tmpl w:val="9A3C88D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154A5A5E"/>
    <w:multiLevelType w:val="hybridMultilevel"/>
    <w:tmpl w:val="FF74B8B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154F226E"/>
    <w:multiLevelType w:val="hybridMultilevel"/>
    <w:tmpl w:val="C590CE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156D1E7B"/>
    <w:multiLevelType w:val="hybridMultilevel"/>
    <w:tmpl w:val="35E4CA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1582590C"/>
    <w:multiLevelType w:val="hybridMultilevel"/>
    <w:tmpl w:val="E02C92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16125292"/>
    <w:multiLevelType w:val="hybridMultilevel"/>
    <w:tmpl w:val="61EC00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16324423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163A5654"/>
    <w:multiLevelType w:val="hybridMultilevel"/>
    <w:tmpl w:val="2330392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167242AD"/>
    <w:multiLevelType w:val="hybridMultilevel"/>
    <w:tmpl w:val="3B5CAC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1679579B"/>
    <w:multiLevelType w:val="hybridMultilevel"/>
    <w:tmpl w:val="58262FA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167B18E2"/>
    <w:multiLevelType w:val="hybridMultilevel"/>
    <w:tmpl w:val="A5C87DC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1688264C"/>
    <w:multiLevelType w:val="hybridMultilevel"/>
    <w:tmpl w:val="B52856C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1713761A"/>
    <w:multiLevelType w:val="hybridMultilevel"/>
    <w:tmpl w:val="336281C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176E0E6F"/>
    <w:multiLevelType w:val="hybridMultilevel"/>
    <w:tmpl w:val="F37C923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17B10446"/>
    <w:multiLevelType w:val="hybridMultilevel"/>
    <w:tmpl w:val="4A9006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17E01ECF"/>
    <w:multiLevelType w:val="hybridMultilevel"/>
    <w:tmpl w:val="28E2B28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17E306DA"/>
    <w:multiLevelType w:val="hybridMultilevel"/>
    <w:tmpl w:val="2EF49FFE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18034F55"/>
    <w:multiLevelType w:val="hybridMultilevel"/>
    <w:tmpl w:val="D6BEB2F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18175E85"/>
    <w:multiLevelType w:val="hybridMultilevel"/>
    <w:tmpl w:val="9F3EB5C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18291E97"/>
    <w:multiLevelType w:val="hybridMultilevel"/>
    <w:tmpl w:val="590A39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1857682E"/>
    <w:multiLevelType w:val="hybridMultilevel"/>
    <w:tmpl w:val="D47E855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18B46215"/>
    <w:multiLevelType w:val="hybridMultilevel"/>
    <w:tmpl w:val="37D450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18C616A0"/>
    <w:multiLevelType w:val="hybridMultilevel"/>
    <w:tmpl w:val="67C8C5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18D846EA"/>
    <w:multiLevelType w:val="hybridMultilevel"/>
    <w:tmpl w:val="909AD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18E1215F"/>
    <w:multiLevelType w:val="hybridMultilevel"/>
    <w:tmpl w:val="F02670FC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18F22D7E"/>
    <w:multiLevelType w:val="hybridMultilevel"/>
    <w:tmpl w:val="D48A6E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18FA68F0"/>
    <w:multiLevelType w:val="hybridMultilevel"/>
    <w:tmpl w:val="137259B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194C1FC5"/>
    <w:multiLevelType w:val="hybridMultilevel"/>
    <w:tmpl w:val="01A8D3EC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195E7157"/>
    <w:multiLevelType w:val="hybridMultilevel"/>
    <w:tmpl w:val="D51402A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1979628E"/>
    <w:multiLevelType w:val="hybridMultilevel"/>
    <w:tmpl w:val="081A510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19EB0E9E"/>
    <w:multiLevelType w:val="hybridMultilevel"/>
    <w:tmpl w:val="C816AE5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1A1F5549"/>
    <w:multiLevelType w:val="hybridMultilevel"/>
    <w:tmpl w:val="3210DB1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1A264B05"/>
    <w:multiLevelType w:val="hybridMultilevel"/>
    <w:tmpl w:val="3372E55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1A4E55A0"/>
    <w:multiLevelType w:val="hybridMultilevel"/>
    <w:tmpl w:val="4AA866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1A5A2179"/>
    <w:multiLevelType w:val="hybridMultilevel"/>
    <w:tmpl w:val="954ADA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1A7A74F7"/>
    <w:multiLevelType w:val="hybridMultilevel"/>
    <w:tmpl w:val="D1DC9B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1AC23D49"/>
    <w:multiLevelType w:val="hybridMultilevel"/>
    <w:tmpl w:val="BBC8570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1AD81606"/>
    <w:multiLevelType w:val="hybridMultilevel"/>
    <w:tmpl w:val="41EC6D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1AF27E4C"/>
    <w:multiLevelType w:val="hybridMultilevel"/>
    <w:tmpl w:val="18D4F3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1B4E48EA"/>
    <w:multiLevelType w:val="hybridMultilevel"/>
    <w:tmpl w:val="1222ED5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1B610CC5"/>
    <w:multiLevelType w:val="hybridMultilevel"/>
    <w:tmpl w:val="0A00DD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1B7F03EF"/>
    <w:multiLevelType w:val="hybridMultilevel"/>
    <w:tmpl w:val="2F8C554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1B80318D"/>
    <w:multiLevelType w:val="hybridMultilevel"/>
    <w:tmpl w:val="596635E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1B9F5E45"/>
    <w:multiLevelType w:val="hybridMultilevel"/>
    <w:tmpl w:val="A056AF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1BCD3CC5"/>
    <w:multiLevelType w:val="hybridMultilevel"/>
    <w:tmpl w:val="42482D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1C023CBB"/>
    <w:multiLevelType w:val="hybridMultilevel"/>
    <w:tmpl w:val="456A454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1C1049AF"/>
    <w:multiLevelType w:val="hybridMultilevel"/>
    <w:tmpl w:val="019AF0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1C2E46C5"/>
    <w:multiLevelType w:val="hybridMultilevel"/>
    <w:tmpl w:val="6F4E7B6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1C5E65C2"/>
    <w:multiLevelType w:val="hybridMultilevel"/>
    <w:tmpl w:val="377862A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1C61756C"/>
    <w:multiLevelType w:val="hybridMultilevel"/>
    <w:tmpl w:val="17A4698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1C99480D"/>
    <w:multiLevelType w:val="hybridMultilevel"/>
    <w:tmpl w:val="D168375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1CA10DE7"/>
    <w:multiLevelType w:val="hybridMultilevel"/>
    <w:tmpl w:val="FF90DF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1CB15F9A"/>
    <w:multiLevelType w:val="hybridMultilevel"/>
    <w:tmpl w:val="A3E4FD9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1CF108C2"/>
    <w:multiLevelType w:val="hybridMultilevel"/>
    <w:tmpl w:val="593816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1D1A1272"/>
    <w:multiLevelType w:val="hybridMultilevel"/>
    <w:tmpl w:val="B37894C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1D1D1EE7"/>
    <w:multiLevelType w:val="hybridMultilevel"/>
    <w:tmpl w:val="5450EFF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1D2F50D5"/>
    <w:multiLevelType w:val="hybridMultilevel"/>
    <w:tmpl w:val="A7C4823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1D3125E7"/>
    <w:multiLevelType w:val="hybridMultilevel"/>
    <w:tmpl w:val="92BEF18A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1D503CDF"/>
    <w:multiLevelType w:val="hybridMultilevel"/>
    <w:tmpl w:val="F6AE0D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1D98784B"/>
    <w:multiLevelType w:val="hybridMultilevel"/>
    <w:tmpl w:val="3398A32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1DC07D90"/>
    <w:multiLevelType w:val="hybridMultilevel"/>
    <w:tmpl w:val="C34264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1E1A0505"/>
    <w:multiLevelType w:val="hybridMultilevel"/>
    <w:tmpl w:val="7AD2285E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1E1B1C07"/>
    <w:multiLevelType w:val="hybridMultilevel"/>
    <w:tmpl w:val="EEA6E0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1E567AA9"/>
    <w:multiLevelType w:val="hybridMultilevel"/>
    <w:tmpl w:val="E87A25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1E9034D6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1F286CC0"/>
    <w:multiLevelType w:val="hybridMultilevel"/>
    <w:tmpl w:val="9EB06A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1F495C86"/>
    <w:multiLevelType w:val="hybridMultilevel"/>
    <w:tmpl w:val="A0A66F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1F4D0284"/>
    <w:multiLevelType w:val="hybridMultilevel"/>
    <w:tmpl w:val="87DC921C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1FA36E71"/>
    <w:multiLevelType w:val="hybridMultilevel"/>
    <w:tmpl w:val="5E30F0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1FD26D04"/>
    <w:multiLevelType w:val="hybridMultilevel"/>
    <w:tmpl w:val="0FC0920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202A17AB"/>
    <w:multiLevelType w:val="hybridMultilevel"/>
    <w:tmpl w:val="AF003C2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203601AD"/>
    <w:multiLevelType w:val="hybridMultilevel"/>
    <w:tmpl w:val="B1ACC4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2046446E"/>
    <w:multiLevelType w:val="hybridMultilevel"/>
    <w:tmpl w:val="079681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20797F09"/>
    <w:multiLevelType w:val="hybridMultilevel"/>
    <w:tmpl w:val="862E00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20C72ADD"/>
    <w:multiLevelType w:val="hybridMultilevel"/>
    <w:tmpl w:val="37DA36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20CC5952"/>
    <w:multiLevelType w:val="hybridMultilevel"/>
    <w:tmpl w:val="B16631E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211008AB"/>
    <w:multiLevelType w:val="hybridMultilevel"/>
    <w:tmpl w:val="5B44D8B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21253A4A"/>
    <w:multiLevelType w:val="hybridMultilevel"/>
    <w:tmpl w:val="D17E7B9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21394B05"/>
    <w:multiLevelType w:val="hybridMultilevel"/>
    <w:tmpl w:val="AD4486E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214B72BF"/>
    <w:multiLevelType w:val="hybridMultilevel"/>
    <w:tmpl w:val="C464DDC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217361FA"/>
    <w:multiLevelType w:val="hybridMultilevel"/>
    <w:tmpl w:val="F86AB83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222F2190"/>
    <w:multiLevelType w:val="hybridMultilevel"/>
    <w:tmpl w:val="B644E3D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22456C94"/>
    <w:multiLevelType w:val="hybridMultilevel"/>
    <w:tmpl w:val="883CD4F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22555CDD"/>
    <w:multiLevelType w:val="hybridMultilevel"/>
    <w:tmpl w:val="8B3CF5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22820C4D"/>
    <w:multiLevelType w:val="hybridMultilevel"/>
    <w:tmpl w:val="39BA1CC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22850626"/>
    <w:multiLevelType w:val="hybridMultilevel"/>
    <w:tmpl w:val="2CC6169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22931289"/>
    <w:multiLevelType w:val="hybridMultilevel"/>
    <w:tmpl w:val="9F84168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22956F2B"/>
    <w:multiLevelType w:val="hybridMultilevel"/>
    <w:tmpl w:val="4DEA5EF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22A6781D"/>
    <w:multiLevelType w:val="hybridMultilevel"/>
    <w:tmpl w:val="D6BEB2F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22AD0DFF"/>
    <w:multiLevelType w:val="hybridMultilevel"/>
    <w:tmpl w:val="2E92262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22CE7B5D"/>
    <w:multiLevelType w:val="hybridMultilevel"/>
    <w:tmpl w:val="CFE8840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22DA39F4"/>
    <w:multiLevelType w:val="hybridMultilevel"/>
    <w:tmpl w:val="5C50053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22DE5FD2"/>
    <w:multiLevelType w:val="hybridMultilevel"/>
    <w:tmpl w:val="7272E9B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23A23B49"/>
    <w:multiLevelType w:val="hybridMultilevel"/>
    <w:tmpl w:val="5CB64DA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23AE7CB1"/>
    <w:multiLevelType w:val="hybridMultilevel"/>
    <w:tmpl w:val="B7C242B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241F600A"/>
    <w:multiLevelType w:val="hybridMultilevel"/>
    <w:tmpl w:val="475637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24383024"/>
    <w:multiLevelType w:val="hybridMultilevel"/>
    <w:tmpl w:val="2F8C554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2477232A"/>
    <w:multiLevelType w:val="hybridMultilevel"/>
    <w:tmpl w:val="9C26D32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248C3C5A"/>
    <w:multiLevelType w:val="hybridMultilevel"/>
    <w:tmpl w:val="FB2423C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24B31E2B"/>
    <w:multiLevelType w:val="hybridMultilevel"/>
    <w:tmpl w:val="43161262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25282D6C"/>
    <w:multiLevelType w:val="hybridMultilevel"/>
    <w:tmpl w:val="438CAA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25404716"/>
    <w:multiLevelType w:val="hybridMultilevel"/>
    <w:tmpl w:val="3544D0A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25991D56"/>
    <w:multiLevelType w:val="hybridMultilevel"/>
    <w:tmpl w:val="563A741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25A60DEC"/>
    <w:multiLevelType w:val="hybridMultilevel"/>
    <w:tmpl w:val="41EC6D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26293259"/>
    <w:multiLevelType w:val="hybridMultilevel"/>
    <w:tmpl w:val="11623D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265A7232"/>
    <w:multiLevelType w:val="hybridMultilevel"/>
    <w:tmpl w:val="4A9006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268040F8"/>
    <w:multiLevelType w:val="hybridMultilevel"/>
    <w:tmpl w:val="50D221F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26944230"/>
    <w:multiLevelType w:val="hybridMultilevel"/>
    <w:tmpl w:val="CFEE9A3E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26973104"/>
    <w:multiLevelType w:val="hybridMultilevel"/>
    <w:tmpl w:val="01A8D3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26D03D2A"/>
    <w:multiLevelType w:val="hybridMultilevel"/>
    <w:tmpl w:val="635670F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26E276D7"/>
    <w:multiLevelType w:val="hybridMultilevel"/>
    <w:tmpl w:val="D272EC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270C2F5B"/>
    <w:multiLevelType w:val="hybridMultilevel"/>
    <w:tmpl w:val="D708DB6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27174646"/>
    <w:multiLevelType w:val="hybridMultilevel"/>
    <w:tmpl w:val="0F2ECB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27325F9C"/>
    <w:multiLevelType w:val="hybridMultilevel"/>
    <w:tmpl w:val="D3085956"/>
    <w:lvl w:ilvl="0" w:tplc="5B44A7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1" w15:restartNumberingAfterBreak="0">
    <w:nsid w:val="273439B8"/>
    <w:multiLevelType w:val="hybridMultilevel"/>
    <w:tmpl w:val="C83AE1B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273561AA"/>
    <w:multiLevelType w:val="hybridMultilevel"/>
    <w:tmpl w:val="E844351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273F6048"/>
    <w:multiLevelType w:val="hybridMultilevel"/>
    <w:tmpl w:val="C590CE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277F61AE"/>
    <w:multiLevelType w:val="hybridMultilevel"/>
    <w:tmpl w:val="31668D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278E29FB"/>
    <w:multiLevelType w:val="hybridMultilevel"/>
    <w:tmpl w:val="438CAA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27A81D0E"/>
    <w:multiLevelType w:val="hybridMultilevel"/>
    <w:tmpl w:val="D3EE063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27AA5F16"/>
    <w:multiLevelType w:val="hybridMultilevel"/>
    <w:tmpl w:val="4AD4FB9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27FE69F2"/>
    <w:multiLevelType w:val="hybridMultilevel"/>
    <w:tmpl w:val="5282A2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280A40F7"/>
    <w:multiLevelType w:val="hybridMultilevel"/>
    <w:tmpl w:val="EC5E86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287E1408"/>
    <w:multiLevelType w:val="hybridMultilevel"/>
    <w:tmpl w:val="3FA28B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288063A3"/>
    <w:multiLevelType w:val="hybridMultilevel"/>
    <w:tmpl w:val="E0CEF388"/>
    <w:lvl w:ilvl="0" w:tplc="25C092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2" w15:restartNumberingAfterBreak="0">
    <w:nsid w:val="28905136"/>
    <w:multiLevelType w:val="hybridMultilevel"/>
    <w:tmpl w:val="C590CE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289931D5"/>
    <w:multiLevelType w:val="hybridMultilevel"/>
    <w:tmpl w:val="D6BEB2F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28F02808"/>
    <w:multiLevelType w:val="hybridMultilevel"/>
    <w:tmpl w:val="C7021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29013ABF"/>
    <w:multiLevelType w:val="hybridMultilevel"/>
    <w:tmpl w:val="FD5A2F3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292645A1"/>
    <w:multiLevelType w:val="hybridMultilevel"/>
    <w:tmpl w:val="080274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2926557A"/>
    <w:multiLevelType w:val="hybridMultilevel"/>
    <w:tmpl w:val="FE56F8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292D613F"/>
    <w:multiLevelType w:val="hybridMultilevel"/>
    <w:tmpl w:val="1116F3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29403414"/>
    <w:multiLevelType w:val="hybridMultilevel"/>
    <w:tmpl w:val="4B4400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295A247C"/>
    <w:multiLevelType w:val="hybridMultilevel"/>
    <w:tmpl w:val="A6CEA5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297B0210"/>
    <w:multiLevelType w:val="hybridMultilevel"/>
    <w:tmpl w:val="A5F64210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297F21AB"/>
    <w:multiLevelType w:val="hybridMultilevel"/>
    <w:tmpl w:val="B1ACC4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29863635"/>
    <w:multiLevelType w:val="hybridMultilevel"/>
    <w:tmpl w:val="BD82DE8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29B8350F"/>
    <w:multiLevelType w:val="hybridMultilevel"/>
    <w:tmpl w:val="5E5C75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2A74623B"/>
    <w:multiLevelType w:val="hybridMultilevel"/>
    <w:tmpl w:val="6DE8D85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2ACD3120"/>
    <w:multiLevelType w:val="hybridMultilevel"/>
    <w:tmpl w:val="AA24CE8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2B1A3611"/>
    <w:multiLevelType w:val="hybridMultilevel"/>
    <w:tmpl w:val="D0828CF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2B685ED5"/>
    <w:multiLevelType w:val="hybridMultilevel"/>
    <w:tmpl w:val="B48629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2B8B27C6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2BA75DEE"/>
    <w:multiLevelType w:val="hybridMultilevel"/>
    <w:tmpl w:val="7DA8018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2C0B51FB"/>
    <w:multiLevelType w:val="hybridMultilevel"/>
    <w:tmpl w:val="7F7E791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2C7D6D3B"/>
    <w:multiLevelType w:val="hybridMultilevel"/>
    <w:tmpl w:val="921A834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2C834EF3"/>
    <w:multiLevelType w:val="hybridMultilevel"/>
    <w:tmpl w:val="003EC7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2CB25504"/>
    <w:multiLevelType w:val="hybridMultilevel"/>
    <w:tmpl w:val="9326A24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2CB309B1"/>
    <w:multiLevelType w:val="hybridMultilevel"/>
    <w:tmpl w:val="F05A6F3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2CE330A6"/>
    <w:multiLevelType w:val="hybridMultilevel"/>
    <w:tmpl w:val="F80C65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2D664DEA"/>
    <w:multiLevelType w:val="hybridMultilevel"/>
    <w:tmpl w:val="3544D0A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2D683503"/>
    <w:multiLevelType w:val="hybridMultilevel"/>
    <w:tmpl w:val="D658943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2D8C7E2C"/>
    <w:multiLevelType w:val="hybridMultilevel"/>
    <w:tmpl w:val="767E4FA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2DAE34F4"/>
    <w:multiLevelType w:val="hybridMultilevel"/>
    <w:tmpl w:val="471C89B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2DC17819"/>
    <w:multiLevelType w:val="hybridMultilevel"/>
    <w:tmpl w:val="B1ACC4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2DD57B84"/>
    <w:multiLevelType w:val="hybridMultilevel"/>
    <w:tmpl w:val="9C0A922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2DFD717A"/>
    <w:multiLevelType w:val="hybridMultilevel"/>
    <w:tmpl w:val="41E449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2E006036"/>
    <w:multiLevelType w:val="hybridMultilevel"/>
    <w:tmpl w:val="B1ACC4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2E117DD2"/>
    <w:multiLevelType w:val="hybridMultilevel"/>
    <w:tmpl w:val="74543D70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2E69323E"/>
    <w:multiLevelType w:val="hybridMultilevel"/>
    <w:tmpl w:val="438CAA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2E7C140A"/>
    <w:multiLevelType w:val="hybridMultilevel"/>
    <w:tmpl w:val="D124F0A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2E844597"/>
    <w:multiLevelType w:val="hybridMultilevel"/>
    <w:tmpl w:val="0596AC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2EA1197C"/>
    <w:multiLevelType w:val="hybridMultilevel"/>
    <w:tmpl w:val="862E00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2EC43EFF"/>
    <w:multiLevelType w:val="hybridMultilevel"/>
    <w:tmpl w:val="0156AE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2EDE2614"/>
    <w:multiLevelType w:val="hybridMultilevel"/>
    <w:tmpl w:val="13B2E6F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2F033B8D"/>
    <w:multiLevelType w:val="hybridMultilevel"/>
    <w:tmpl w:val="9672140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2F0D3B10"/>
    <w:multiLevelType w:val="hybridMultilevel"/>
    <w:tmpl w:val="3E12A1C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2F26099D"/>
    <w:multiLevelType w:val="hybridMultilevel"/>
    <w:tmpl w:val="B02C2A54"/>
    <w:lvl w:ilvl="0" w:tplc="2B467C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5" w15:restartNumberingAfterBreak="0">
    <w:nsid w:val="2F977A74"/>
    <w:multiLevelType w:val="hybridMultilevel"/>
    <w:tmpl w:val="E8B4EE0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300B595D"/>
    <w:multiLevelType w:val="hybridMultilevel"/>
    <w:tmpl w:val="3662CC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300F5F3C"/>
    <w:multiLevelType w:val="hybridMultilevel"/>
    <w:tmpl w:val="9B20B3EA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30237C73"/>
    <w:multiLevelType w:val="hybridMultilevel"/>
    <w:tmpl w:val="18E8C1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3044509D"/>
    <w:multiLevelType w:val="hybridMultilevel"/>
    <w:tmpl w:val="B718915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31B05AF8"/>
    <w:multiLevelType w:val="hybridMultilevel"/>
    <w:tmpl w:val="2834B7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31D449D0"/>
    <w:multiLevelType w:val="hybridMultilevel"/>
    <w:tmpl w:val="C464DDC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31DB55ED"/>
    <w:multiLevelType w:val="hybridMultilevel"/>
    <w:tmpl w:val="47505F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32186DF6"/>
    <w:multiLevelType w:val="hybridMultilevel"/>
    <w:tmpl w:val="C464DDC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323266D8"/>
    <w:multiLevelType w:val="hybridMultilevel"/>
    <w:tmpl w:val="728E569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327D116F"/>
    <w:multiLevelType w:val="hybridMultilevel"/>
    <w:tmpl w:val="1C0C76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32965DE3"/>
    <w:multiLevelType w:val="hybridMultilevel"/>
    <w:tmpl w:val="0A34E99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32D41B1F"/>
    <w:multiLevelType w:val="hybridMultilevel"/>
    <w:tmpl w:val="68ACFE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3330723B"/>
    <w:multiLevelType w:val="hybridMultilevel"/>
    <w:tmpl w:val="0E42389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333F3E19"/>
    <w:multiLevelType w:val="hybridMultilevel"/>
    <w:tmpl w:val="00A88136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33475EC8"/>
    <w:multiLevelType w:val="hybridMultilevel"/>
    <w:tmpl w:val="C83AE1B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334E020F"/>
    <w:multiLevelType w:val="hybridMultilevel"/>
    <w:tmpl w:val="33FA692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338F26F5"/>
    <w:multiLevelType w:val="hybridMultilevel"/>
    <w:tmpl w:val="6BC4D0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33D77448"/>
    <w:multiLevelType w:val="hybridMultilevel"/>
    <w:tmpl w:val="4A9006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342A70C1"/>
    <w:multiLevelType w:val="hybridMultilevel"/>
    <w:tmpl w:val="B3C2A08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34C94FBB"/>
    <w:multiLevelType w:val="hybridMultilevel"/>
    <w:tmpl w:val="5C50053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34DF0F1D"/>
    <w:multiLevelType w:val="hybridMultilevel"/>
    <w:tmpl w:val="A056AF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3503048F"/>
    <w:multiLevelType w:val="hybridMultilevel"/>
    <w:tmpl w:val="0642596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35692866"/>
    <w:multiLevelType w:val="hybridMultilevel"/>
    <w:tmpl w:val="284675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35694A6A"/>
    <w:multiLevelType w:val="hybridMultilevel"/>
    <w:tmpl w:val="24DC4F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35803A39"/>
    <w:multiLevelType w:val="hybridMultilevel"/>
    <w:tmpl w:val="AD4486E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3584448B"/>
    <w:multiLevelType w:val="hybridMultilevel"/>
    <w:tmpl w:val="B8B6B5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35901E51"/>
    <w:multiLevelType w:val="hybridMultilevel"/>
    <w:tmpl w:val="6D6C32C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35AD5BA5"/>
    <w:multiLevelType w:val="hybridMultilevel"/>
    <w:tmpl w:val="3F7CF11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35BE670F"/>
    <w:multiLevelType w:val="hybridMultilevel"/>
    <w:tmpl w:val="EAE6FA4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3686726C"/>
    <w:multiLevelType w:val="hybridMultilevel"/>
    <w:tmpl w:val="B13A6A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36BF0B9A"/>
    <w:multiLevelType w:val="hybridMultilevel"/>
    <w:tmpl w:val="6F0450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370B62DD"/>
    <w:multiLevelType w:val="hybridMultilevel"/>
    <w:tmpl w:val="EC9238C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37143A5E"/>
    <w:multiLevelType w:val="hybridMultilevel"/>
    <w:tmpl w:val="C9FEAD5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372A75F6"/>
    <w:multiLevelType w:val="hybridMultilevel"/>
    <w:tmpl w:val="67F20E2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37D1058E"/>
    <w:multiLevelType w:val="hybridMultilevel"/>
    <w:tmpl w:val="7E6A33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38001E2E"/>
    <w:multiLevelType w:val="hybridMultilevel"/>
    <w:tmpl w:val="15A81F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3805566D"/>
    <w:multiLevelType w:val="hybridMultilevel"/>
    <w:tmpl w:val="E02C92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383A3C4B"/>
    <w:multiLevelType w:val="hybridMultilevel"/>
    <w:tmpl w:val="C590CE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389A382F"/>
    <w:multiLevelType w:val="hybridMultilevel"/>
    <w:tmpl w:val="83B6807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38BA7ECE"/>
    <w:multiLevelType w:val="hybridMultilevel"/>
    <w:tmpl w:val="EF542F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38D51373"/>
    <w:multiLevelType w:val="hybridMultilevel"/>
    <w:tmpl w:val="B5D6685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38DC211A"/>
    <w:multiLevelType w:val="hybridMultilevel"/>
    <w:tmpl w:val="E02C92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38ED0C88"/>
    <w:multiLevelType w:val="hybridMultilevel"/>
    <w:tmpl w:val="CF6877F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39202F07"/>
    <w:multiLevelType w:val="hybridMultilevel"/>
    <w:tmpl w:val="9F24B1A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39DC5CFA"/>
    <w:multiLevelType w:val="hybridMultilevel"/>
    <w:tmpl w:val="947269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3A2449C5"/>
    <w:multiLevelType w:val="hybridMultilevel"/>
    <w:tmpl w:val="83F015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3A7F498A"/>
    <w:multiLevelType w:val="hybridMultilevel"/>
    <w:tmpl w:val="DAC202A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3A82503D"/>
    <w:multiLevelType w:val="hybridMultilevel"/>
    <w:tmpl w:val="0186CA6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3ACC5CC1"/>
    <w:multiLevelType w:val="hybridMultilevel"/>
    <w:tmpl w:val="43043AA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3AD416DD"/>
    <w:multiLevelType w:val="hybridMultilevel"/>
    <w:tmpl w:val="A056AF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3B1678C2"/>
    <w:multiLevelType w:val="hybridMultilevel"/>
    <w:tmpl w:val="E474D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3B377959"/>
    <w:multiLevelType w:val="hybridMultilevel"/>
    <w:tmpl w:val="29B8C7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3B6B37FC"/>
    <w:multiLevelType w:val="hybridMultilevel"/>
    <w:tmpl w:val="F50A346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3B8F1CB3"/>
    <w:multiLevelType w:val="hybridMultilevel"/>
    <w:tmpl w:val="F45CFB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3BA73D58"/>
    <w:multiLevelType w:val="hybridMultilevel"/>
    <w:tmpl w:val="2C784E8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3BF45237"/>
    <w:multiLevelType w:val="hybridMultilevel"/>
    <w:tmpl w:val="A6B851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3C2C119E"/>
    <w:multiLevelType w:val="hybridMultilevel"/>
    <w:tmpl w:val="1FE8929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3C5123E4"/>
    <w:multiLevelType w:val="hybridMultilevel"/>
    <w:tmpl w:val="375E95F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3C781121"/>
    <w:multiLevelType w:val="hybridMultilevel"/>
    <w:tmpl w:val="938CCC8E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3CCA406A"/>
    <w:multiLevelType w:val="hybridMultilevel"/>
    <w:tmpl w:val="B7C242B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3D911F34"/>
    <w:multiLevelType w:val="hybridMultilevel"/>
    <w:tmpl w:val="54247BF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3DC56E69"/>
    <w:multiLevelType w:val="hybridMultilevel"/>
    <w:tmpl w:val="12F6A71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3DC57560"/>
    <w:multiLevelType w:val="hybridMultilevel"/>
    <w:tmpl w:val="69B497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3DCC7A8D"/>
    <w:multiLevelType w:val="hybridMultilevel"/>
    <w:tmpl w:val="77F6795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3DCE4343"/>
    <w:multiLevelType w:val="hybridMultilevel"/>
    <w:tmpl w:val="295ABB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3DE94A14"/>
    <w:multiLevelType w:val="hybridMultilevel"/>
    <w:tmpl w:val="6B8077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3DF10F13"/>
    <w:multiLevelType w:val="hybridMultilevel"/>
    <w:tmpl w:val="E0EA2D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3E354075"/>
    <w:multiLevelType w:val="hybridMultilevel"/>
    <w:tmpl w:val="11623D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3EA343A0"/>
    <w:multiLevelType w:val="hybridMultilevel"/>
    <w:tmpl w:val="28165E5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3EEC2060"/>
    <w:multiLevelType w:val="hybridMultilevel"/>
    <w:tmpl w:val="5EE28A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3EF738DD"/>
    <w:multiLevelType w:val="hybridMultilevel"/>
    <w:tmpl w:val="4B184FE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3EFA3CB1"/>
    <w:multiLevelType w:val="hybridMultilevel"/>
    <w:tmpl w:val="4866BD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3EFA3EB4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3EFB5BF5"/>
    <w:multiLevelType w:val="hybridMultilevel"/>
    <w:tmpl w:val="5FB41B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3F4A4111"/>
    <w:multiLevelType w:val="hybridMultilevel"/>
    <w:tmpl w:val="B2FAAC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3FB11917"/>
    <w:multiLevelType w:val="hybridMultilevel"/>
    <w:tmpl w:val="73C6E25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3FC11F7E"/>
    <w:multiLevelType w:val="hybridMultilevel"/>
    <w:tmpl w:val="B1A6991A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3FC941A8"/>
    <w:multiLevelType w:val="hybridMultilevel"/>
    <w:tmpl w:val="FFEE11F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40221AA1"/>
    <w:multiLevelType w:val="hybridMultilevel"/>
    <w:tmpl w:val="5C50053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406362D3"/>
    <w:multiLevelType w:val="hybridMultilevel"/>
    <w:tmpl w:val="F81E53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40745CE9"/>
    <w:multiLevelType w:val="hybridMultilevel"/>
    <w:tmpl w:val="2DEAEB3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40832688"/>
    <w:multiLevelType w:val="hybridMultilevel"/>
    <w:tmpl w:val="BA9A2442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40AA7DBD"/>
    <w:multiLevelType w:val="hybridMultilevel"/>
    <w:tmpl w:val="44E469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41A34B50"/>
    <w:multiLevelType w:val="hybridMultilevel"/>
    <w:tmpl w:val="635670F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41A81AA4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41A933C9"/>
    <w:multiLevelType w:val="hybridMultilevel"/>
    <w:tmpl w:val="C8448C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41ED5CF7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420217EA"/>
    <w:multiLevelType w:val="hybridMultilevel"/>
    <w:tmpl w:val="42901D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422726B2"/>
    <w:multiLevelType w:val="hybridMultilevel"/>
    <w:tmpl w:val="563814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42823462"/>
    <w:multiLevelType w:val="hybridMultilevel"/>
    <w:tmpl w:val="A516AC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428770F9"/>
    <w:multiLevelType w:val="hybridMultilevel"/>
    <w:tmpl w:val="7E6A091E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42894ED3"/>
    <w:multiLevelType w:val="hybridMultilevel"/>
    <w:tmpl w:val="89BEE78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429B74E4"/>
    <w:multiLevelType w:val="hybridMultilevel"/>
    <w:tmpl w:val="51B4CFA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42A44F87"/>
    <w:multiLevelType w:val="hybridMultilevel"/>
    <w:tmpl w:val="4C0A92F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42EF138E"/>
    <w:multiLevelType w:val="hybridMultilevel"/>
    <w:tmpl w:val="C3AADC0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42F169F5"/>
    <w:multiLevelType w:val="hybridMultilevel"/>
    <w:tmpl w:val="37DC3C24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4325303E"/>
    <w:multiLevelType w:val="hybridMultilevel"/>
    <w:tmpl w:val="EB5CF13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43264933"/>
    <w:multiLevelType w:val="hybridMultilevel"/>
    <w:tmpl w:val="D168375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433162D7"/>
    <w:multiLevelType w:val="hybridMultilevel"/>
    <w:tmpl w:val="6186D4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43391359"/>
    <w:multiLevelType w:val="hybridMultilevel"/>
    <w:tmpl w:val="D658943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436839FA"/>
    <w:multiLevelType w:val="hybridMultilevel"/>
    <w:tmpl w:val="CB1697D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43901E2C"/>
    <w:multiLevelType w:val="hybridMultilevel"/>
    <w:tmpl w:val="90302EC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43A00E3B"/>
    <w:multiLevelType w:val="hybridMultilevel"/>
    <w:tmpl w:val="B1ACC4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43DE4B9B"/>
    <w:multiLevelType w:val="hybridMultilevel"/>
    <w:tmpl w:val="5CDA6C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4465165E"/>
    <w:multiLevelType w:val="hybridMultilevel"/>
    <w:tmpl w:val="8C2C1F2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44AE0E74"/>
    <w:multiLevelType w:val="hybridMultilevel"/>
    <w:tmpl w:val="66AC2F8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44B174FB"/>
    <w:multiLevelType w:val="hybridMultilevel"/>
    <w:tmpl w:val="1FA66F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44C02AD4"/>
    <w:multiLevelType w:val="hybridMultilevel"/>
    <w:tmpl w:val="8B30203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44D01E51"/>
    <w:multiLevelType w:val="hybridMultilevel"/>
    <w:tmpl w:val="8CB691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44E54218"/>
    <w:multiLevelType w:val="hybridMultilevel"/>
    <w:tmpl w:val="59CC7B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450B04FF"/>
    <w:multiLevelType w:val="hybridMultilevel"/>
    <w:tmpl w:val="954ADA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4546459A"/>
    <w:multiLevelType w:val="hybridMultilevel"/>
    <w:tmpl w:val="E7BA70F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45C253E1"/>
    <w:multiLevelType w:val="hybridMultilevel"/>
    <w:tmpl w:val="A056AF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4694581A"/>
    <w:multiLevelType w:val="hybridMultilevel"/>
    <w:tmpl w:val="4540FB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46BD722C"/>
    <w:multiLevelType w:val="hybridMultilevel"/>
    <w:tmpl w:val="E846752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47455F19"/>
    <w:multiLevelType w:val="hybridMultilevel"/>
    <w:tmpl w:val="321267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4774676E"/>
    <w:multiLevelType w:val="hybridMultilevel"/>
    <w:tmpl w:val="11623D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47F01880"/>
    <w:multiLevelType w:val="hybridMultilevel"/>
    <w:tmpl w:val="A056AF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48633650"/>
    <w:multiLevelType w:val="hybridMultilevel"/>
    <w:tmpl w:val="9238E14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489959D4"/>
    <w:multiLevelType w:val="hybridMultilevel"/>
    <w:tmpl w:val="A49C90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489A0515"/>
    <w:multiLevelType w:val="hybridMultilevel"/>
    <w:tmpl w:val="3EF82E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49034603"/>
    <w:multiLevelType w:val="hybridMultilevel"/>
    <w:tmpl w:val="3DAC7EF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49614364"/>
    <w:multiLevelType w:val="hybridMultilevel"/>
    <w:tmpl w:val="13CCEA9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498C3D17"/>
    <w:multiLevelType w:val="hybridMultilevel"/>
    <w:tmpl w:val="3DC284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49E75A4B"/>
    <w:multiLevelType w:val="hybridMultilevel"/>
    <w:tmpl w:val="8298765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4A21216E"/>
    <w:multiLevelType w:val="hybridMultilevel"/>
    <w:tmpl w:val="4A9006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4A706C3A"/>
    <w:multiLevelType w:val="hybridMultilevel"/>
    <w:tmpl w:val="9C26D32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 w15:restartNumberingAfterBreak="0">
    <w:nsid w:val="4A9A3B72"/>
    <w:multiLevelType w:val="hybridMultilevel"/>
    <w:tmpl w:val="B6882A6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4ABE23D3"/>
    <w:multiLevelType w:val="hybridMultilevel"/>
    <w:tmpl w:val="36FE241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4AD3497F"/>
    <w:multiLevelType w:val="hybridMultilevel"/>
    <w:tmpl w:val="A420F67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4AF00E87"/>
    <w:multiLevelType w:val="hybridMultilevel"/>
    <w:tmpl w:val="187CB78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4AF852E7"/>
    <w:multiLevelType w:val="hybridMultilevel"/>
    <w:tmpl w:val="F80C65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 w15:restartNumberingAfterBreak="0">
    <w:nsid w:val="4B387267"/>
    <w:multiLevelType w:val="hybridMultilevel"/>
    <w:tmpl w:val="4704EE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4B483C4C"/>
    <w:multiLevelType w:val="hybridMultilevel"/>
    <w:tmpl w:val="DA70AB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 w15:restartNumberingAfterBreak="0">
    <w:nsid w:val="4BDB656A"/>
    <w:multiLevelType w:val="hybridMultilevel"/>
    <w:tmpl w:val="BE1E0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4BEC6DED"/>
    <w:multiLevelType w:val="hybridMultilevel"/>
    <w:tmpl w:val="EA9604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4C2917A9"/>
    <w:multiLevelType w:val="hybridMultilevel"/>
    <w:tmpl w:val="E2402D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4C550D07"/>
    <w:multiLevelType w:val="hybridMultilevel"/>
    <w:tmpl w:val="F5AA439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4CB27FD5"/>
    <w:multiLevelType w:val="hybridMultilevel"/>
    <w:tmpl w:val="BF6405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4CE64F21"/>
    <w:multiLevelType w:val="hybridMultilevel"/>
    <w:tmpl w:val="FC0299E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4D06301A"/>
    <w:multiLevelType w:val="hybridMultilevel"/>
    <w:tmpl w:val="252C78D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4D101E54"/>
    <w:multiLevelType w:val="hybridMultilevel"/>
    <w:tmpl w:val="69B497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 w15:restartNumberingAfterBreak="0">
    <w:nsid w:val="4D1A2C12"/>
    <w:multiLevelType w:val="hybridMultilevel"/>
    <w:tmpl w:val="0186CA6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4D1C6F0E"/>
    <w:multiLevelType w:val="hybridMultilevel"/>
    <w:tmpl w:val="8636623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4D48072C"/>
    <w:multiLevelType w:val="hybridMultilevel"/>
    <w:tmpl w:val="A128092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4D6E4D0F"/>
    <w:multiLevelType w:val="hybridMultilevel"/>
    <w:tmpl w:val="120A476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4D93449C"/>
    <w:multiLevelType w:val="hybridMultilevel"/>
    <w:tmpl w:val="9B46405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4DAD3CE8"/>
    <w:multiLevelType w:val="hybridMultilevel"/>
    <w:tmpl w:val="B276F34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4DC37FE4"/>
    <w:multiLevelType w:val="hybridMultilevel"/>
    <w:tmpl w:val="5B62151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5" w15:restartNumberingAfterBreak="0">
    <w:nsid w:val="4DD470BB"/>
    <w:multiLevelType w:val="hybridMultilevel"/>
    <w:tmpl w:val="E9D0868C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4E100E94"/>
    <w:multiLevelType w:val="hybridMultilevel"/>
    <w:tmpl w:val="CC380FB4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 w15:restartNumberingAfterBreak="0">
    <w:nsid w:val="4E543EF0"/>
    <w:multiLevelType w:val="hybridMultilevel"/>
    <w:tmpl w:val="5A24B2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 w15:restartNumberingAfterBreak="0">
    <w:nsid w:val="4EC937EB"/>
    <w:multiLevelType w:val="hybridMultilevel"/>
    <w:tmpl w:val="E5047BA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4F0E1AC0"/>
    <w:multiLevelType w:val="hybridMultilevel"/>
    <w:tmpl w:val="37D450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4F1F0B2A"/>
    <w:multiLevelType w:val="hybridMultilevel"/>
    <w:tmpl w:val="F07E9A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 w15:restartNumberingAfterBreak="0">
    <w:nsid w:val="4F41289C"/>
    <w:multiLevelType w:val="hybridMultilevel"/>
    <w:tmpl w:val="4DEA5EF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 w15:restartNumberingAfterBreak="0">
    <w:nsid w:val="4F4B333F"/>
    <w:multiLevelType w:val="hybridMultilevel"/>
    <w:tmpl w:val="5D38CC0E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3" w15:restartNumberingAfterBreak="0">
    <w:nsid w:val="4F4D0B9F"/>
    <w:multiLevelType w:val="hybridMultilevel"/>
    <w:tmpl w:val="0038C03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 w15:restartNumberingAfterBreak="0">
    <w:nsid w:val="4F727F14"/>
    <w:multiLevelType w:val="hybridMultilevel"/>
    <w:tmpl w:val="E846752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4F831C67"/>
    <w:multiLevelType w:val="hybridMultilevel"/>
    <w:tmpl w:val="8D58D508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50005F04"/>
    <w:multiLevelType w:val="hybridMultilevel"/>
    <w:tmpl w:val="A7C4823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7" w15:restartNumberingAfterBreak="0">
    <w:nsid w:val="50272B45"/>
    <w:multiLevelType w:val="hybridMultilevel"/>
    <w:tmpl w:val="3C0278C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 w15:restartNumberingAfterBreak="0">
    <w:nsid w:val="502A23D8"/>
    <w:multiLevelType w:val="hybridMultilevel"/>
    <w:tmpl w:val="B888CCE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 w15:restartNumberingAfterBreak="0">
    <w:nsid w:val="50453734"/>
    <w:multiLevelType w:val="hybridMultilevel"/>
    <w:tmpl w:val="F4E486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505212B6"/>
    <w:multiLevelType w:val="hybridMultilevel"/>
    <w:tmpl w:val="2C62075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1" w15:restartNumberingAfterBreak="0">
    <w:nsid w:val="508705AD"/>
    <w:multiLevelType w:val="hybridMultilevel"/>
    <w:tmpl w:val="BCB883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50AA4FB2"/>
    <w:multiLevelType w:val="hybridMultilevel"/>
    <w:tmpl w:val="5ECE5A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50B0383D"/>
    <w:multiLevelType w:val="hybridMultilevel"/>
    <w:tmpl w:val="6F7A256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50F633AB"/>
    <w:multiLevelType w:val="hybridMultilevel"/>
    <w:tmpl w:val="E6B07E9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510E3E54"/>
    <w:multiLevelType w:val="hybridMultilevel"/>
    <w:tmpl w:val="C7CA26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6" w15:restartNumberingAfterBreak="0">
    <w:nsid w:val="514212A7"/>
    <w:multiLevelType w:val="hybridMultilevel"/>
    <w:tmpl w:val="1C06794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 w15:restartNumberingAfterBreak="0">
    <w:nsid w:val="51CF44C7"/>
    <w:multiLevelType w:val="hybridMultilevel"/>
    <w:tmpl w:val="A8F691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51D5305A"/>
    <w:multiLevelType w:val="hybridMultilevel"/>
    <w:tmpl w:val="635670F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51E32A4A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 w15:restartNumberingAfterBreak="0">
    <w:nsid w:val="521949B0"/>
    <w:multiLevelType w:val="hybridMultilevel"/>
    <w:tmpl w:val="54BE7E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 w15:restartNumberingAfterBreak="0">
    <w:nsid w:val="52606737"/>
    <w:multiLevelType w:val="hybridMultilevel"/>
    <w:tmpl w:val="081A510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2" w15:restartNumberingAfterBreak="0">
    <w:nsid w:val="5310503E"/>
    <w:multiLevelType w:val="hybridMultilevel"/>
    <w:tmpl w:val="7D9E9354"/>
    <w:lvl w:ilvl="0" w:tplc="4FDC0D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3" w15:restartNumberingAfterBreak="0">
    <w:nsid w:val="53122DDF"/>
    <w:multiLevelType w:val="hybridMultilevel"/>
    <w:tmpl w:val="77E881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4" w15:restartNumberingAfterBreak="0">
    <w:nsid w:val="533F6C6A"/>
    <w:multiLevelType w:val="hybridMultilevel"/>
    <w:tmpl w:val="D700A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5" w15:restartNumberingAfterBreak="0">
    <w:nsid w:val="536643C9"/>
    <w:multiLevelType w:val="hybridMultilevel"/>
    <w:tmpl w:val="5110381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6" w15:restartNumberingAfterBreak="0">
    <w:nsid w:val="53733BE7"/>
    <w:multiLevelType w:val="hybridMultilevel"/>
    <w:tmpl w:val="A8F691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 w15:restartNumberingAfterBreak="0">
    <w:nsid w:val="53AF38FD"/>
    <w:multiLevelType w:val="hybridMultilevel"/>
    <w:tmpl w:val="071E8A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8" w15:restartNumberingAfterBreak="0">
    <w:nsid w:val="53B17A09"/>
    <w:multiLevelType w:val="hybridMultilevel"/>
    <w:tmpl w:val="22546E6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 w15:restartNumberingAfterBreak="0">
    <w:nsid w:val="54131676"/>
    <w:multiLevelType w:val="hybridMultilevel"/>
    <w:tmpl w:val="C590CE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0" w15:restartNumberingAfterBreak="0">
    <w:nsid w:val="542021D1"/>
    <w:multiLevelType w:val="hybridMultilevel"/>
    <w:tmpl w:val="171A861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54E361E2"/>
    <w:multiLevelType w:val="hybridMultilevel"/>
    <w:tmpl w:val="B7280AC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2" w15:restartNumberingAfterBreak="0">
    <w:nsid w:val="54EF15B5"/>
    <w:multiLevelType w:val="hybridMultilevel"/>
    <w:tmpl w:val="2834B7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" w15:restartNumberingAfterBreak="0">
    <w:nsid w:val="55306670"/>
    <w:multiLevelType w:val="hybridMultilevel"/>
    <w:tmpl w:val="B69E3DE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4" w15:restartNumberingAfterBreak="0">
    <w:nsid w:val="553A5D17"/>
    <w:multiLevelType w:val="hybridMultilevel"/>
    <w:tmpl w:val="1C0679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5" w15:restartNumberingAfterBreak="0">
    <w:nsid w:val="555204B2"/>
    <w:multiLevelType w:val="hybridMultilevel"/>
    <w:tmpl w:val="9822B748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6" w15:restartNumberingAfterBreak="0">
    <w:nsid w:val="55597A1D"/>
    <w:multiLevelType w:val="hybridMultilevel"/>
    <w:tmpl w:val="E460BA4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7" w15:restartNumberingAfterBreak="0">
    <w:nsid w:val="55D4622E"/>
    <w:multiLevelType w:val="hybridMultilevel"/>
    <w:tmpl w:val="B748D2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8" w15:restartNumberingAfterBreak="0">
    <w:nsid w:val="5614781E"/>
    <w:multiLevelType w:val="hybridMultilevel"/>
    <w:tmpl w:val="D47E858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9" w15:restartNumberingAfterBreak="0">
    <w:nsid w:val="562E7785"/>
    <w:multiLevelType w:val="hybridMultilevel"/>
    <w:tmpl w:val="E30CC74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0" w15:restartNumberingAfterBreak="0">
    <w:nsid w:val="563B4F02"/>
    <w:multiLevelType w:val="hybridMultilevel"/>
    <w:tmpl w:val="6A4A12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1" w15:restartNumberingAfterBreak="0">
    <w:nsid w:val="56456081"/>
    <w:multiLevelType w:val="hybridMultilevel"/>
    <w:tmpl w:val="19A2C9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2" w15:restartNumberingAfterBreak="0">
    <w:nsid w:val="56607382"/>
    <w:multiLevelType w:val="hybridMultilevel"/>
    <w:tmpl w:val="15F0E1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3" w15:restartNumberingAfterBreak="0">
    <w:nsid w:val="56944269"/>
    <w:multiLevelType w:val="hybridMultilevel"/>
    <w:tmpl w:val="081A510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4" w15:restartNumberingAfterBreak="0">
    <w:nsid w:val="56985C5E"/>
    <w:multiLevelType w:val="hybridMultilevel"/>
    <w:tmpl w:val="8A1864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5" w15:restartNumberingAfterBreak="0">
    <w:nsid w:val="56BC4227"/>
    <w:multiLevelType w:val="hybridMultilevel"/>
    <w:tmpl w:val="2AB0FBA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6" w15:restartNumberingAfterBreak="0">
    <w:nsid w:val="56FA0769"/>
    <w:multiLevelType w:val="hybridMultilevel"/>
    <w:tmpl w:val="D8FE37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7" w15:restartNumberingAfterBreak="0">
    <w:nsid w:val="573732AB"/>
    <w:multiLevelType w:val="hybridMultilevel"/>
    <w:tmpl w:val="FBBE37A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8" w15:restartNumberingAfterBreak="0">
    <w:nsid w:val="57854D21"/>
    <w:multiLevelType w:val="hybridMultilevel"/>
    <w:tmpl w:val="431854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9" w15:restartNumberingAfterBreak="0">
    <w:nsid w:val="580B65AC"/>
    <w:multiLevelType w:val="hybridMultilevel"/>
    <w:tmpl w:val="6AFA86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0" w15:restartNumberingAfterBreak="0">
    <w:nsid w:val="588A662C"/>
    <w:multiLevelType w:val="hybridMultilevel"/>
    <w:tmpl w:val="3C0278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1" w15:restartNumberingAfterBreak="0">
    <w:nsid w:val="58A324A3"/>
    <w:multiLevelType w:val="hybridMultilevel"/>
    <w:tmpl w:val="5FB41B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2" w15:restartNumberingAfterBreak="0">
    <w:nsid w:val="58AB5A42"/>
    <w:multiLevelType w:val="hybridMultilevel"/>
    <w:tmpl w:val="C136B0C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3" w15:restartNumberingAfterBreak="0">
    <w:nsid w:val="58C137EC"/>
    <w:multiLevelType w:val="hybridMultilevel"/>
    <w:tmpl w:val="1936821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4" w15:restartNumberingAfterBreak="0">
    <w:nsid w:val="58E514AF"/>
    <w:multiLevelType w:val="hybridMultilevel"/>
    <w:tmpl w:val="4EEE53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5" w15:restartNumberingAfterBreak="0">
    <w:nsid w:val="58EF116F"/>
    <w:multiLevelType w:val="hybridMultilevel"/>
    <w:tmpl w:val="2834B7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6" w15:restartNumberingAfterBreak="0">
    <w:nsid w:val="592E0590"/>
    <w:multiLevelType w:val="hybridMultilevel"/>
    <w:tmpl w:val="F45CFB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7" w15:restartNumberingAfterBreak="0">
    <w:nsid w:val="59847543"/>
    <w:multiLevelType w:val="hybridMultilevel"/>
    <w:tmpl w:val="DED428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8" w15:restartNumberingAfterBreak="0">
    <w:nsid w:val="59927D24"/>
    <w:multiLevelType w:val="hybridMultilevel"/>
    <w:tmpl w:val="6F7A256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9" w15:restartNumberingAfterBreak="0">
    <w:nsid w:val="5A5D6A5A"/>
    <w:multiLevelType w:val="hybridMultilevel"/>
    <w:tmpl w:val="AEB4BA5C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0" w15:restartNumberingAfterBreak="0">
    <w:nsid w:val="5A66508E"/>
    <w:multiLevelType w:val="hybridMultilevel"/>
    <w:tmpl w:val="2834B7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1" w15:restartNumberingAfterBreak="0">
    <w:nsid w:val="5A966617"/>
    <w:multiLevelType w:val="hybridMultilevel"/>
    <w:tmpl w:val="9AF07B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2" w15:restartNumberingAfterBreak="0">
    <w:nsid w:val="5AAD70D3"/>
    <w:multiLevelType w:val="hybridMultilevel"/>
    <w:tmpl w:val="5C50053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3" w15:restartNumberingAfterBreak="0">
    <w:nsid w:val="5AD859B9"/>
    <w:multiLevelType w:val="hybridMultilevel"/>
    <w:tmpl w:val="2AE61F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4" w15:restartNumberingAfterBreak="0">
    <w:nsid w:val="5AF47910"/>
    <w:multiLevelType w:val="hybridMultilevel"/>
    <w:tmpl w:val="574A30E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5" w15:restartNumberingAfterBreak="0">
    <w:nsid w:val="5B02188E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6" w15:restartNumberingAfterBreak="0">
    <w:nsid w:val="5B0A66AC"/>
    <w:multiLevelType w:val="hybridMultilevel"/>
    <w:tmpl w:val="5C50053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7" w15:restartNumberingAfterBreak="0">
    <w:nsid w:val="5B6D3264"/>
    <w:multiLevelType w:val="hybridMultilevel"/>
    <w:tmpl w:val="D5FA72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8" w15:restartNumberingAfterBreak="0">
    <w:nsid w:val="5B713CC7"/>
    <w:multiLevelType w:val="hybridMultilevel"/>
    <w:tmpl w:val="BC325BD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9" w15:restartNumberingAfterBreak="0">
    <w:nsid w:val="5B9B1349"/>
    <w:multiLevelType w:val="hybridMultilevel"/>
    <w:tmpl w:val="3A486D9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0" w15:restartNumberingAfterBreak="0">
    <w:nsid w:val="5BC96845"/>
    <w:multiLevelType w:val="hybridMultilevel"/>
    <w:tmpl w:val="FEBAF30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1" w15:restartNumberingAfterBreak="0">
    <w:nsid w:val="5BE116DE"/>
    <w:multiLevelType w:val="hybridMultilevel"/>
    <w:tmpl w:val="CDBE6B5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2" w15:restartNumberingAfterBreak="0">
    <w:nsid w:val="5BFB6EF6"/>
    <w:multiLevelType w:val="hybridMultilevel"/>
    <w:tmpl w:val="24F2AA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3" w15:restartNumberingAfterBreak="0">
    <w:nsid w:val="5C1B4598"/>
    <w:multiLevelType w:val="hybridMultilevel"/>
    <w:tmpl w:val="45F0809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4" w15:restartNumberingAfterBreak="0">
    <w:nsid w:val="5CAB5C5E"/>
    <w:multiLevelType w:val="hybridMultilevel"/>
    <w:tmpl w:val="A516C8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5" w15:restartNumberingAfterBreak="0">
    <w:nsid w:val="5CCE19BF"/>
    <w:multiLevelType w:val="hybridMultilevel"/>
    <w:tmpl w:val="45D69788"/>
    <w:lvl w:ilvl="0" w:tplc="EBC232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6" w15:restartNumberingAfterBreak="0">
    <w:nsid w:val="5CDA6419"/>
    <w:multiLevelType w:val="hybridMultilevel"/>
    <w:tmpl w:val="9A76452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7" w15:restartNumberingAfterBreak="0">
    <w:nsid w:val="5CDE7782"/>
    <w:multiLevelType w:val="hybridMultilevel"/>
    <w:tmpl w:val="0CE6513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8" w15:restartNumberingAfterBreak="0">
    <w:nsid w:val="5D2058B9"/>
    <w:multiLevelType w:val="hybridMultilevel"/>
    <w:tmpl w:val="321267C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9" w15:restartNumberingAfterBreak="0">
    <w:nsid w:val="5D640DD5"/>
    <w:multiLevelType w:val="hybridMultilevel"/>
    <w:tmpl w:val="93C8E9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0" w15:restartNumberingAfterBreak="0">
    <w:nsid w:val="5D9027A0"/>
    <w:multiLevelType w:val="hybridMultilevel"/>
    <w:tmpl w:val="6E40300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1" w15:restartNumberingAfterBreak="0">
    <w:nsid w:val="5D986C7A"/>
    <w:multiLevelType w:val="hybridMultilevel"/>
    <w:tmpl w:val="BF5836C6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2" w15:restartNumberingAfterBreak="0">
    <w:nsid w:val="5DA4225A"/>
    <w:multiLevelType w:val="hybridMultilevel"/>
    <w:tmpl w:val="3898712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3" w15:restartNumberingAfterBreak="0">
    <w:nsid w:val="5E0E1B06"/>
    <w:multiLevelType w:val="hybridMultilevel"/>
    <w:tmpl w:val="BFA6EEA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4" w15:restartNumberingAfterBreak="0">
    <w:nsid w:val="5E273C75"/>
    <w:multiLevelType w:val="hybridMultilevel"/>
    <w:tmpl w:val="3950187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5" w15:restartNumberingAfterBreak="0">
    <w:nsid w:val="5E5831AD"/>
    <w:multiLevelType w:val="hybridMultilevel"/>
    <w:tmpl w:val="FC0AB1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6" w15:restartNumberingAfterBreak="0">
    <w:nsid w:val="5ECA4374"/>
    <w:multiLevelType w:val="hybridMultilevel"/>
    <w:tmpl w:val="E5FCA3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7" w15:restartNumberingAfterBreak="0">
    <w:nsid w:val="5F1278D3"/>
    <w:multiLevelType w:val="hybridMultilevel"/>
    <w:tmpl w:val="3372E5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8" w15:restartNumberingAfterBreak="0">
    <w:nsid w:val="5F1F6508"/>
    <w:multiLevelType w:val="hybridMultilevel"/>
    <w:tmpl w:val="591E3B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9" w15:restartNumberingAfterBreak="0">
    <w:nsid w:val="5F4B1975"/>
    <w:multiLevelType w:val="hybridMultilevel"/>
    <w:tmpl w:val="B4802EE4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0" w15:restartNumberingAfterBreak="0">
    <w:nsid w:val="5F5E6FE1"/>
    <w:multiLevelType w:val="hybridMultilevel"/>
    <w:tmpl w:val="957887F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1" w15:restartNumberingAfterBreak="0">
    <w:nsid w:val="5F6C00CE"/>
    <w:multiLevelType w:val="hybridMultilevel"/>
    <w:tmpl w:val="188056D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2" w15:restartNumberingAfterBreak="0">
    <w:nsid w:val="5F700726"/>
    <w:multiLevelType w:val="hybridMultilevel"/>
    <w:tmpl w:val="D52C93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3" w15:restartNumberingAfterBreak="0">
    <w:nsid w:val="5F866EFE"/>
    <w:multiLevelType w:val="hybridMultilevel"/>
    <w:tmpl w:val="A512372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4" w15:restartNumberingAfterBreak="0">
    <w:nsid w:val="5F8F3C18"/>
    <w:multiLevelType w:val="hybridMultilevel"/>
    <w:tmpl w:val="6C6E37A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5" w15:restartNumberingAfterBreak="0">
    <w:nsid w:val="5FC13DB6"/>
    <w:multiLevelType w:val="hybridMultilevel"/>
    <w:tmpl w:val="498ABA4E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6" w15:restartNumberingAfterBreak="0">
    <w:nsid w:val="5FCD7B87"/>
    <w:multiLevelType w:val="hybridMultilevel"/>
    <w:tmpl w:val="862E00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7" w15:restartNumberingAfterBreak="0">
    <w:nsid w:val="5FEF2041"/>
    <w:multiLevelType w:val="hybridMultilevel"/>
    <w:tmpl w:val="102CCD0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8" w15:restartNumberingAfterBreak="0">
    <w:nsid w:val="5FFF15BA"/>
    <w:multiLevelType w:val="hybridMultilevel"/>
    <w:tmpl w:val="8D6030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9" w15:restartNumberingAfterBreak="0">
    <w:nsid w:val="602D72A8"/>
    <w:multiLevelType w:val="hybridMultilevel"/>
    <w:tmpl w:val="D0DC46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0" w15:restartNumberingAfterBreak="0">
    <w:nsid w:val="606C66B0"/>
    <w:multiLevelType w:val="hybridMultilevel"/>
    <w:tmpl w:val="8A1864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1" w15:restartNumberingAfterBreak="0">
    <w:nsid w:val="60E44856"/>
    <w:multiLevelType w:val="hybridMultilevel"/>
    <w:tmpl w:val="A54273A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2" w15:restartNumberingAfterBreak="0">
    <w:nsid w:val="60F13C3F"/>
    <w:multiLevelType w:val="hybridMultilevel"/>
    <w:tmpl w:val="E684DC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3" w15:restartNumberingAfterBreak="0">
    <w:nsid w:val="61217447"/>
    <w:multiLevelType w:val="hybridMultilevel"/>
    <w:tmpl w:val="2C50681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4" w15:restartNumberingAfterBreak="0">
    <w:nsid w:val="612924F3"/>
    <w:multiLevelType w:val="hybridMultilevel"/>
    <w:tmpl w:val="4FF2694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5" w15:restartNumberingAfterBreak="0">
    <w:nsid w:val="61780559"/>
    <w:multiLevelType w:val="hybridMultilevel"/>
    <w:tmpl w:val="0F2ECB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6" w15:restartNumberingAfterBreak="0">
    <w:nsid w:val="61902580"/>
    <w:multiLevelType w:val="hybridMultilevel"/>
    <w:tmpl w:val="F45CFB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7" w15:restartNumberingAfterBreak="0">
    <w:nsid w:val="61D27DD2"/>
    <w:multiLevelType w:val="hybridMultilevel"/>
    <w:tmpl w:val="4C7E065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8" w15:restartNumberingAfterBreak="0">
    <w:nsid w:val="61DA30CB"/>
    <w:multiLevelType w:val="hybridMultilevel"/>
    <w:tmpl w:val="15104FA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9" w15:restartNumberingAfterBreak="0">
    <w:nsid w:val="61F12511"/>
    <w:multiLevelType w:val="hybridMultilevel"/>
    <w:tmpl w:val="8230D7A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0" w15:restartNumberingAfterBreak="0">
    <w:nsid w:val="61F83B5B"/>
    <w:multiLevelType w:val="hybridMultilevel"/>
    <w:tmpl w:val="888A9A5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1" w15:restartNumberingAfterBreak="0">
    <w:nsid w:val="623018BD"/>
    <w:multiLevelType w:val="hybridMultilevel"/>
    <w:tmpl w:val="8DBA8B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2" w15:restartNumberingAfterBreak="0">
    <w:nsid w:val="62A93614"/>
    <w:multiLevelType w:val="hybridMultilevel"/>
    <w:tmpl w:val="0D48ED3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3" w15:restartNumberingAfterBreak="0">
    <w:nsid w:val="634B6F7E"/>
    <w:multiLevelType w:val="hybridMultilevel"/>
    <w:tmpl w:val="0740922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4" w15:restartNumberingAfterBreak="0">
    <w:nsid w:val="634D549B"/>
    <w:multiLevelType w:val="hybridMultilevel"/>
    <w:tmpl w:val="EFB8E4B2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5" w15:restartNumberingAfterBreak="0">
    <w:nsid w:val="636C6EAD"/>
    <w:multiLevelType w:val="hybridMultilevel"/>
    <w:tmpl w:val="BC06AD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6" w15:restartNumberingAfterBreak="0">
    <w:nsid w:val="63E8187B"/>
    <w:multiLevelType w:val="hybridMultilevel"/>
    <w:tmpl w:val="B49444CA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7" w15:restartNumberingAfterBreak="0">
    <w:nsid w:val="64526549"/>
    <w:multiLevelType w:val="hybridMultilevel"/>
    <w:tmpl w:val="C29C64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8" w15:restartNumberingAfterBreak="0">
    <w:nsid w:val="64770887"/>
    <w:multiLevelType w:val="hybridMultilevel"/>
    <w:tmpl w:val="87EC072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9" w15:restartNumberingAfterBreak="0">
    <w:nsid w:val="64C63E83"/>
    <w:multiLevelType w:val="hybridMultilevel"/>
    <w:tmpl w:val="647AFE0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0" w15:restartNumberingAfterBreak="0">
    <w:nsid w:val="64CF37F7"/>
    <w:multiLevelType w:val="hybridMultilevel"/>
    <w:tmpl w:val="7EC241C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1" w15:restartNumberingAfterBreak="0">
    <w:nsid w:val="64D04375"/>
    <w:multiLevelType w:val="hybridMultilevel"/>
    <w:tmpl w:val="FEBAF30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2" w15:restartNumberingAfterBreak="0">
    <w:nsid w:val="64D34C37"/>
    <w:multiLevelType w:val="hybridMultilevel"/>
    <w:tmpl w:val="61EC00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3" w15:restartNumberingAfterBreak="0">
    <w:nsid w:val="64D74A92"/>
    <w:multiLevelType w:val="hybridMultilevel"/>
    <w:tmpl w:val="042C5E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4" w15:restartNumberingAfterBreak="0">
    <w:nsid w:val="656E70AA"/>
    <w:multiLevelType w:val="hybridMultilevel"/>
    <w:tmpl w:val="FE0A86A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5" w15:restartNumberingAfterBreak="0">
    <w:nsid w:val="658C0737"/>
    <w:multiLevelType w:val="hybridMultilevel"/>
    <w:tmpl w:val="C590CE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6" w15:restartNumberingAfterBreak="0">
    <w:nsid w:val="65930177"/>
    <w:multiLevelType w:val="hybridMultilevel"/>
    <w:tmpl w:val="67F20E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7" w15:restartNumberingAfterBreak="0">
    <w:nsid w:val="65B3406D"/>
    <w:multiLevelType w:val="hybridMultilevel"/>
    <w:tmpl w:val="BF08437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8" w15:restartNumberingAfterBreak="0">
    <w:nsid w:val="65B512B4"/>
    <w:multiLevelType w:val="hybridMultilevel"/>
    <w:tmpl w:val="60980B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9" w15:restartNumberingAfterBreak="0">
    <w:nsid w:val="65E42B1B"/>
    <w:multiLevelType w:val="hybridMultilevel"/>
    <w:tmpl w:val="ECB814A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0" w15:restartNumberingAfterBreak="0">
    <w:nsid w:val="65E43771"/>
    <w:multiLevelType w:val="hybridMultilevel"/>
    <w:tmpl w:val="D5D267C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1" w15:restartNumberingAfterBreak="0">
    <w:nsid w:val="65EA0F64"/>
    <w:multiLevelType w:val="hybridMultilevel"/>
    <w:tmpl w:val="01A8D3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2" w15:restartNumberingAfterBreak="0">
    <w:nsid w:val="66081E6C"/>
    <w:multiLevelType w:val="hybridMultilevel"/>
    <w:tmpl w:val="93C20C3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3" w15:restartNumberingAfterBreak="0">
    <w:nsid w:val="661F0D10"/>
    <w:multiLevelType w:val="hybridMultilevel"/>
    <w:tmpl w:val="6048009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4" w15:restartNumberingAfterBreak="0">
    <w:nsid w:val="66367822"/>
    <w:multiLevelType w:val="hybridMultilevel"/>
    <w:tmpl w:val="E802216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5" w15:restartNumberingAfterBreak="0">
    <w:nsid w:val="66470B39"/>
    <w:multiLevelType w:val="hybridMultilevel"/>
    <w:tmpl w:val="93129F5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6" w15:restartNumberingAfterBreak="0">
    <w:nsid w:val="66477980"/>
    <w:multiLevelType w:val="hybridMultilevel"/>
    <w:tmpl w:val="954ADA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7" w15:restartNumberingAfterBreak="0">
    <w:nsid w:val="66627DCF"/>
    <w:multiLevelType w:val="hybridMultilevel"/>
    <w:tmpl w:val="8E806674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8" w15:restartNumberingAfterBreak="0">
    <w:nsid w:val="667B3B0E"/>
    <w:multiLevelType w:val="hybridMultilevel"/>
    <w:tmpl w:val="9DCAC35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9" w15:restartNumberingAfterBreak="0">
    <w:nsid w:val="66B31FBC"/>
    <w:multiLevelType w:val="hybridMultilevel"/>
    <w:tmpl w:val="409C05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0" w15:restartNumberingAfterBreak="0">
    <w:nsid w:val="66F34AC2"/>
    <w:multiLevelType w:val="hybridMultilevel"/>
    <w:tmpl w:val="2DC41E3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1" w15:restartNumberingAfterBreak="0">
    <w:nsid w:val="671904BE"/>
    <w:multiLevelType w:val="hybridMultilevel"/>
    <w:tmpl w:val="2834B7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2" w15:restartNumberingAfterBreak="0">
    <w:nsid w:val="673643F2"/>
    <w:multiLevelType w:val="hybridMultilevel"/>
    <w:tmpl w:val="BC06ADEE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3" w15:restartNumberingAfterBreak="0">
    <w:nsid w:val="67754596"/>
    <w:multiLevelType w:val="hybridMultilevel"/>
    <w:tmpl w:val="D5D267C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4" w15:restartNumberingAfterBreak="0">
    <w:nsid w:val="67863A07"/>
    <w:multiLevelType w:val="hybridMultilevel"/>
    <w:tmpl w:val="9DA40A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5" w15:restartNumberingAfterBreak="0">
    <w:nsid w:val="67C665C9"/>
    <w:multiLevelType w:val="hybridMultilevel"/>
    <w:tmpl w:val="2078DE6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6" w15:restartNumberingAfterBreak="0">
    <w:nsid w:val="67C83115"/>
    <w:multiLevelType w:val="hybridMultilevel"/>
    <w:tmpl w:val="7EFC07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7" w15:restartNumberingAfterBreak="0">
    <w:nsid w:val="681242DB"/>
    <w:multiLevelType w:val="hybridMultilevel"/>
    <w:tmpl w:val="0B8EB8D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8" w15:restartNumberingAfterBreak="0">
    <w:nsid w:val="68141937"/>
    <w:multiLevelType w:val="hybridMultilevel"/>
    <w:tmpl w:val="F148002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9" w15:restartNumberingAfterBreak="0">
    <w:nsid w:val="68196625"/>
    <w:multiLevelType w:val="hybridMultilevel"/>
    <w:tmpl w:val="A768CF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0" w15:restartNumberingAfterBreak="0">
    <w:nsid w:val="682118A6"/>
    <w:multiLevelType w:val="hybridMultilevel"/>
    <w:tmpl w:val="7DC4336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1" w15:restartNumberingAfterBreak="0">
    <w:nsid w:val="683800B7"/>
    <w:multiLevelType w:val="hybridMultilevel"/>
    <w:tmpl w:val="2E304662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2" w15:restartNumberingAfterBreak="0">
    <w:nsid w:val="684B4E28"/>
    <w:multiLevelType w:val="hybridMultilevel"/>
    <w:tmpl w:val="CB1697D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3" w15:restartNumberingAfterBreak="0">
    <w:nsid w:val="687A4D3F"/>
    <w:multiLevelType w:val="hybridMultilevel"/>
    <w:tmpl w:val="7DD27A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4" w15:restartNumberingAfterBreak="0">
    <w:nsid w:val="68E868D2"/>
    <w:multiLevelType w:val="hybridMultilevel"/>
    <w:tmpl w:val="5E5C75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5" w15:restartNumberingAfterBreak="0">
    <w:nsid w:val="695D5731"/>
    <w:multiLevelType w:val="hybridMultilevel"/>
    <w:tmpl w:val="6DE44F2C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6" w15:restartNumberingAfterBreak="0">
    <w:nsid w:val="696D443C"/>
    <w:multiLevelType w:val="hybridMultilevel"/>
    <w:tmpl w:val="EFF65F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7" w15:restartNumberingAfterBreak="0">
    <w:nsid w:val="697216A6"/>
    <w:multiLevelType w:val="hybridMultilevel"/>
    <w:tmpl w:val="0C1A7FD0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8" w15:restartNumberingAfterBreak="0">
    <w:nsid w:val="69DE2705"/>
    <w:multiLevelType w:val="hybridMultilevel"/>
    <w:tmpl w:val="DCECF726"/>
    <w:lvl w:ilvl="0" w:tplc="989623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1E6E2B2">
      <w:numFmt w:val="bullet"/>
      <w:lvlText w:val=""/>
      <w:lvlJc w:val="left"/>
      <w:pPr>
        <w:ind w:left="1800" w:hanging="360"/>
      </w:pPr>
      <w:rPr>
        <w:rFonts w:ascii="Symbol" w:eastAsiaTheme="minorEastAsia" w:hAnsi="Symbol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9" w15:restartNumberingAfterBreak="0">
    <w:nsid w:val="69E23EA0"/>
    <w:multiLevelType w:val="hybridMultilevel"/>
    <w:tmpl w:val="602872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0" w15:restartNumberingAfterBreak="0">
    <w:nsid w:val="6A3F4C2D"/>
    <w:multiLevelType w:val="hybridMultilevel"/>
    <w:tmpl w:val="54247BF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1" w15:restartNumberingAfterBreak="0">
    <w:nsid w:val="6A435CA4"/>
    <w:multiLevelType w:val="hybridMultilevel"/>
    <w:tmpl w:val="88B28B6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2" w15:restartNumberingAfterBreak="0">
    <w:nsid w:val="6AAA5453"/>
    <w:multiLevelType w:val="hybridMultilevel"/>
    <w:tmpl w:val="6F3CA9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3" w15:restartNumberingAfterBreak="0">
    <w:nsid w:val="6ADA7228"/>
    <w:multiLevelType w:val="hybridMultilevel"/>
    <w:tmpl w:val="63DC54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4" w15:restartNumberingAfterBreak="0">
    <w:nsid w:val="6B18460C"/>
    <w:multiLevelType w:val="hybridMultilevel"/>
    <w:tmpl w:val="D50CE1E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5" w15:restartNumberingAfterBreak="0">
    <w:nsid w:val="6B1E396F"/>
    <w:multiLevelType w:val="hybridMultilevel"/>
    <w:tmpl w:val="4A9006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6" w15:restartNumberingAfterBreak="0">
    <w:nsid w:val="6B1E3D20"/>
    <w:multiLevelType w:val="hybridMultilevel"/>
    <w:tmpl w:val="6E40300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7" w15:restartNumberingAfterBreak="0">
    <w:nsid w:val="6B3654C7"/>
    <w:multiLevelType w:val="hybridMultilevel"/>
    <w:tmpl w:val="3C6437A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8" w15:restartNumberingAfterBreak="0">
    <w:nsid w:val="6B6540F2"/>
    <w:multiLevelType w:val="hybridMultilevel"/>
    <w:tmpl w:val="95EC09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9" w15:restartNumberingAfterBreak="0">
    <w:nsid w:val="6BF20396"/>
    <w:multiLevelType w:val="hybridMultilevel"/>
    <w:tmpl w:val="61EC00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0" w15:restartNumberingAfterBreak="0">
    <w:nsid w:val="6C140F17"/>
    <w:multiLevelType w:val="hybridMultilevel"/>
    <w:tmpl w:val="B7C242B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1" w15:restartNumberingAfterBreak="0">
    <w:nsid w:val="6C194F6C"/>
    <w:multiLevelType w:val="hybridMultilevel"/>
    <w:tmpl w:val="5408324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2" w15:restartNumberingAfterBreak="0">
    <w:nsid w:val="6C275870"/>
    <w:multiLevelType w:val="hybridMultilevel"/>
    <w:tmpl w:val="329E64F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3" w15:restartNumberingAfterBreak="0">
    <w:nsid w:val="6C7A5938"/>
    <w:multiLevelType w:val="hybridMultilevel"/>
    <w:tmpl w:val="01E04882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4" w15:restartNumberingAfterBreak="0">
    <w:nsid w:val="6C943FAE"/>
    <w:multiLevelType w:val="hybridMultilevel"/>
    <w:tmpl w:val="77683B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5" w15:restartNumberingAfterBreak="0">
    <w:nsid w:val="6CA30301"/>
    <w:multiLevelType w:val="hybridMultilevel"/>
    <w:tmpl w:val="B6882A6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6" w15:restartNumberingAfterBreak="0">
    <w:nsid w:val="6CF13040"/>
    <w:multiLevelType w:val="hybridMultilevel"/>
    <w:tmpl w:val="A5B48870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7" w15:restartNumberingAfterBreak="0">
    <w:nsid w:val="6CF66215"/>
    <w:multiLevelType w:val="hybridMultilevel"/>
    <w:tmpl w:val="B32ABF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8" w15:restartNumberingAfterBreak="0">
    <w:nsid w:val="6D245B8B"/>
    <w:multiLevelType w:val="hybridMultilevel"/>
    <w:tmpl w:val="55F063F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9" w15:restartNumberingAfterBreak="0">
    <w:nsid w:val="6D8A1D75"/>
    <w:multiLevelType w:val="hybridMultilevel"/>
    <w:tmpl w:val="981272A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0" w15:restartNumberingAfterBreak="0">
    <w:nsid w:val="6DBF7B23"/>
    <w:multiLevelType w:val="hybridMultilevel"/>
    <w:tmpl w:val="968ADB7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1" w15:restartNumberingAfterBreak="0">
    <w:nsid w:val="6DC44065"/>
    <w:multiLevelType w:val="hybridMultilevel"/>
    <w:tmpl w:val="58E6F5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2" w15:restartNumberingAfterBreak="0">
    <w:nsid w:val="6DF523A6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3" w15:restartNumberingAfterBreak="0">
    <w:nsid w:val="6E1603FB"/>
    <w:multiLevelType w:val="hybridMultilevel"/>
    <w:tmpl w:val="D71AB2A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4" w15:restartNumberingAfterBreak="0">
    <w:nsid w:val="6E452820"/>
    <w:multiLevelType w:val="hybridMultilevel"/>
    <w:tmpl w:val="21A63370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5" w15:restartNumberingAfterBreak="0">
    <w:nsid w:val="6E4932C1"/>
    <w:multiLevelType w:val="hybridMultilevel"/>
    <w:tmpl w:val="252C78D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6" w15:restartNumberingAfterBreak="0">
    <w:nsid w:val="6E58084A"/>
    <w:multiLevelType w:val="hybridMultilevel"/>
    <w:tmpl w:val="53AA35E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7" w15:restartNumberingAfterBreak="0">
    <w:nsid w:val="6EA9152D"/>
    <w:multiLevelType w:val="hybridMultilevel"/>
    <w:tmpl w:val="09B0EC6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8" w15:restartNumberingAfterBreak="0">
    <w:nsid w:val="6ECD7036"/>
    <w:multiLevelType w:val="hybridMultilevel"/>
    <w:tmpl w:val="38F67E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9" w15:restartNumberingAfterBreak="0">
    <w:nsid w:val="6F184692"/>
    <w:multiLevelType w:val="hybridMultilevel"/>
    <w:tmpl w:val="25CA109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0" w15:restartNumberingAfterBreak="0">
    <w:nsid w:val="6F2079F6"/>
    <w:multiLevelType w:val="hybridMultilevel"/>
    <w:tmpl w:val="33F4A6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1" w15:restartNumberingAfterBreak="0">
    <w:nsid w:val="6F5901E4"/>
    <w:multiLevelType w:val="hybridMultilevel"/>
    <w:tmpl w:val="7DD616D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2" w15:restartNumberingAfterBreak="0">
    <w:nsid w:val="6F723959"/>
    <w:multiLevelType w:val="hybridMultilevel"/>
    <w:tmpl w:val="AEEE55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3" w15:restartNumberingAfterBreak="0">
    <w:nsid w:val="6FB36EB8"/>
    <w:multiLevelType w:val="hybridMultilevel"/>
    <w:tmpl w:val="C8F012F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4" w15:restartNumberingAfterBreak="0">
    <w:nsid w:val="6FE037F0"/>
    <w:multiLevelType w:val="hybridMultilevel"/>
    <w:tmpl w:val="6048009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5" w15:restartNumberingAfterBreak="0">
    <w:nsid w:val="7020574F"/>
    <w:multiLevelType w:val="hybridMultilevel"/>
    <w:tmpl w:val="9320C38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6" w15:restartNumberingAfterBreak="0">
    <w:nsid w:val="70216BBD"/>
    <w:multiLevelType w:val="hybridMultilevel"/>
    <w:tmpl w:val="2624B99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7" w15:restartNumberingAfterBreak="0">
    <w:nsid w:val="70320FB5"/>
    <w:multiLevelType w:val="hybridMultilevel"/>
    <w:tmpl w:val="9320C38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8" w15:restartNumberingAfterBreak="0">
    <w:nsid w:val="706A4F9E"/>
    <w:multiLevelType w:val="hybridMultilevel"/>
    <w:tmpl w:val="42E4A3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9" w15:restartNumberingAfterBreak="0">
    <w:nsid w:val="70827FB7"/>
    <w:multiLevelType w:val="hybridMultilevel"/>
    <w:tmpl w:val="B51A5C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0" w15:restartNumberingAfterBreak="0">
    <w:nsid w:val="70874811"/>
    <w:multiLevelType w:val="hybridMultilevel"/>
    <w:tmpl w:val="B644E3D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1" w15:restartNumberingAfterBreak="0">
    <w:nsid w:val="7088703E"/>
    <w:multiLevelType w:val="hybridMultilevel"/>
    <w:tmpl w:val="2834B7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2" w15:restartNumberingAfterBreak="0">
    <w:nsid w:val="708B651F"/>
    <w:multiLevelType w:val="hybridMultilevel"/>
    <w:tmpl w:val="4AB459E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3" w15:restartNumberingAfterBreak="0">
    <w:nsid w:val="709145C8"/>
    <w:multiLevelType w:val="hybridMultilevel"/>
    <w:tmpl w:val="85AA3B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4" w15:restartNumberingAfterBreak="0">
    <w:nsid w:val="718710AE"/>
    <w:multiLevelType w:val="hybridMultilevel"/>
    <w:tmpl w:val="0B8EB8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5" w15:restartNumberingAfterBreak="0">
    <w:nsid w:val="71C02E16"/>
    <w:multiLevelType w:val="hybridMultilevel"/>
    <w:tmpl w:val="8DB4ADA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6" w15:restartNumberingAfterBreak="0">
    <w:nsid w:val="71C9729A"/>
    <w:multiLevelType w:val="hybridMultilevel"/>
    <w:tmpl w:val="B2725400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7" w15:restartNumberingAfterBreak="0">
    <w:nsid w:val="720033A2"/>
    <w:multiLevelType w:val="hybridMultilevel"/>
    <w:tmpl w:val="0504BAC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8" w15:restartNumberingAfterBreak="0">
    <w:nsid w:val="72754188"/>
    <w:multiLevelType w:val="hybridMultilevel"/>
    <w:tmpl w:val="747EAB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9" w15:restartNumberingAfterBreak="0">
    <w:nsid w:val="72C961D0"/>
    <w:multiLevelType w:val="hybridMultilevel"/>
    <w:tmpl w:val="48B248C8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0" w15:restartNumberingAfterBreak="0">
    <w:nsid w:val="72D11CCD"/>
    <w:multiLevelType w:val="hybridMultilevel"/>
    <w:tmpl w:val="4028999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1" w15:restartNumberingAfterBreak="0">
    <w:nsid w:val="72E915EF"/>
    <w:multiLevelType w:val="hybridMultilevel"/>
    <w:tmpl w:val="905CC23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2" w15:restartNumberingAfterBreak="0">
    <w:nsid w:val="734B62D7"/>
    <w:multiLevelType w:val="hybridMultilevel"/>
    <w:tmpl w:val="1D30110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3" w15:restartNumberingAfterBreak="0">
    <w:nsid w:val="73914379"/>
    <w:multiLevelType w:val="hybridMultilevel"/>
    <w:tmpl w:val="71E4986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4" w15:restartNumberingAfterBreak="0">
    <w:nsid w:val="7393264B"/>
    <w:multiLevelType w:val="hybridMultilevel"/>
    <w:tmpl w:val="6C800B7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5" w15:restartNumberingAfterBreak="0">
    <w:nsid w:val="73B069AE"/>
    <w:multiLevelType w:val="hybridMultilevel"/>
    <w:tmpl w:val="093A737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6" w15:restartNumberingAfterBreak="0">
    <w:nsid w:val="73C822F4"/>
    <w:multiLevelType w:val="hybridMultilevel"/>
    <w:tmpl w:val="46048B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7" w15:restartNumberingAfterBreak="0">
    <w:nsid w:val="745E0D82"/>
    <w:multiLevelType w:val="hybridMultilevel"/>
    <w:tmpl w:val="F0E2CD6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8" w15:restartNumberingAfterBreak="0">
    <w:nsid w:val="74860B70"/>
    <w:multiLevelType w:val="hybridMultilevel"/>
    <w:tmpl w:val="E2AA230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9" w15:restartNumberingAfterBreak="0">
    <w:nsid w:val="74AD5C8E"/>
    <w:multiLevelType w:val="hybridMultilevel"/>
    <w:tmpl w:val="0A6883CE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0" w15:restartNumberingAfterBreak="0">
    <w:nsid w:val="74FA5D88"/>
    <w:multiLevelType w:val="hybridMultilevel"/>
    <w:tmpl w:val="CAF6C3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1" w15:restartNumberingAfterBreak="0">
    <w:nsid w:val="75187763"/>
    <w:multiLevelType w:val="hybridMultilevel"/>
    <w:tmpl w:val="0D48ED3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2" w15:restartNumberingAfterBreak="0">
    <w:nsid w:val="754068D4"/>
    <w:multiLevelType w:val="hybridMultilevel"/>
    <w:tmpl w:val="CE56390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3" w15:restartNumberingAfterBreak="0">
    <w:nsid w:val="75A63C04"/>
    <w:multiLevelType w:val="hybridMultilevel"/>
    <w:tmpl w:val="3AF64CE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4" w15:restartNumberingAfterBreak="0">
    <w:nsid w:val="75DD6BDC"/>
    <w:multiLevelType w:val="hybridMultilevel"/>
    <w:tmpl w:val="491E807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5" w15:restartNumberingAfterBreak="0">
    <w:nsid w:val="76170F7B"/>
    <w:multiLevelType w:val="hybridMultilevel"/>
    <w:tmpl w:val="4788B25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6" w15:restartNumberingAfterBreak="0">
    <w:nsid w:val="76446979"/>
    <w:multiLevelType w:val="hybridMultilevel"/>
    <w:tmpl w:val="4D16957C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7" w15:restartNumberingAfterBreak="0">
    <w:nsid w:val="76752B85"/>
    <w:multiLevelType w:val="hybridMultilevel"/>
    <w:tmpl w:val="AF003C2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8" w15:restartNumberingAfterBreak="0">
    <w:nsid w:val="770373FA"/>
    <w:multiLevelType w:val="hybridMultilevel"/>
    <w:tmpl w:val="2AE61F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9" w15:restartNumberingAfterBreak="0">
    <w:nsid w:val="7718288A"/>
    <w:multiLevelType w:val="hybridMultilevel"/>
    <w:tmpl w:val="D0A4DC4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0" w15:restartNumberingAfterBreak="0">
    <w:nsid w:val="772104F4"/>
    <w:multiLevelType w:val="hybridMultilevel"/>
    <w:tmpl w:val="7AD6F8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1" w15:restartNumberingAfterBreak="0">
    <w:nsid w:val="774861B5"/>
    <w:multiLevelType w:val="hybridMultilevel"/>
    <w:tmpl w:val="61EC00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2" w15:restartNumberingAfterBreak="0">
    <w:nsid w:val="774F6B55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3" w15:restartNumberingAfterBreak="0">
    <w:nsid w:val="778B56F3"/>
    <w:multiLevelType w:val="hybridMultilevel"/>
    <w:tmpl w:val="EB6C2A8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4" w15:restartNumberingAfterBreak="0">
    <w:nsid w:val="77A30B81"/>
    <w:multiLevelType w:val="hybridMultilevel"/>
    <w:tmpl w:val="0CEE43FE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5" w15:restartNumberingAfterBreak="0">
    <w:nsid w:val="77C8107D"/>
    <w:multiLevelType w:val="hybridMultilevel"/>
    <w:tmpl w:val="6A6059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6" w15:restartNumberingAfterBreak="0">
    <w:nsid w:val="77EB54B8"/>
    <w:multiLevelType w:val="hybridMultilevel"/>
    <w:tmpl w:val="D6BEB2F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7" w15:restartNumberingAfterBreak="0">
    <w:nsid w:val="77F703BE"/>
    <w:multiLevelType w:val="hybridMultilevel"/>
    <w:tmpl w:val="59AA2C9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8" w15:restartNumberingAfterBreak="0">
    <w:nsid w:val="77FC46FA"/>
    <w:multiLevelType w:val="hybridMultilevel"/>
    <w:tmpl w:val="465A51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9" w15:restartNumberingAfterBreak="0">
    <w:nsid w:val="782C0374"/>
    <w:multiLevelType w:val="hybridMultilevel"/>
    <w:tmpl w:val="5FB41B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0" w15:restartNumberingAfterBreak="0">
    <w:nsid w:val="783A1800"/>
    <w:multiLevelType w:val="hybridMultilevel"/>
    <w:tmpl w:val="F61E68DE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1" w15:restartNumberingAfterBreak="0">
    <w:nsid w:val="783F52E5"/>
    <w:multiLevelType w:val="hybridMultilevel"/>
    <w:tmpl w:val="C2363A6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2" w15:restartNumberingAfterBreak="0">
    <w:nsid w:val="78693680"/>
    <w:multiLevelType w:val="hybridMultilevel"/>
    <w:tmpl w:val="3EF82E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3" w15:restartNumberingAfterBreak="0">
    <w:nsid w:val="787733D0"/>
    <w:multiLevelType w:val="hybridMultilevel"/>
    <w:tmpl w:val="02220CC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4" w15:restartNumberingAfterBreak="0">
    <w:nsid w:val="7906222C"/>
    <w:multiLevelType w:val="hybridMultilevel"/>
    <w:tmpl w:val="3CD06FA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5" w15:restartNumberingAfterBreak="0">
    <w:nsid w:val="790765DA"/>
    <w:multiLevelType w:val="hybridMultilevel"/>
    <w:tmpl w:val="3C0278C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6" w15:restartNumberingAfterBreak="0">
    <w:nsid w:val="79173C50"/>
    <w:multiLevelType w:val="hybridMultilevel"/>
    <w:tmpl w:val="2C40E2F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7" w15:restartNumberingAfterBreak="0">
    <w:nsid w:val="793B2FF7"/>
    <w:multiLevelType w:val="hybridMultilevel"/>
    <w:tmpl w:val="B4165F9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8" w15:restartNumberingAfterBreak="0">
    <w:nsid w:val="795749EB"/>
    <w:multiLevelType w:val="hybridMultilevel"/>
    <w:tmpl w:val="FC7A66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9" w15:restartNumberingAfterBreak="0">
    <w:nsid w:val="79922B56"/>
    <w:multiLevelType w:val="hybridMultilevel"/>
    <w:tmpl w:val="6F601A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0" w15:restartNumberingAfterBreak="0">
    <w:nsid w:val="79B264D8"/>
    <w:multiLevelType w:val="hybridMultilevel"/>
    <w:tmpl w:val="E2848006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1" w15:restartNumberingAfterBreak="0">
    <w:nsid w:val="79C01324"/>
    <w:multiLevelType w:val="hybridMultilevel"/>
    <w:tmpl w:val="240673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2" w15:restartNumberingAfterBreak="0">
    <w:nsid w:val="79EF1BA2"/>
    <w:multiLevelType w:val="hybridMultilevel"/>
    <w:tmpl w:val="B7C242B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3" w15:restartNumberingAfterBreak="0">
    <w:nsid w:val="79F504D5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4" w15:restartNumberingAfterBreak="0">
    <w:nsid w:val="7A196054"/>
    <w:multiLevelType w:val="hybridMultilevel"/>
    <w:tmpl w:val="A70036D8"/>
    <w:lvl w:ilvl="0" w:tplc="EE04A5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5" w15:restartNumberingAfterBreak="0">
    <w:nsid w:val="7A6968F1"/>
    <w:multiLevelType w:val="hybridMultilevel"/>
    <w:tmpl w:val="5BD221A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6" w15:restartNumberingAfterBreak="0">
    <w:nsid w:val="7A8174C6"/>
    <w:multiLevelType w:val="hybridMultilevel"/>
    <w:tmpl w:val="5AFE3E4C"/>
    <w:lvl w:ilvl="0" w:tplc="EE04A5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7" w15:restartNumberingAfterBreak="0">
    <w:nsid w:val="7AF84F1F"/>
    <w:multiLevelType w:val="hybridMultilevel"/>
    <w:tmpl w:val="83F015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8" w15:restartNumberingAfterBreak="0">
    <w:nsid w:val="7B2C2175"/>
    <w:multiLevelType w:val="hybridMultilevel"/>
    <w:tmpl w:val="77E881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9" w15:restartNumberingAfterBreak="0">
    <w:nsid w:val="7B5F3909"/>
    <w:multiLevelType w:val="hybridMultilevel"/>
    <w:tmpl w:val="83B6807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0" w15:restartNumberingAfterBreak="0">
    <w:nsid w:val="7BBE6F9C"/>
    <w:multiLevelType w:val="hybridMultilevel"/>
    <w:tmpl w:val="07CC981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1" w15:restartNumberingAfterBreak="0">
    <w:nsid w:val="7BCC0EAE"/>
    <w:multiLevelType w:val="hybridMultilevel"/>
    <w:tmpl w:val="AA30711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2" w15:restartNumberingAfterBreak="0">
    <w:nsid w:val="7BD44345"/>
    <w:multiLevelType w:val="hybridMultilevel"/>
    <w:tmpl w:val="F19CB2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3" w15:restartNumberingAfterBreak="0">
    <w:nsid w:val="7BE97BD6"/>
    <w:multiLevelType w:val="hybridMultilevel"/>
    <w:tmpl w:val="26BAF9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4" w15:restartNumberingAfterBreak="0">
    <w:nsid w:val="7C034F08"/>
    <w:multiLevelType w:val="hybridMultilevel"/>
    <w:tmpl w:val="61B001A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5" w15:restartNumberingAfterBreak="0">
    <w:nsid w:val="7C105560"/>
    <w:multiLevelType w:val="hybridMultilevel"/>
    <w:tmpl w:val="D5D267C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6" w15:restartNumberingAfterBreak="0">
    <w:nsid w:val="7C9945EC"/>
    <w:multiLevelType w:val="hybridMultilevel"/>
    <w:tmpl w:val="56C415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7" w15:restartNumberingAfterBreak="0">
    <w:nsid w:val="7CCA2D05"/>
    <w:multiLevelType w:val="hybridMultilevel"/>
    <w:tmpl w:val="97CCEA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8" w15:restartNumberingAfterBreak="0">
    <w:nsid w:val="7CE06965"/>
    <w:multiLevelType w:val="hybridMultilevel"/>
    <w:tmpl w:val="45460A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9" w15:restartNumberingAfterBreak="0">
    <w:nsid w:val="7D562EA1"/>
    <w:multiLevelType w:val="hybridMultilevel"/>
    <w:tmpl w:val="EEA6E0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0" w15:restartNumberingAfterBreak="0">
    <w:nsid w:val="7DC83C58"/>
    <w:multiLevelType w:val="hybridMultilevel"/>
    <w:tmpl w:val="774057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1" w15:restartNumberingAfterBreak="0">
    <w:nsid w:val="7DD35309"/>
    <w:multiLevelType w:val="hybridMultilevel"/>
    <w:tmpl w:val="70E0D2A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2" w15:restartNumberingAfterBreak="0">
    <w:nsid w:val="7DD52BAB"/>
    <w:multiLevelType w:val="hybridMultilevel"/>
    <w:tmpl w:val="83B6807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3" w15:restartNumberingAfterBreak="0">
    <w:nsid w:val="7DDF1623"/>
    <w:multiLevelType w:val="hybridMultilevel"/>
    <w:tmpl w:val="ED6CDB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4" w15:restartNumberingAfterBreak="0">
    <w:nsid w:val="7DFC1343"/>
    <w:multiLevelType w:val="hybridMultilevel"/>
    <w:tmpl w:val="2E60A33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5" w15:restartNumberingAfterBreak="0">
    <w:nsid w:val="7E0C6629"/>
    <w:multiLevelType w:val="hybridMultilevel"/>
    <w:tmpl w:val="E0E2FE5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6" w15:restartNumberingAfterBreak="0">
    <w:nsid w:val="7E76412D"/>
    <w:multiLevelType w:val="hybridMultilevel"/>
    <w:tmpl w:val="495EF60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7" w15:restartNumberingAfterBreak="0">
    <w:nsid w:val="7E9B4BEE"/>
    <w:multiLevelType w:val="hybridMultilevel"/>
    <w:tmpl w:val="78E67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8" w15:restartNumberingAfterBreak="0">
    <w:nsid w:val="7EA676B9"/>
    <w:multiLevelType w:val="hybridMultilevel"/>
    <w:tmpl w:val="0D48ED3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9" w15:restartNumberingAfterBreak="0">
    <w:nsid w:val="7EAB28E7"/>
    <w:multiLevelType w:val="hybridMultilevel"/>
    <w:tmpl w:val="DA94EDC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0" w15:restartNumberingAfterBreak="0">
    <w:nsid w:val="7EB115D7"/>
    <w:multiLevelType w:val="hybridMultilevel"/>
    <w:tmpl w:val="3DC284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1" w15:restartNumberingAfterBreak="0">
    <w:nsid w:val="7F1F2FA0"/>
    <w:multiLevelType w:val="hybridMultilevel"/>
    <w:tmpl w:val="647AFE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2" w15:restartNumberingAfterBreak="0">
    <w:nsid w:val="7F4D06E3"/>
    <w:multiLevelType w:val="hybridMultilevel"/>
    <w:tmpl w:val="DB40EA5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3" w15:restartNumberingAfterBreak="0">
    <w:nsid w:val="7F4D7008"/>
    <w:multiLevelType w:val="hybridMultilevel"/>
    <w:tmpl w:val="4A26ED2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4" w15:restartNumberingAfterBreak="0">
    <w:nsid w:val="7F511532"/>
    <w:multiLevelType w:val="hybridMultilevel"/>
    <w:tmpl w:val="9CD2C5E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5" w15:restartNumberingAfterBreak="0">
    <w:nsid w:val="7F634563"/>
    <w:multiLevelType w:val="hybridMultilevel"/>
    <w:tmpl w:val="5682216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6" w15:restartNumberingAfterBreak="0">
    <w:nsid w:val="7F9723E1"/>
    <w:multiLevelType w:val="hybridMultilevel"/>
    <w:tmpl w:val="2DC41E3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7" w15:restartNumberingAfterBreak="0">
    <w:nsid w:val="7FA81350"/>
    <w:multiLevelType w:val="hybridMultilevel"/>
    <w:tmpl w:val="1C0C76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8" w15:restartNumberingAfterBreak="0">
    <w:nsid w:val="7FB339A2"/>
    <w:multiLevelType w:val="hybridMultilevel"/>
    <w:tmpl w:val="6A34C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9" w15:restartNumberingAfterBreak="0">
    <w:nsid w:val="7FE972E4"/>
    <w:multiLevelType w:val="hybridMultilevel"/>
    <w:tmpl w:val="D5D267C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207084">
    <w:abstractNumId w:val="8"/>
  </w:num>
  <w:num w:numId="2" w16cid:durableId="823083876">
    <w:abstractNumId w:val="6"/>
  </w:num>
  <w:num w:numId="3" w16cid:durableId="895552415">
    <w:abstractNumId w:val="5"/>
  </w:num>
  <w:num w:numId="4" w16cid:durableId="1786190041">
    <w:abstractNumId w:val="4"/>
  </w:num>
  <w:num w:numId="5" w16cid:durableId="791288215">
    <w:abstractNumId w:val="7"/>
  </w:num>
  <w:num w:numId="6" w16cid:durableId="354617673">
    <w:abstractNumId w:val="3"/>
  </w:num>
  <w:num w:numId="7" w16cid:durableId="1969429190">
    <w:abstractNumId w:val="2"/>
  </w:num>
  <w:num w:numId="8" w16cid:durableId="698971730">
    <w:abstractNumId w:val="1"/>
  </w:num>
  <w:num w:numId="9" w16cid:durableId="1132358962">
    <w:abstractNumId w:val="0"/>
  </w:num>
  <w:num w:numId="10" w16cid:durableId="268976285">
    <w:abstractNumId w:val="535"/>
  </w:num>
  <w:num w:numId="11" w16cid:durableId="367879904">
    <w:abstractNumId w:val="714"/>
  </w:num>
  <w:num w:numId="12" w16cid:durableId="512577311">
    <w:abstractNumId w:val="304"/>
  </w:num>
  <w:num w:numId="13" w16cid:durableId="419302324">
    <w:abstractNumId w:val="482"/>
  </w:num>
  <w:num w:numId="14" w16cid:durableId="1833326768">
    <w:abstractNumId w:val="261"/>
  </w:num>
  <w:num w:numId="15" w16cid:durableId="911933511">
    <w:abstractNumId w:val="618"/>
  </w:num>
  <w:num w:numId="16" w16cid:durableId="1736051846">
    <w:abstractNumId w:val="250"/>
  </w:num>
  <w:num w:numId="17" w16cid:durableId="53817347">
    <w:abstractNumId w:val="244"/>
  </w:num>
  <w:num w:numId="18" w16cid:durableId="1302805121">
    <w:abstractNumId w:val="198"/>
  </w:num>
  <w:num w:numId="19" w16cid:durableId="1608806116">
    <w:abstractNumId w:val="710"/>
  </w:num>
  <w:num w:numId="20" w16cid:durableId="600528116">
    <w:abstractNumId w:val="611"/>
  </w:num>
  <w:num w:numId="21" w16cid:durableId="840655292">
    <w:abstractNumId w:val="382"/>
  </w:num>
  <w:num w:numId="22" w16cid:durableId="571742536">
    <w:abstractNumId w:val="236"/>
  </w:num>
  <w:num w:numId="23" w16cid:durableId="744762281">
    <w:abstractNumId w:val="319"/>
  </w:num>
  <w:num w:numId="24" w16cid:durableId="1483690191">
    <w:abstractNumId w:val="455"/>
  </w:num>
  <w:num w:numId="25" w16cid:durableId="1706296689">
    <w:abstractNumId w:val="666"/>
  </w:num>
  <w:num w:numId="26" w16cid:durableId="710033431">
    <w:abstractNumId w:val="700"/>
  </w:num>
  <w:num w:numId="27" w16cid:durableId="1245603221">
    <w:abstractNumId w:val="456"/>
  </w:num>
  <w:num w:numId="28" w16cid:durableId="749932491">
    <w:abstractNumId w:val="204"/>
  </w:num>
  <w:num w:numId="29" w16cid:durableId="797527478">
    <w:abstractNumId w:val="686"/>
  </w:num>
  <w:num w:numId="30" w16cid:durableId="417021404">
    <w:abstractNumId w:val="495"/>
  </w:num>
  <w:num w:numId="31" w16cid:durableId="850530730">
    <w:abstractNumId w:val="549"/>
  </w:num>
  <w:num w:numId="32" w16cid:durableId="1451246423">
    <w:abstractNumId w:val="161"/>
  </w:num>
  <w:num w:numId="33" w16cid:durableId="1280642428">
    <w:abstractNumId w:val="644"/>
  </w:num>
  <w:num w:numId="34" w16cid:durableId="284191041">
    <w:abstractNumId w:val="271"/>
  </w:num>
  <w:num w:numId="35" w16cid:durableId="1097991873">
    <w:abstractNumId w:val="364"/>
  </w:num>
  <w:num w:numId="36" w16cid:durableId="1323047758">
    <w:abstractNumId w:val="396"/>
  </w:num>
  <w:num w:numId="37" w16cid:durableId="48304677">
    <w:abstractNumId w:val="401"/>
  </w:num>
  <w:num w:numId="38" w16cid:durableId="652375644">
    <w:abstractNumId w:val="597"/>
  </w:num>
  <w:num w:numId="39" w16cid:durableId="73940770">
    <w:abstractNumId w:val="465"/>
  </w:num>
  <w:num w:numId="40" w16cid:durableId="1624531273">
    <w:abstractNumId w:val="633"/>
  </w:num>
  <w:num w:numId="41" w16cid:durableId="2070372834">
    <w:abstractNumId w:val="555"/>
  </w:num>
  <w:num w:numId="42" w16cid:durableId="1625190768">
    <w:abstractNumId w:val="307"/>
  </w:num>
  <w:num w:numId="43" w16cid:durableId="1504777836">
    <w:abstractNumId w:val="617"/>
  </w:num>
  <w:num w:numId="44" w16cid:durableId="652948565">
    <w:abstractNumId w:val="541"/>
  </w:num>
  <w:num w:numId="45" w16cid:durableId="254554427">
    <w:abstractNumId w:val="615"/>
  </w:num>
  <w:num w:numId="46" w16cid:durableId="789979792">
    <w:abstractNumId w:val="194"/>
  </w:num>
  <w:num w:numId="47" w16cid:durableId="1776362184">
    <w:abstractNumId w:val="16"/>
  </w:num>
  <w:num w:numId="48" w16cid:durableId="1297637580">
    <w:abstractNumId w:val="295"/>
  </w:num>
  <w:num w:numId="49" w16cid:durableId="1177231575">
    <w:abstractNumId w:val="54"/>
  </w:num>
  <w:num w:numId="50" w16cid:durableId="1075854246">
    <w:abstractNumId w:val="131"/>
  </w:num>
  <w:num w:numId="51" w16cid:durableId="23792372">
    <w:abstractNumId w:val="519"/>
  </w:num>
  <w:num w:numId="52" w16cid:durableId="331567113">
    <w:abstractNumId w:val="387"/>
  </w:num>
  <w:num w:numId="53" w16cid:durableId="977953657">
    <w:abstractNumId w:val="602"/>
  </w:num>
  <w:num w:numId="54" w16cid:durableId="730202262">
    <w:abstractNumId w:val="164"/>
  </w:num>
  <w:num w:numId="55" w16cid:durableId="2035382041">
    <w:abstractNumId w:val="462"/>
  </w:num>
  <w:num w:numId="56" w16cid:durableId="366679241">
    <w:abstractNumId w:val="93"/>
  </w:num>
  <w:num w:numId="57" w16cid:durableId="2109234651">
    <w:abstractNumId w:val="576"/>
  </w:num>
  <w:num w:numId="58" w16cid:durableId="507403185">
    <w:abstractNumId w:val="636"/>
  </w:num>
  <w:num w:numId="59" w16cid:durableId="585698078">
    <w:abstractNumId w:val="575"/>
  </w:num>
  <w:num w:numId="60" w16cid:durableId="845826156">
    <w:abstractNumId w:val="289"/>
  </w:num>
  <w:num w:numId="61" w16cid:durableId="497036895">
    <w:abstractNumId w:val="591"/>
  </w:num>
  <w:num w:numId="62" w16cid:durableId="1133063074">
    <w:abstractNumId w:val="268"/>
  </w:num>
  <w:num w:numId="63" w16cid:durableId="1159922242">
    <w:abstractNumId w:val="86"/>
  </w:num>
  <w:num w:numId="64" w16cid:durableId="360669017">
    <w:abstractNumId w:val="190"/>
  </w:num>
  <w:num w:numId="65" w16cid:durableId="561523708">
    <w:abstractNumId w:val="245"/>
  </w:num>
  <w:num w:numId="66" w16cid:durableId="1823035926">
    <w:abstractNumId w:val="621"/>
  </w:num>
  <w:num w:numId="67" w16cid:durableId="337974856">
    <w:abstractNumId w:val="665"/>
  </w:num>
  <w:num w:numId="68" w16cid:durableId="576016198">
    <w:abstractNumId w:val="567"/>
  </w:num>
  <w:num w:numId="69" w16cid:durableId="761267933">
    <w:abstractNumId w:val="40"/>
  </w:num>
  <w:num w:numId="70" w16cid:durableId="2089494307">
    <w:abstractNumId w:val="234"/>
  </w:num>
  <w:num w:numId="71" w16cid:durableId="215941304">
    <w:abstractNumId w:val="351"/>
  </w:num>
  <w:num w:numId="72" w16cid:durableId="1644312285">
    <w:abstractNumId w:val="726"/>
  </w:num>
  <w:num w:numId="73" w16cid:durableId="1808738423">
    <w:abstractNumId w:val="220"/>
  </w:num>
  <w:num w:numId="74" w16cid:durableId="1927567808">
    <w:abstractNumId w:val="568"/>
  </w:num>
  <w:num w:numId="75" w16cid:durableId="643311751">
    <w:abstractNumId w:val="103"/>
  </w:num>
  <w:num w:numId="76" w16cid:durableId="1417826132">
    <w:abstractNumId w:val="728"/>
  </w:num>
  <w:num w:numId="77" w16cid:durableId="563562775">
    <w:abstractNumId w:val="314"/>
  </w:num>
  <w:num w:numId="78" w16cid:durableId="1459954397">
    <w:abstractNumId w:val="247"/>
  </w:num>
  <w:num w:numId="79" w16cid:durableId="1500849752">
    <w:abstractNumId w:val="290"/>
  </w:num>
  <w:num w:numId="80" w16cid:durableId="1055007767">
    <w:abstractNumId w:val="369"/>
  </w:num>
  <w:num w:numId="81" w16cid:durableId="1111556423">
    <w:abstractNumId w:val="356"/>
  </w:num>
  <w:num w:numId="82" w16cid:durableId="692414223">
    <w:abstractNumId w:val="683"/>
  </w:num>
  <w:num w:numId="83" w16cid:durableId="297880427">
    <w:abstractNumId w:val="192"/>
  </w:num>
  <w:num w:numId="84" w16cid:durableId="510683589">
    <w:abstractNumId w:val="724"/>
  </w:num>
  <w:num w:numId="85" w16cid:durableId="212083017">
    <w:abstractNumId w:val="280"/>
  </w:num>
  <w:num w:numId="86" w16cid:durableId="1627082256">
    <w:abstractNumId w:val="91"/>
  </w:num>
  <w:num w:numId="87" w16cid:durableId="2061585470">
    <w:abstractNumId w:val="223"/>
  </w:num>
  <w:num w:numId="88" w16cid:durableId="901257476">
    <w:abstractNumId w:val="514"/>
  </w:num>
  <w:num w:numId="89" w16cid:durableId="2024743778">
    <w:abstractNumId w:val="181"/>
  </w:num>
  <w:num w:numId="90" w16cid:durableId="827671551">
    <w:abstractNumId w:val="717"/>
  </w:num>
  <w:num w:numId="91" w16cid:durableId="632834752">
    <w:abstractNumId w:val="553"/>
  </w:num>
  <w:num w:numId="92" w16cid:durableId="1266960219">
    <w:abstractNumId w:val="432"/>
  </w:num>
  <w:num w:numId="93" w16cid:durableId="711998274">
    <w:abstractNumId w:val="196"/>
  </w:num>
  <w:num w:numId="94" w16cid:durableId="1135099233">
    <w:abstractNumId w:val="743"/>
  </w:num>
  <w:num w:numId="95" w16cid:durableId="198128653">
    <w:abstractNumId w:val="101"/>
  </w:num>
  <w:num w:numId="96" w16cid:durableId="1334605873">
    <w:abstractNumId w:val="333"/>
  </w:num>
  <w:num w:numId="97" w16cid:durableId="651373135">
    <w:abstractNumId w:val="36"/>
  </w:num>
  <w:num w:numId="98" w16cid:durableId="1917084615">
    <w:abstractNumId w:val="104"/>
  </w:num>
  <w:num w:numId="99" w16cid:durableId="471873559">
    <w:abstractNumId w:val="133"/>
  </w:num>
  <w:num w:numId="100" w16cid:durableId="449277065">
    <w:abstractNumId w:val="149"/>
  </w:num>
  <w:num w:numId="101" w16cid:durableId="1188711603">
    <w:abstractNumId w:val="214"/>
  </w:num>
  <w:num w:numId="102" w16cid:durableId="110705573">
    <w:abstractNumId w:val="529"/>
  </w:num>
  <w:num w:numId="103" w16cid:durableId="1841969640">
    <w:abstractNumId w:val="417"/>
  </w:num>
  <w:num w:numId="104" w16cid:durableId="1027412024">
    <w:abstractNumId w:val="557"/>
  </w:num>
  <w:num w:numId="105" w16cid:durableId="1088039609">
    <w:abstractNumId w:val="361"/>
  </w:num>
  <w:num w:numId="106" w16cid:durableId="912469240">
    <w:abstractNumId w:val="136"/>
  </w:num>
  <w:num w:numId="107" w16cid:durableId="424150875">
    <w:abstractNumId w:val="542"/>
  </w:num>
  <w:num w:numId="108" w16cid:durableId="351147498">
    <w:abstractNumId w:val="594"/>
  </w:num>
  <w:num w:numId="109" w16cid:durableId="1510676905">
    <w:abstractNumId w:val="171"/>
  </w:num>
  <w:num w:numId="110" w16cid:durableId="1096942556">
    <w:abstractNumId w:val="315"/>
  </w:num>
  <w:num w:numId="111" w16cid:durableId="645008588">
    <w:abstractNumId w:val="141"/>
  </w:num>
  <w:num w:numId="112" w16cid:durableId="1486891187">
    <w:abstractNumId w:val="246"/>
  </w:num>
  <w:num w:numId="113" w16cid:durableId="1751191272">
    <w:abstractNumId w:val="596"/>
  </w:num>
  <w:num w:numId="114" w16cid:durableId="660620444">
    <w:abstractNumId w:val="56"/>
  </w:num>
  <w:num w:numId="115" w16cid:durableId="359741019">
    <w:abstractNumId w:val="347"/>
  </w:num>
  <w:num w:numId="116" w16cid:durableId="166677993">
    <w:abstractNumId w:val="389"/>
  </w:num>
  <w:num w:numId="117" w16cid:durableId="1370373737">
    <w:abstractNumId w:val="416"/>
  </w:num>
  <w:num w:numId="118" w16cid:durableId="209194725">
    <w:abstractNumId w:val="747"/>
  </w:num>
  <w:num w:numId="119" w16cid:durableId="1400787612">
    <w:abstractNumId w:val="342"/>
  </w:num>
  <w:num w:numId="120" w16cid:durableId="954948460">
    <w:abstractNumId w:val="478"/>
  </w:num>
  <w:num w:numId="121" w16cid:durableId="2044406256">
    <w:abstractNumId w:val="116"/>
  </w:num>
  <w:num w:numId="122" w16cid:durableId="235364272">
    <w:abstractNumId w:val="254"/>
  </w:num>
  <w:num w:numId="123" w16cid:durableId="971398587">
    <w:abstractNumId w:val="222"/>
  </w:num>
  <w:num w:numId="124" w16cid:durableId="440804987">
    <w:abstractNumId w:val="65"/>
  </w:num>
  <w:num w:numId="125" w16cid:durableId="574434583">
    <w:abstractNumId w:val="81"/>
  </w:num>
  <w:num w:numId="126" w16cid:durableId="1035808368">
    <w:abstractNumId w:val="451"/>
  </w:num>
  <w:num w:numId="127" w16cid:durableId="843319392">
    <w:abstractNumId w:val="24"/>
  </w:num>
  <w:num w:numId="128" w16cid:durableId="2037268036">
    <w:abstractNumId w:val="744"/>
  </w:num>
  <w:num w:numId="129" w16cid:durableId="622423706">
    <w:abstractNumId w:val="487"/>
  </w:num>
  <w:num w:numId="130" w16cid:durableId="1340503035">
    <w:abstractNumId w:val="243"/>
  </w:num>
  <w:num w:numId="131" w16cid:durableId="567613179">
    <w:abstractNumId w:val="471"/>
  </w:num>
  <w:num w:numId="132" w16cid:durableId="1817723306">
    <w:abstractNumId w:val="506"/>
  </w:num>
  <w:num w:numId="133" w16cid:durableId="1514995821">
    <w:abstractNumId w:val="59"/>
  </w:num>
  <w:num w:numId="134" w16cid:durableId="682900143">
    <w:abstractNumId w:val="170"/>
  </w:num>
  <w:num w:numId="135" w16cid:durableId="1236934427">
    <w:abstractNumId w:val="156"/>
  </w:num>
  <w:num w:numId="136" w16cid:durableId="79064064">
    <w:abstractNumId w:val="182"/>
  </w:num>
  <w:num w:numId="137" w16cid:durableId="1103456802">
    <w:abstractNumId w:val="690"/>
  </w:num>
  <w:num w:numId="138" w16cid:durableId="718822565">
    <w:abstractNumId w:val="550"/>
  </w:num>
  <w:num w:numId="139" w16cid:durableId="441462696">
    <w:abstractNumId w:val="634"/>
  </w:num>
  <w:num w:numId="140" w16cid:durableId="1504858731">
    <w:abstractNumId w:val="174"/>
  </w:num>
  <w:num w:numId="141" w16cid:durableId="696780738">
    <w:abstractNumId w:val="481"/>
  </w:num>
  <w:num w:numId="142" w16cid:durableId="1313294169">
    <w:abstractNumId w:val="526"/>
  </w:num>
  <w:num w:numId="143" w16cid:durableId="1231380761">
    <w:abstractNumId w:val="338"/>
  </w:num>
  <w:num w:numId="144" w16cid:durableId="55207196">
    <w:abstractNumId w:val="302"/>
  </w:num>
  <w:num w:numId="145" w16cid:durableId="699863670">
    <w:abstractNumId w:val="736"/>
  </w:num>
  <w:num w:numId="146" w16cid:durableId="1519081813">
    <w:abstractNumId w:val="491"/>
  </w:num>
  <w:num w:numId="147" w16cid:durableId="591747213">
    <w:abstractNumId w:val="677"/>
  </w:num>
  <w:num w:numId="148" w16cid:durableId="1997876349">
    <w:abstractNumId w:val="573"/>
  </w:num>
  <w:num w:numId="149" w16cid:durableId="949046032">
    <w:abstractNumId w:val="551"/>
  </w:num>
  <w:num w:numId="150" w16cid:durableId="607157795">
    <w:abstractNumId w:val="505"/>
  </w:num>
  <w:num w:numId="151" w16cid:durableId="404380139">
    <w:abstractNumId w:val="424"/>
  </w:num>
  <w:num w:numId="152" w16cid:durableId="658388792">
    <w:abstractNumId w:val="180"/>
  </w:num>
  <w:num w:numId="153" w16cid:durableId="170485688">
    <w:abstractNumId w:val="423"/>
  </w:num>
  <w:num w:numId="154" w16cid:durableId="1495607841">
    <w:abstractNumId w:val="355"/>
  </w:num>
  <w:num w:numId="155" w16cid:durableId="218516280">
    <w:abstractNumId w:val="326"/>
  </w:num>
  <w:num w:numId="156" w16cid:durableId="506331147">
    <w:abstractNumId w:val="418"/>
  </w:num>
  <w:num w:numId="157" w16cid:durableId="925916761">
    <w:abstractNumId w:val="127"/>
  </w:num>
  <w:num w:numId="158" w16cid:durableId="851913610">
    <w:abstractNumId w:val="157"/>
  </w:num>
  <w:num w:numId="159" w16cid:durableId="761803213">
    <w:abstractNumId w:val="316"/>
  </w:num>
  <w:num w:numId="160" w16cid:durableId="1287740003">
    <w:abstractNumId w:val="413"/>
  </w:num>
  <w:num w:numId="161" w16cid:durableId="321012949">
    <w:abstractNumId w:val="546"/>
  </w:num>
  <w:num w:numId="162" w16cid:durableId="1884171040">
    <w:abstractNumId w:val="173"/>
  </w:num>
  <w:num w:numId="163" w16cid:durableId="1062214096">
    <w:abstractNumId w:val="656"/>
  </w:num>
  <w:num w:numId="164" w16cid:durableId="461851946">
    <w:abstractNumId w:val="694"/>
  </w:num>
  <w:num w:numId="165" w16cid:durableId="290404585">
    <w:abstractNumId w:val="716"/>
  </w:num>
  <w:num w:numId="166" w16cid:durableId="1866599544">
    <w:abstractNumId w:val="153"/>
  </w:num>
  <w:num w:numId="167" w16cid:durableId="1862815318">
    <w:abstractNumId w:val="679"/>
  </w:num>
  <w:num w:numId="168" w16cid:durableId="561599789">
    <w:abstractNumId w:val="574"/>
  </w:num>
  <w:num w:numId="169" w16cid:durableId="1268392420">
    <w:abstractNumId w:val="669"/>
  </w:num>
  <w:num w:numId="170" w16cid:durableId="156500437">
    <w:abstractNumId w:val="18"/>
  </w:num>
  <w:num w:numId="171" w16cid:durableId="126439349">
    <w:abstractNumId w:val="503"/>
  </w:num>
  <w:num w:numId="172" w16cid:durableId="1901553069">
    <w:abstractNumId w:val="667"/>
  </w:num>
  <w:num w:numId="173" w16cid:durableId="67310916">
    <w:abstractNumId w:val="325"/>
  </w:num>
  <w:num w:numId="174" w16cid:durableId="603419009">
    <w:abstractNumId w:val="285"/>
  </w:num>
  <w:num w:numId="175" w16cid:durableId="958950407">
    <w:abstractNumId w:val="31"/>
  </w:num>
  <w:num w:numId="176" w16cid:durableId="800194830">
    <w:abstractNumId w:val="166"/>
  </w:num>
  <w:num w:numId="177" w16cid:durableId="191385477">
    <w:abstractNumId w:val="703"/>
  </w:num>
  <w:num w:numId="178" w16cid:durableId="466316879">
    <w:abstractNumId w:val="522"/>
  </w:num>
  <w:num w:numId="179" w16cid:durableId="1724862269">
    <w:abstractNumId w:val="284"/>
  </w:num>
  <w:num w:numId="180" w16cid:durableId="2067797689">
    <w:abstractNumId w:val="228"/>
  </w:num>
  <w:num w:numId="181" w16cid:durableId="1046367555">
    <w:abstractNumId w:val="395"/>
  </w:num>
  <w:num w:numId="182" w16cid:durableId="1489979158">
    <w:abstractNumId w:val="384"/>
  </w:num>
  <w:num w:numId="183" w16cid:durableId="1307054174">
    <w:abstractNumId w:val="183"/>
  </w:num>
  <w:num w:numId="184" w16cid:durableId="1951626616">
    <w:abstractNumId w:val="409"/>
  </w:num>
  <w:num w:numId="185" w16cid:durableId="1791700920">
    <w:abstractNumId w:val="653"/>
  </w:num>
  <w:num w:numId="186" w16cid:durableId="1195269569">
    <w:abstractNumId w:val="17"/>
  </w:num>
  <w:num w:numId="187" w16cid:durableId="617103020">
    <w:abstractNumId w:val="134"/>
  </w:num>
  <w:num w:numId="188" w16cid:durableId="2017657559">
    <w:abstractNumId w:val="126"/>
  </w:num>
  <w:num w:numId="189" w16cid:durableId="1294874133">
    <w:abstractNumId w:val="672"/>
  </w:num>
  <w:num w:numId="190" w16cid:durableId="1059983072">
    <w:abstractNumId w:val="527"/>
  </w:num>
  <w:num w:numId="191" w16cid:durableId="869799897">
    <w:abstractNumId w:val="155"/>
  </w:num>
  <w:num w:numId="192" w16cid:durableId="336077318">
    <w:abstractNumId w:val="67"/>
  </w:num>
  <w:num w:numId="193" w16cid:durableId="244188690">
    <w:abstractNumId w:val="62"/>
  </w:num>
  <w:num w:numId="194" w16cid:durableId="838037271">
    <w:abstractNumId w:val="167"/>
  </w:num>
  <w:num w:numId="195" w16cid:durableId="903375994">
    <w:abstractNumId w:val="474"/>
  </w:num>
  <w:num w:numId="196" w16cid:durableId="1819491112">
    <w:abstractNumId w:val="383"/>
  </w:num>
  <w:num w:numId="197" w16cid:durableId="1305430233">
    <w:abstractNumId w:val="684"/>
  </w:num>
  <w:num w:numId="198" w16cid:durableId="813452297">
    <w:abstractNumId w:val="386"/>
  </w:num>
  <w:num w:numId="199" w16cid:durableId="963076519">
    <w:abstractNumId w:val="46"/>
  </w:num>
  <w:num w:numId="200" w16cid:durableId="892618635">
    <w:abstractNumId w:val="588"/>
  </w:num>
  <w:num w:numId="201" w16cid:durableId="50933106">
    <w:abstractNumId w:val="348"/>
  </w:num>
  <w:num w:numId="202" w16cid:durableId="321812655">
    <w:abstractNumId w:val="230"/>
  </w:num>
  <w:num w:numId="203" w16cid:durableId="255286610">
    <w:abstractNumId w:val="450"/>
  </w:num>
  <w:num w:numId="204" w16cid:durableId="2020963508">
    <w:abstractNumId w:val="10"/>
  </w:num>
  <w:num w:numId="205" w16cid:durableId="1372263232">
    <w:abstractNumId w:val="240"/>
  </w:num>
  <w:num w:numId="206" w16cid:durableId="1724674662">
    <w:abstractNumId w:val="144"/>
  </w:num>
  <w:num w:numId="207" w16cid:durableId="145781661">
    <w:abstractNumId w:val="128"/>
  </w:num>
  <w:num w:numId="208" w16cid:durableId="239486035">
    <w:abstractNumId w:val="632"/>
  </w:num>
  <w:num w:numId="209" w16cid:durableId="1540360985">
    <w:abstractNumId w:val="29"/>
  </w:num>
  <w:num w:numId="210" w16cid:durableId="417214230">
    <w:abstractNumId w:val="258"/>
  </w:num>
  <w:num w:numId="211" w16cid:durableId="2075543354">
    <w:abstractNumId w:val="371"/>
  </w:num>
  <w:num w:numId="212" w16cid:durableId="711199627">
    <w:abstractNumId w:val="71"/>
  </w:num>
  <w:num w:numId="213" w16cid:durableId="134497453">
    <w:abstractNumId w:val="680"/>
  </w:num>
  <w:num w:numId="214" w16cid:durableId="1603877335">
    <w:abstractNumId w:val="177"/>
  </w:num>
  <w:num w:numId="215" w16cid:durableId="125439517">
    <w:abstractNumId w:val="269"/>
  </w:num>
  <w:num w:numId="216" w16cid:durableId="1206060622">
    <w:abstractNumId w:val="162"/>
  </w:num>
  <w:num w:numId="217" w16cid:durableId="1730375529">
    <w:abstractNumId w:val="461"/>
  </w:num>
  <w:num w:numId="218" w16cid:durableId="67852375">
    <w:abstractNumId w:val="44"/>
  </w:num>
  <w:num w:numId="219" w16cid:durableId="645939860">
    <w:abstractNumId w:val="224"/>
  </w:num>
  <w:num w:numId="220" w16cid:durableId="1089305197">
    <w:abstractNumId w:val="670"/>
  </w:num>
  <w:num w:numId="221" w16cid:durableId="2010786266">
    <w:abstractNumId w:val="504"/>
  </w:num>
  <w:num w:numId="222" w16cid:durableId="754085947">
    <w:abstractNumId w:val="560"/>
  </w:num>
  <w:num w:numId="223" w16cid:durableId="981615345">
    <w:abstractNumId w:val="469"/>
  </w:num>
  <w:num w:numId="224" w16cid:durableId="1184711049">
    <w:abstractNumId w:val="663"/>
  </w:num>
  <w:num w:numId="225" w16cid:durableId="1270238151">
    <w:abstractNumId w:val="563"/>
  </w:num>
  <w:num w:numId="226" w16cid:durableId="1688554993">
    <w:abstractNumId w:val="544"/>
  </w:num>
  <w:num w:numId="227" w16cid:durableId="908884656">
    <w:abstractNumId w:val="746"/>
  </w:num>
  <w:num w:numId="228" w16cid:durableId="929511397">
    <w:abstractNumId w:val="701"/>
  </w:num>
  <w:num w:numId="229" w16cid:durableId="888877438">
    <w:abstractNumId w:val="600"/>
  </w:num>
  <w:num w:numId="230" w16cid:durableId="1793404163">
    <w:abstractNumId w:val="739"/>
  </w:num>
  <w:num w:numId="231" w16cid:durableId="2099934736">
    <w:abstractNumId w:val="121"/>
  </w:num>
  <w:num w:numId="232" w16cid:durableId="1562323254">
    <w:abstractNumId w:val="357"/>
  </w:num>
  <w:num w:numId="233" w16cid:durableId="1805343788">
    <w:abstractNumId w:val="412"/>
  </w:num>
  <w:num w:numId="234" w16cid:durableId="1700161345">
    <w:abstractNumId w:val="727"/>
  </w:num>
  <w:num w:numId="235" w16cid:durableId="1220896293">
    <w:abstractNumId w:val="580"/>
  </w:num>
  <w:num w:numId="236" w16cid:durableId="695890947">
    <w:abstractNumId w:val="532"/>
  </w:num>
  <w:num w:numId="237" w16cid:durableId="1473673786">
    <w:abstractNumId w:val="531"/>
  </w:num>
  <w:num w:numId="238" w16cid:durableId="81068986">
    <w:abstractNumId w:val="145"/>
  </w:num>
  <w:num w:numId="239" w16cid:durableId="1922175878">
    <w:abstractNumId w:val="283"/>
  </w:num>
  <w:num w:numId="240" w16cid:durableId="1503547288">
    <w:abstractNumId w:val="426"/>
  </w:num>
  <w:num w:numId="241" w16cid:durableId="445392048">
    <w:abstractNumId w:val="702"/>
  </w:num>
  <w:num w:numId="242" w16cid:durableId="467626553">
    <w:abstractNumId w:val="473"/>
  </w:num>
  <w:num w:numId="243" w16cid:durableId="443766284">
    <w:abstractNumId w:val="518"/>
  </w:num>
  <w:num w:numId="244" w16cid:durableId="1458254627">
    <w:abstractNumId w:val="731"/>
  </w:num>
  <w:num w:numId="245" w16cid:durableId="1166820993">
    <w:abstractNumId w:val="28"/>
  </w:num>
  <w:num w:numId="246" w16cid:durableId="1311783569">
    <w:abstractNumId w:val="52"/>
  </w:num>
  <w:num w:numId="247" w16cid:durableId="761606485">
    <w:abstractNumId w:val="353"/>
  </w:num>
  <w:num w:numId="248" w16cid:durableId="1842307186">
    <w:abstractNumId w:val="448"/>
  </w:num>
  <w:num w:numId="249" w16cid:durableId="1464930185">
    <w:abstractNumId w:val="33"/>
  </w:num>
  <w:num w:numId="250" w16cid:durableId="1330795923">
    <w:abstractNumId w:val="219"/>
  </w:num>
  <w:num w:numId="251" w16cid:durableId="2146116529">
    <w:abstractNumId w:val="687"/>
  </w:num>
  <w:num w:numId="252" w16cid:durableId="1155410835">
    <w:abstractNumId w:val="570"/>
  </w:num>
  <w:num w:numId="253" w16cid:durableId="1380323237">
    <w:abstractNumId w:val="569"/>
  </w:num>
  <w:num w:numId="254" w16cid:durableId="590622292">
    <w:abstractNumId w:val="207"/>
  </w:num>
  <w:num w:numId="255" w16cid:durableId="424307106">
    <w:abstractNumId w:val="410"/>
  </w:num>
  <w:num w:numId="256" w16cid:durableId="173037678">
    <w:abstractNumId w:val="443"/>
  </w:num>
  <w:num w:numId="257" w16cid:durableId="446432701">
    <w:abstractNumId w:val="439"/>
  </w:num>
  <w:num w:numId="258" w16cid:durableId="1209486093">
    <w:abstractNumId w:val="711"/>
  </w:num>
  <w:num w:numId="259" w16cid:durableId="205529130">
    <w:abstractNumId w:val="125"/>
  </w:num>
  <w:num w:numId="260" w16cid:durableId="529804184">
    <w:abstractNumId w:val="200"/>
  </w:num>
  <w:num w:numId="261" w16cid:durableId="1713268547">
    <w:abstractNumId w:val="322"/>
  </w:num>
  <w:num w:numId="262" w16cid:durableId="1582132830">
    <w:abstractNumId w:val="589"/>
  </w:num>
  <w:num w:numId="263" w16cid:durableId="1435594783">
    <w:abstractNumId w:val="332"/>
  </w:num>
  <w:num w:numId="264" w16cid:durableId="833110025">
    <w:abstractNumId w:val="577"/>
  </w:num>
  <w:num w:numId="265" w16cid:durableId="1496646463">
    <w:abstractNumId w:val="248"/>
  </w:num>
  <w:num w:numId="266" w16cid:durableId="230385811">
    <w:abstractNumId w:val="73"/>
  </w:num>
  <w:num w:numId="267" w16cid:durableId="2078042616">
    <w:abstractNumId w:val="297"/>
  </w:num>
  <w:num w:numId="268" w16cid:durableId="1158807622">
    <w:abstractNumId w:val="375"/>
  </w:num>
  <w:num w:numId="269" w16cid:durableId="2094623812">
    <w:abstractNumId w:val="428"/>
  </w:num>
  <w:num w:numId="270" w16cid:durableId="89085917">
    <w:abstractNumId w:val="113"/>
  </w:num>
  <w:num w:numId="271" w16cid:durableId="1120412878">
    <w:abstractNumId w:val="303"/>
  </w:num>
  <w:num w:numId="272" w16cid:durableId="491337627">
    <w:abstractNumId w:val="13"/>
  </w:num>
  <w:num w:numId="273" w16cid:durableId="1607228517">
    <w:abstractNumId w:val="559"/>
  </w:num>
  <w:num w:numId="274" w16cid:durableId="1841190524">
    <w:abstractNumId w:val="148"/>
  </w:num>
  <w:num w:numId="275" w16cid:durableId="2113697500">
    <w:abstractNumId w:val="186"/>
  </w:num>
  <w:num w:numId="276" w16cid:durableId="999887159">
    <w:abstractNumId w:val="259"/>
  </w:num>
  <w:num w:numId="277" w16cid:durableId="817695463">
    <w:abstractNumId w:val="562"/>
  </w:num>
  <w:num w:numId="278" w16cid:durableId="1276908708">
    <w:abstractNumId w:val="188"/>
  </w:num>
  <w:num w:numId="279" w16cid:durableId="884022719">
    <w:abstractNumId w:val="534"/>
  </w:num>
  <w:num w:numId="280" w16cid:durableId="1941643795">
    <w:abstractNumId w:val="707"/>
  </w:num>
  <w:num w:numId="281" w16cid:durableId="1833060489">
    <w:abstractNumId w:val="678"/>
  </w:num>
  <w:num w:numId="282" w16cid:durableId="262997648">
    <w:abstractNumId w:val="742"/>
  </w:num>
  <w:num w:numId="283" w16cid:durableId="1201431098">
    <w:abstractNumId w:val="205"/>
  </w:num>
  <w:num w:numId="284" w16cid:durableId="2033218913">
    <w:abstractNumId w:val="464"/>
  </w:num>
  <w:num w:numId="285" w16cid:durableId="1623682870">
    <w:abstractNumId w:val="337"/>
  </w:num>
  <w:num w:numId="286" w16cid:durableId="1671836767">
    <w:abstractNumId w:val="626"/>
  </w:num>
  <w:num w:numId="287" w16cid:durableId="1273513440">
    <w:abstractNumId w:val="420"/>
  </w:num>
  <w:num w:numId="288" w16cid:durableId="1825585899">
    <w:abstractNumId w:val="83"/>
  </w:num>
  <w:num w:numId="289" w16cid:durableId="1587375784">
    <w:abstractNumId w:val="554"/>
  </w:num>
  <w:num w:numId="290" w16cid:durableId="1557744236">
    <w:abstractNumId w:val="540"/>
  </w:num>
  <w:num w:numId="291" w16cid:durableId="611015033">
    <w:abstractNumId w:val="324"/>
  </w:num>
  <w:num w:numId="292" w16cid:durableId="372537688">
    <w:abstractNumId w:val="23"/>
  </w:num>
  <w:num w:numId="293" w16cid:durableId="1342702842">
    <w:abstractNumId w:val="218"/>
  </w:num>
  <w:num w:numId="294" w16cid:durableId="39288674">
    <w:abstractNumId w:val="660"/>
  </w:num>
  <w:num w:numId="295" w16cid:durableId="1564876208">
    <w:abstractNumId w:val="305"/>
  </w:num>
  <w:num w:numId="296" w16cid:durableId="1180197754">
    <w:abstractNumId w:val="137"/>
  </w:num>
  <w:num w:numId="297" w16cid:durableId="1044334545">
    <w:abstractNumId w:val="595"/>
  </w:num>
  <w:num w:numId="298" w16cid:durableId="531966917">
    <w:abstractNumId w:val="452"/>
  </w:num>
  <w:num w:numId="299" w16cid:durableId="510610996">
    <w:abstractNumId w:val="521"/>
  </w:num>
  <w:num w:numId="300" w16cid:durableId="1196040684">
    <w:abstractNumId w:val="115"/>
  </w:num>
  <w:num w:numId="301" w16cid:durableId="1689981840">
    <w:abstractNumId w:val="277"/>
  </w:num>
  <w:num w:numId="302" w16cid:durableId="799035665">
    <w:abstractNumId w:val="296"/>
  </w:num>
  <w:num w:numId="303" w16cid:durableId="1175269060">
    <w:abstractNumId w:val="255"/>
  </w:num>
  <w:num w:numId="304" w16cid:durableId="892621624">
    <w:abstractNumId w:val="237"/>
  </w:num>
  <w:num w:numId="305" w16cid:durableId="1596669000">
    <w:abstractNumId w:val="583"/>
  </w:num>
  <w:num w:numId="306" w16cid:durableId="1285381400">
    <w:abstractNumId w:val="189"/>
  </w:num>
  <w:num w:numId="307" w16cid:durableId="1327634731">
    <w:abstractNumId w:val="457"/>
  </w:num>
  <w:num w:numId="308" w16cid:durableId="211310639">
    <w:abstractNumId w:val="425"/>
  </w:num>
  <w:num w:numId="309" w16cid:durableId="1900090632">
    <w:abstractNumId w:val="45"/>
  </w:num>
  <w:num w:numId="310" w16cid:durableId="304353716">
    <w:abstractNumId w:val="536"/>
  </w:num>
  <w:num w:numId="311" w16cid:durableId="1002859146">
    <w:abstractNumId w:val="720"/>
  </w:num>
  <w:num w:numId="312" w16cid:durableId="1038317888">
    <w:abstractNumId w:val="454"/>
  </w:num>
  <w:num w:numId="313" w16cid:durableId="39785101">
    <w:abstractNumId w:val="640"/>
  </w:num>
  <w:num w:numId="314" w16cid:durableId="552041505">
    <w:abstractNumId w:val="434"/>
  </w:num>
  <w:num w:numId="315" w16cid:durableId="27419367">
    <w:abstractNumId w:val="53"/>
  </w:num>
  <w:num w:numId="316" w16cid:durableId="825702793">
    <w:abstractNumId w:val="715"/>
  </w:num>
  <w:num w:numId="317" w16cid:durableId="863901709">
    <w:abstractNumId w:val="543"/>
  </w:num>
  <w:num w:numId="318" w16cid:durableId="214976687">
    <w:abstractNumId w:val="301"/>
  </w:num>
  <w:num w:numId="319" w16cid:durableId="1278751601">
    <w:abstractNumId w:val="267"/>
  </w:num>
  <w:num w:numId="320" w16cid:durableId="533272791">
    <w:abstractNumId w:val="179"/>
  </w:num>
  <w:num w:numId="321" w16cid:durableId="1477918254">
    <w:abstractNumId w:val="331"/>
  </w:num>
  <w:num w:numId="322" w16cid:durableId="706685563">
    <w:abstractNumId w:val="619"/>
  </w:num>
  <w:num w:numId="323" w16cid:durableId="866331125">
    <w:abstractNumId w:val="608"/>
  </w:num>
  <w:num w:numId="324" w16cid:durableId="78839866">
    <w:abstractNumId w:val="524"/>
  </w:num>
  <w:num w:numId="325" w16cid:durableId="952249080">
    <w:abstractNumId w:val="213"/>
  </w:num>
  <w:num w:numId="326" w16cid:durableId="336689311">
    <w:abstractNumId w:val="376"/>
  </w:num>
  <w:num w:numId="327" w16cid:durableId="1598250866">
    <w:abstractNumId w:val="508"/>
  </w:num>
  <w:num w:numId="328" w16cid:durableId="686909145">
    <w:abstractNumId w:val="605"/>
  </w:num>
  <w:num w:numId="329" w16cid:durableId="1743402982">
    <w:abstractNumId w:val="340"/>
  </w:num>
  <w:num w:numId="330" w16cid:durableId="1980457979">
    <w:abstractNumId w:val="639"/>
  </w:num>
  <w:num w:numId="331" w16cid:durableId="528183077">
    <w:abstractNumId w:val="281"/>
  </w:num>
  <w:num w:numId="332" w16cid:durableId="695928171">
    <w:abstractNumId w:val="745"/>
  </w:num>
  <w:num w:numId="333" w16cid:durableId="293759613">
    <w:abstractNumId w:val="187"/>
  </w:num>
  <w:num w:numId="334" w16cid:durableId="1731536658">
    <w:abstractNumId w:val="163"/>
  </w:num>
  <w:num w:numId="335" w16cid:durableId="1349522939">
    <w:abstractNumId w:val="748"/>
  </w:num>
  <w:num w:numId="336" w16cid:durableId="1742603421">
    <w:abstractNumId w:val="403"/>
  </w:num>
  <w:num w:numId="337" w16cid:durableId="24336247">
    <w:abstractNumId w:val="438"/>
  </w:num>
  <w:num w:numId="338" w16cid:durableId="1361977179">
    <w:abstractNumId w:val="130"/>
  </w:num>
  <w:num w:numId="339" w16cid:durableId="792790714">
    <w:abstractNumId w:val="446"/>
  </w:num>
  <w:num w:numId="340" w16cid:durableId="1704557264">
    <w:abstractNumId w:val="399"/>
  </w:num>
  <w:num w:numId="341" w16cid:durableId="1473134529">
    <w:abstractNumId w:val="645"/>
  </w:num>
  <w:num w:numId="342" w16cid:durableId="124930851">
    <w:abstractNumId w:val="449"/>
  </w:num>
  <w:num w:numId="343" w16cid:durableId="432169970">
    <w:abstractNumId w:val="704"/>
  </w:num>
  <w:num w:numId="344" w16cid:durableId="1504324194">
    <w:abstractNumId w:val="256"/>
  </w:num>
  <w:num w:numId="345" w16cid:durableId="1645040676">
    <w:abstractNumId w:val="68"/>
  </w:num>
  <w:num w:numId="346" w16cid:durableId="1745642234">
    <w:abstractNumId w:val="490"/>
  </w:num>
  <w:num w:numId="347" w16cid:durableId="1096748573">
    <w:abstractNumId w:val="152"/>
  </w:num>
  <w:num w:numId="348" w16cid:durableId="1572496783">
    <w:abstractNumId w:val="556"/>
  </w:num>
  <w:num w:numId="349" w16cid:durableId="506016573">
    <w:abstractNumId w:val="673"/>
  </w:num>
  <w:num w:numId="350" w16cid:durableId="1755320676">
    <w:abstractNumId w:val="299"/>
  </w:num>
  <w:num w:numId="351" w16cid:durableId="1196381944">
    <w:abstractNumId w:val="210"/>
  </w:num>
  <w:num w:numId="352" w16cid:durableId="484589982">
    <w:abstractNumId w:val="66"/>
  </w:num>
  <w:num w:numId="353" w16cid:durableId="2013946708">
    <w:abstractNumId w:val="484"/>
  </w:num>
  <w:num w:numId="354" w16cid:durableId="844394793">
    <w:abstractNumId w:val="129"/>
  </w:num>
  <w:num w:numId="355" w16cid:durableId="117526263">
    <w:abstractNumId w:val="221"/>
  </w:num>
  <w:num w:numId="356" w16cid:durableId="107626742">
    <w:abstractNumId w:val="480"/>
  </w:num>
  <w:num w:numId="357" w16cid:durableId="1233271221">
    <w:abstractNumId w:val="79"/>
  </w:num>
  <w:num w:numId="358" w16cid:durableId="72363765">
    <w:abstractNumId w:val="184"/>
  </w:num>
  <w:num w:numId="359" w16cid:durableId="253982119">
    <w:abstractNumId w:val="507"/>
  </w:num>
  <w:num w:numId="360" w16cid:durableId="576670092">
    <w:abstractNumId w:val="329"/>
  </w:num>
  <w:num w:numId="361" w16cid:durableId="1688603217">
    <w:abstractNumId w:val="624"/>
  </w:num>
  <w:num w:numId="362" w16cid:durableId="965430409">
    <w:abstractNumId w:val="599"/>
  </w:num>
  <w:num w:numId="363" w16cid:durableId="1482573062">
    <w:abstractNumId w:val="377"/>
  </w:num>
  <w:num w:numId="364" w16cid:durableId="2111004765">
    <w:abstractNumId w:val="282"/>
  </w:num>
  <w:num w:numId="365" w16cid:durableId="340819499">
    <w:abstractNumId w:val="120"/>
  </w:num>
  <w:num w:numId="366" w16cid:durableId="1371221722">
    <w:abstractNumId w:val="292"/>
  </w:num>
  <w:num w:numId="367" w16cid:durableId="2116633214">
    <w:abstractNumId w:val="206"/>
  </w:num>
  <w:num w:numId="368" w16cid:durableId="1860853264">
    <w:abstractNumId w:val="513"/>
  </w:num>
  <w:num w:numId="369" w16cid:durableId="506288605">
    <w:abstractNumId w:val="358"/>
  </w:num>
  <w:num w:numId="370" w16cid:durableId="1673606460">
    <w:abstractNumId w:val="627"/>
  </w:num>
  <w:num w:numId="371" w16cid:durableId="1894926995">
    <w:abstractNumId w:val="265"/>
  </w:num>
  <w:num w:numId="372" w16cid:durableId="595863743">
    <w:abstractNumId w:val="658"/>
  </w:num>
  <w:num w:numId="373" w16cid:durableId="2119443570">
    <w:abstractNumId w:val="25"/>
  </w:num>
  <w:num w:numId="374" w16cid:durableId="1708020748">
    <w:abstractNumId w:val="217"/>
  </w:num>
  <w:num w:numId="375" w16cid:durableId="706444833">
    <w:abstractNumId w:val="118"/>
  </w:num>
  <w:num w:numId="376" w16cid:durableId="307174066">
    <w:abstractNumId w:val="517"/>
  </w:num>
  <w:num w:numId="377" w16cid:durableId="1861895520">
    <w:abstractNumId w:val="367"/>
  </w:num>
  <w:num w:numId="378" w16cid:durableId="1800029859">
    <w:abstractNumId w:val="176"/>
  </w:num>
  <w:num w:numId="379" w16cid:durableId="1709645880">
    <w:abstractNumId w:val="459"/>
  </w:num>
  <w:num w:numId="380" w16cid:durableId="2111779528">
    <w:abstractNumId w:val="158"/>
  </w:num>
  <w:num w:numId="381" w16cid:durableId="1652632491">
    <w:abstractNumId w:val="391"/>
  </w:num>
  <w:num w:numId="382" w16cid:durableId="499783280">
    <w:abstractNumId w:val="730"/>
  </w:num>
  <w:num w:numId="383" w16cid:durableId="1068457591">
    <w:abstractNumId w:val="468"/>
  </w:num>
  <w:num w:numId="384" w16cid:durableId="45643015">
    <w:abstractNumId w:val="501"/>
  </w:num>
  <w:num w:numId="385" w16cid:durableId="1154220137">
    <w:abstractNumId w:val="592"/>
  </w:num>
  <w:num w:numId="386" w16cid:durableId="1782453781">
    <w:abstractNumId w:val="606"/>
  </w:num>
  <w:num w:numId="387" w16cid:durableId="586888186">
    <w:abstractNumId w:val="374"/>
  </w:num>
  <w:num w:numId="388" w16cid:durableId="600264760">
    <w:abstractNumId w:val="321"/>
  </w:num>
  <w:num w:numId="389" w16cid:durableId="63375521">
    <w:abstractNumId w:val="440"/>
  </w:num>
  <w:num w:numId="390" w16cid:durableId="1444493888">
    <w:abstractNumId w:val="676"/>
  </w:num>
  <w:num w:numId="391" w16cid:durableId="1665351210">
    <w:abstractNumId w:val="203"/>
  </w:num>
  <w:num w:numId="392" w16cid:durableId="531964569">
    <w:abstractNumId w:val="735"/>
  </w:num>
  <w:num w:numId="393" w16cid:durableId="1336686126">
    <w:abstractNumId w:val="345"/>
  </w:num>
  <w:num w:numId="394" w16cid:durableId="688062503">
    <w:abstractNumId w:val="72"/>
  </w:num>
  <w:num w:numId="395" w16cid:durableId="150878168">
    <w:abstractNumId w:val="165"/>
  </w:num>
  <w:num w:numId="396" w16cid:durableId="1732534933">
    <w:abstractNumId w:val="442"/>
  </w:num>
  <w:num w:numId="397" w16cid:durableId="1062869451">
    <w:abstractNumId w:val="327"/>
  </w:num>
  <w:num w:numId="398" w16cid:durableId="1042558319">
    <w:abstractNumId w:val="623"/>
  </w:num>
  <w:num w:numId="399" w16cid:durableId="1778213013">
    <w:abstractNumId w:val="706"/>
  </w:num>
  <w:num w:numId="400" w16cid:durableId="1882668523">
    <w:abstractNumId w:val="272"/>
  </w:num>
  <w:num w:numId="401" w16cid:durableId="288635147">
    <w:abstractNumId w:val="408"/>
  </w:num>
  <w:num w:numId="402" w16cid:durableId="2018073764">
    <w:abstractNumId w:val="208"/>
  </w:num>
  <w:num w:numId="403" w16cid:durableId="464585065">
    <w:abstractNumId w:val="291"/>
  </w:num>
  <w:num w:numId="404" w16cid:durableId="1369337034">
    <w:abstractNumId w:val="294"/>
  </w:num>
  <w:num w:numId="405" w16cid:durableId="1445684860">
    <w:abstractNumId w:val="587"/>
  </w:num>
  <w:num w:numId="406" w16cid:durableId="145439822">
    <w:abstractNumId w:val="427"/>
  </w:num>
  <w:num w:numId="407" w16cid:durableId="148595224">
    <w:abstractNumId w:val="92"/>
  </w:num>
  <w:num w:numId="408" w16cid:durableId="1660231845">
    <w:abstractNumId w:val="191"/>
  </w:num>
  <w:num w:numId="409" w16cid:durableId="1020159785">
    <w:abstractNumId w:val="638"/>
  </w:num>
  <w:num w:numId="410" w16cid:durableId="193733433">
    <w:abstractNumId w:val="689"/>
  </w:num>
  <w:num w:numId="411" w16cid:durableId="1224219259">
    <w:abstractNumId w:val="175"/>
  </w:num>
  <w:num w:numId="412" w16cid:durableId="454301198">
    <w:abstractNumId w:val="528"/>
  </w:num>
  <w:num w:numId="413" w16cid:durableId="378745292">
    <w:abstractNumId w:val="232"/>
  </w:num>
  <w:num w:numId="414" w16cid:durableId="873884800">
    <w:abstractNumId w:val="306"/>
  </w:num>
  <w:num w:numId="415" w16cid:durableId="931090642">
    <w:abstractNumId w:val="388"/>
  </w:num>
  <w:num w:numId="416" w16cid:durableId="1091778374">
    <w:abstractNumId w:val="398"/>
  </w:num>
  <w:num w:numId="417" w16cid:durableId="1121461788">
    <w:abstractNumId w:val="360"/>
  </w:num>
  <w:num w:numId="418" w16cid:durableId="902444421">
    <w:abstractNumId w:val="734"/>
  </w:num>
  <w:num w:numId="419" w16cid:durableId="48892879">
    <w:abstractNumId w:val="235"/>
  </w:num>
  <w:num w:numId="420" w16cid:durableId="896598295">
    <w:abstractNumId w:val="652"/>
  </w:num>
  <w:num w:numId="421" w16cid:durableId="659433124">
    <w:abstractNumId w:val="273"/>
  </w:num>
  <w:num w:numId="422" w16cid:durableId="1171800680">
    <w:abstractNumId w:val="497"/>
  </w:num>
  <w:num w:numId="423" w16cid:durableId="837306518">
    <w:abstractNumId w:val="561"/>
  </w:num>
  <w:num w:numId="424" w16cid:durableId="397290554">
    <w:abstractNumId w:val="604"/>
  </w:num>
  <w:num w:numId="425" w16cid:durableId="826475952">
    <w:abstractNumId w:val="675"/>
  </w:num>
  <w:num w:numId="426" w16cid:durableId="491681660">
    <w:abstractNumId w:val="318"/>
  </w:num>
  <w:num w:numId="427" w16cid:durableId="1338508154">
    <w:abstractNumId w:val="9"/>
  </w:num>
  <w:num w:numId="428" w16cid:durableId="2003967210">
    <w:abstractNumId w:val="11"/>
  </w:num>
  <w:num w:numId="429" w16cid:durableId="1745450817">
    <w:abstractNumId w:val="381"/>
  </w:num>
  <w:num w:numId="430" w16cid:durableId="729765042">
    <w:abstractNumId w:val="685"/>
  </w:num>
  <w:num w:numId="431" w16cid:durableId="1219588552">
    <w:abstractNumId w:val="475"/>
  </w:num>
  <w:num w:numId="432" w16cid:durableId="92479548">
    <w:abstractNumId w:val="445"/>
  </w:num>
  <w:num w:numId="433" w16cid:durableId="1670406640">
    <w:abstractNumId w:val="635"/>
  </w:num>
  <w:num w:numId="434" w16cid:durableId="1347638788">
    <w:abstractNumId w:val="150"/>
  </w:num>
  <w:num w:numId="435" w16cid:durableId="2012835991">
    <w:abstractNumId w:val="276"/>
  </w:num>
  <w:num w:numId="436" w16cid:durableId="1887449768">
    <w:abstractNumId w:val="38"/>
  </w:num>
  <w:num w:numId="437" w16cid:durableId="1073895427">
    <w:abstractNumId w:val="433"/>
  </w:num>
  <w:num w:numId="438" w16cid:durableId="934555120">
    <w:abstractNumId w:val="84"/>
  </w:num>
  <w:num w:numId="439" w16cid:durableId="191040036">
    <w:abstractNumId w:val="362"/>
  </w:num>
  <w:num w:numId="440" w16cid:durableId="880551967">
    <w:abstractNumId w:val="564"/>
  </w:num>
  <w:num w:numId="441" w16cid:durableId="686447051">
    <w:abstractNumId w:val="12"/>
  </w:num>
  <w:num w:numId="442" w16cid:durableId="1388411362">
    <w:abstractNumId w:val="335"/>
  </w:num>
  <w:num w:numId="443" w16cid:durableId="1042444553">
    <w:abstractNumId w:val="336"/>
  </w:num>
  <w:num w:numId="444" w16cid:durableId="1782724323">
    <w:abstractNumId w:val="631"/>
  </w:num>
  <w:num w:numId="445" w16cid:durableId="1389576242">
    <w:abstractNumId w:val="651"/>
  </w:num>
  <w:num w:numId="446" w16cid:durableId="1845390692">
    <w:abstractNumId w:val="628"/>
  </w:num>
  <w:num w:numId="447" w16cid:durableId="210926293">
    <w:abstractNumId w:val="70"/>
  </w:num>
  <w:num w:numId="448" w16cid:durableId="279076060">
    <w:abstractNumId w:val="601"/>
  </w:num>
  <w:num w:numId="449" w16cid:durableId="553203758">
    <w:abstractNumId w:val="310"/>
  </w:num>
  <w:num w:numId="450" w16cid:durableId="2011397971">
    <w:abstractNumId w:val="492"/>
  </w:num>
  <w:num w:numId="451" w16cid:durableId="1260674084">
    <w:abstractNumId w:val="661"/>
  </w:num>
  <w:num w:numId="452" w16cid:durableId="736316427">
    <w:abstractNumId w:val="88"/>
  </w:num>
  <w:num w:numId="453" w16cid:durableId="1984970664">
    <w:abstractNumId w:val="515"/>
  </w:num>
  <w:num w:numId="454" w16cid:durableId="314141627">
    <w:abstractNumId w:val="520"/>
  </w:num>
  <w:num w:numId="455" w16cid:durableId="1111709624">
    <w:abstractNumId w:val="57"/>
  </w:num>
  <w:num w:numId="456" w16cid:durableId="1423603446">
    <w:abstractNumId w:val="132"/>
  </w:num>
  <w:num w:numId="457" w16cid:durableId="1098139350">
    <w:abstractNumId w:val="447"/>
  </w:num>
  <w:num w:numId="458" w16cid:durableId="356855457">
    <w:abstractNumId w:val="671"/>
  </w:num>
  <w:num w:numId="459" w16cid:durableId="860703856">
    <w:abstractNumId w:val="354"/>
  </w:num>
  <w:num w:numId="460" w16cid:durableId="856622565">
    <w:abstractNumId w:val="249"/>
  </w:num>
  <w:num w:numId="461" w16cid:durableId="946737801">
    <w:abstractNumId w:val="368"/>
  </w:num>
  <w:num w:numId="462" w16cid:durableId="502932835">
    <w:abstractNumId w:val="20"/>
  </w:num>
  <w:num w:numId="463" w16cid:durableId="1195770689">
    <w:abstractNumId w:val="565"/>
  </w:num>
  <w:num w:numId="464" w16cid:durableId="1616332396">
    <w:abstractNumId w:val="463"/>
  </w:num>
  <w:num w:numId="465" w16cid:durableId="154763151">
    <w:abstractNumId w:val="485"/>
  </w:num>
  <w:num w:numId="466" w16cid:durableId="372197874">
    <w:abstractNumId w:val="80"/>
  </w:num>
  <w:num w:numId="467" w16cid:durableId="250116950">
    <w:abstractNumId w:val="682"/>
  </w:num>
  <w:num w:numId="468" w16cid:durableId="1755469068">
    <w:abstractNumId w:val="662"/>
  </w:num>
  <w:num w:numId="469" w16cid:durableId="587156410">
    <w:abstractNumId w:val="533"/>
  </w:num>
  <w:num w:numId="470" w16cid:durableId="1761949660">
    <w:abstractNumId w:val="349"/>
  </w:num>
  <w:num w:numId="471" w16cid:durableId="1506822831">
    <w:abstractNumId w:val="498"/>
  </w:num>
  <w:num w:numId="472" w16cid:durableId="1262299264">
    <w:abstractNumId w:val="598"/>
  </w:num>
  <w:num w:numId="473" w16cid:durableId="1519467233">
    <w:abstractNumId w:val="111"/>
  </w:num>
  <w:num w:numId="474" w16cid:durableId="1697923489">
    <w:abstractNumId w:val="107"/>
  </w:num>
  <w:num w:numId="475" w16cid:durableId="1849060794">
    <w:abstractNumId w:val="370"/>
  </w:num>
  <w:num w:numId="476" w16cid:durableId="80638493">
    <w:abstractNumId w:val="27"/>
  </w:num>
  <w:num w:numId="477" w16cid:durableId="1697346974">
    <w:abstractNumId w:val="737"/>
  </w:num>
  <w:num w:numId="478" w16cid:durableId="1013919112">
    <w:abstractNumId w:val="48"/>
  </w:num>
  <w:num w:numId="479" w16cid:durableId="1977291236">
    <w:abstractNumId w:val="15"/>
  </w:num>
  <w:num w:numId="480" w16cid:durableId="59445416">
    <w:abstractNumId w:val="385"/>
  </w:num>
  <w:num w:numId="481" w16cid:durableId="544100194">
    <w:abstractNumId w:val="151"/>
  </w:num>
  <w:num w:numId="482" w16cid:durableId="672418693">
    <w:abstractNumId w:val="718"/>
  </w:num>
  <w:num w:numId="483" w16cid:durableId="2097821989">
    <w:abstractNumId w:val="483"/>
  </w:num>
  <w:num w:numId="484" w16cid:durableId="1823892103">
    <w:abstractNumId w:val="199"/>
  </w:num>
  <w:num w:numId="485" w16cid:durableId="833644333">
    <w:abstractNumId w:val="431"/>
  </w:num>
  <w:num w:numId="486" w16cid:durableId="1190532290">
    <w:abstractNumId w:val="64"/>
  </w:num>
  <w:num w:numId="487" w16cid:durableId="1310011975">
    <w:abstractNumId w:val="100"/>
  </w:num>
  <w:num w:numId="488" w16cid:durableId="541482858">
    <w:abstractNumId w:val="274"/>
  </w:num>
  <w:num w:numId="489" w16cid:durableId="562839558">
    <w:abstractNumId w:val="493"/>
  </w:num>
  <w:num w:numId="490" w16cid:durableId="217712757">
    <w:abstractNumId w:val="614"/>
  </w:num>
  <w:num w:numId="491" w16cid:durableId="1945771313">
    <w:abstractNumId w:val="76"/>
  </w:num>
  <w:num w:numId="492" w16cid:durableId="510098192">
    <w:abstractNumId w:val="625"/>
  </w:num>
  <w:num w:numId="493" w16cid:durableId="779379298">
    <w:abstractNumId w:val="323"/>
  </w:num>
  <w:num w:numId="494" w16cid:durableId="1195315861">
    <w:abstractNumId w:val="242"/>
  </w:num>
  <w:num w:numId="495" w16cid:durableId="310064638">
    <w:abstractNumId w:val="102"/>
  </w:num>
  <w:num w:numId="496" w16cid:durableId="461926590">
    <w:abstractNumId w:val="729"/>
  </w:num>
  <w:num w:numId="497" w16cid:durableId="1948076817">
    <w:abstractNumId w:val="105"/>
  </w:num>
  <w:num w:numId="498" w16cid:durableId="1891769332">
    <w:abstractNumId w:val="119"/>
  </w:num>
  <w:num w:numId="499" w16cid:durableId="2099205599">
    <w:abstractNumId w:val="229"/>
  </w:num>
  <w:num w:numId="500" w16cid:durableId="1949002502">
    <w:abstractNumId w:val="216"/>
  </w:num>
  <w:num w:numId="501" w16cid:durableId="10108388">
    <w:abstractNumId w:val="239"/>
  </w:num>
  <w:num w:numId="502" w16cid:durableId="1230844662">
    <w:abstractNumId w:val="359"/>
  </w:num>
  <w:num w:numId="503" w16cid:durableId="1398822422">
    <w:abstractNumId w:val="477"/>
  </w:num>
  <w:num w:numId="504" w16cid:durableId="75324273">
    <w:abstractNumId w:val="516"/>
  </w:num>
  <w:num w:numId="505" w16cid:durableId="1613631828">
    <w:abstractNumId w:val="486"/>
  </w:num>
  <w:num w:numId="506" w16cid:durableId="1085224610">
    <w:abstractNumId w:val="260"/>
  </w:num>
  <w:num w:numId="507" w16cid:durableId="1041829995">
    <w:abstractNumId w:val="74"/>
  </w:num>
  <w:num w:numId="508" w16cid:durableId="1736396715">
    <w:abstractNumId w:val="566"/>
  </w:num>
  <w:num w:numId="509" w16cid:durableId="1986160553">
    <w:abstractNumId w:val="26"/>
  </w:num>
  <w:num w:numId="510" w16cid:durableId="1961452957">
    <w:abstractNumId w:val="124"/>
  </w:num>
  <w:num w:numId="511" w16cid:durableId="1103497427">
    <w:abstractNumId w:val="394"/>
  </w:num>
  <w:num w:numId="512" w16cid:durableId="1366062124">
    <w:abstractNumId w:val="22"/>
  </w:num>
  <w:num w:numId="513" w16cid:durableId="1873566593">
    <w:abstractNumId w:val="311"/>
  </w:num>
  <w:num w:numId="514" w16cid:durableId="1342588577">
    <w:abstractNumId w:val="496"/>
  </w:num>
  <w:num w:numId="515" w16cid:durableId="1235434393">
    <w:abstractNumId w:val="313"/>
  </w:num>
  <w:num w:numId="516" w16cid:durableId="725224418">
    <w:abstractNumId w:val="168"/>
  </w:num>
  <w:num w:numId="517" w16cid:durableId="376861640">
    <w:abstractNumId w:val="109"/>
  </w:num>
  <w:num w:numId="518" w16cid:durableId="1887372995">
    <w:abstractNumId w:val="146"/>
  </w:num>
  <w:num w:numId="519" w16cid:durableId="1657537598">
    <w:abstractNumId w:val="696"/>
  </w:num>
  <w:num w:numId="520" w16cid:durableId="1874004044">
    <w:abstractNumId w:val="263"/>
  </w:num>
  <w:num w:numId="521" w16cid:durableId="1180435662">
    <w:abstractNumId w:val="225"/>
  </w:num>
  <w:num w:numId="522" w16cid:durableId="835340581">
    <w:abstractNumId w:val="154"/>
  </w:num>
  <w:num w:numId="523" w16cid:durableId="1718821659">
    <w:abstractNumId w:val="89"/>
  </w:num>
  <w:num w:numId="524" w16cid:durableId="361369669">
    <w:abstractNumId w:val="499"/>
  </w:num>
  <w:num w:numId="525" w16cid:durableId="2092315609">
    <w:abstractNumId w:val="489"/>
  </w:num>
  <w:num w:numId="526" w16cid:durableId="32656031">
    <w:abstractNumId w:val="749"/>
  </w:num>
  <w:num w:numId="527" w16cid:durableId="2067140097">
    <w:abstractNumId w:val="647"/>
  </w:num>
  <w:num w:numId="528" w16cid:durableId="1262838599">
    <w:abstractNumId w:val="572"/>
  </w:num>
  <w:num w:numId="529" w16cid:durableId="1986275383">
    <w:abstractNumId w:val="21"/>
  </w:num>
  <w:num w:numId="530" w16cid:durableId="124471610">
    <w:abstractNumId w:val="585"/>
  </w:num>
  <w:num w:numId="531" w16cid:durableId="1280801105">
    <w:abstractNumId w:val="343"/>
  </w:num>
  <w:num w:numId="532" w16cid:durableId="2034650906">
    <w:abstractNumId w:val="253"/>
  </w:num>
  <w:num w:numId="533" w16cid:durableId="1227373011">
    <w:abstractNumId w:val="262"/>
  </w:num>
  <w:num w:numId="534" w16cid:durableId="302124518">
    <w:abstractNumId w:val="139"/>
  </w:num>
  <w:num w:numId="535" w16cid:durableId="1557931755">
    <w:abstractNumId w:val="681"/>
  </w:num>
  <w:num w:numId="536" w16cid:durableId="1984431747">
    <w:abstractNumId w:val="738"/>
  </w:num>
  <w:num w:numId="537" w16cid:durableId="1230383285">
    <w:abstractNumId w:val="603"/>
  </w:num>
  <w:num w:numId="538" w16cid:durableId="281034255">
    <w:abstractNumId w:val="725"/>
  </w:num>
  <w:num w:numId="539" w16cid:durableId="472524889">
    <w:abstractNumId w:val="590"/>
  </w:num>
  <w:num w:numId="540" w16cid:durableId="1265648794">
    <w:abstractNumId w:val="78"/>
  </w:num>
  <w:num w:numId="541" w16cid:durableId="891617756">
    <w:abstractNumId w:val="722"/>
  </w:num>
  <w:num w:numId="542" w16cid:durableId="1992755497">
    <w:abstractNumId w:val="226"/>
  </w:num>
  <w:num w:numId="543" w16cid:durableId="1468738738">
    <w:abstractNumId w:val="512"/>
  </w:num>
  <w:num w:numId="544" w16cid:durableId="230651939">
    <w:abstractNumId w:val="257"/>
  </w:num>
  <w:num w:numId="545" w16cid:durableId="1429503377">
    <w:abstractNumId w:val="719"/>
  </w:num>
  <w:num w:numId="546" w16cid:durableId="553082352">
    <w:abstractNumId w:val="344"/>
  </w:num>
  <w:num w:numId="547" w16cid:durableId="749348223">
    <w:abstractNumId w:val="330"/>
  </w:num>
  <w:num w:numId="548" w16cid:durableId="1166549789">
    <w:abstractNumId w:val="215"/>
  </w:num>
  <w:num w:numId="549" w16cid:durableId="1135373916">
    <w:abstractNumId w:val="77"/>
  </w:num>
  <w:num w:numId="550" w16cid:durableId="833228025">
    <w:abstractNumId w:val="654"/>
  </w:num>
  <w:num w:numId="551" w16cid:durableId="1093159568">
    <w:abstractNumId w:val="593"/>
  </w:num>
  <w:num w:numId="552" w16cid:durableId="1474104723">
    <w:abstractNumId w:val="643"/>
  </w:num>
  <w:num w:numId="553" w16cid:durableId="293604615">
    <w:abstractNumId w:val="19"/>
  </w:num>
  <w:num w:numId="554" w16cid:durableId="1345786560">
    <w:abstractNumId w:val="415"/>
  </w:num>
  <w:num w:numId="555" w16cid:durableId="1954441211">
    <w:abstractNumId w:val="732"/>
  </w:num>
  <w:num w:numId="556" w16cid:durableId="1736312753">
    <w:abstractNumId w:val="430"/>
  </w:num>
  <w:num w:numId="557" w16cid:durableId="295331928">
    <w:abstractNumId w:val="99"/>
  </w:num>
  <w:num w:numId="558" w16cid:durableId="570580442">
    <w:abstractNumId w:val="286"/>
  </w:num>
  <w:num w:numId="559" w16cid:durableId="608240958">
    <w:abstractNumId w:val="437"/>
  </w:num>
  <w:num w:numId="560" w16cid:durableId="667367072">
    <w:abstractNumId w:val="509"/>
  </w:num>
  <w:num w:numId="561" w16cid:durableId="1726221938">
    <w:abstractNumId w:val="435"/>
  </w:num>
  <w:num w:numId="562" w16cid:durableId="1578830158">
    <w:abstractNumId w:val="140"/>
  </w:num>
  <w:num w:numId="563" w16cid:durableId="1297567733">
    <w:abstractNumId w:val="275"/>
  </w:num>
  <w:num w:numId="564" w16cid:durableId="917011634">
    <w:abstractNumId w:val="147"/>
  </w:num>
  <w:num w:numId="565" w16cid:durableId="1019282136">
    <w:abstractNumId w:val="436"/>
  </w:num>
  <w:num w:numId="566" w16cid:durableId="1419524427">
    <w:abstractNumId w:val="411"/>
  </w:num>
  <w:num w:numId="567" w16cid:durableId="408697630">
    <w:abstractNumId w:val="320"/>
  </w:num>
  <w:num w:numId="568" w16cid:durableId="248583874">
    <w:abstractNumId w:val="365"/>
  </w:num>
  <w:num w:numId="569" w16cid:durableId="332954908">
    <w:abstractNumId w:val="251"/>
  </w:num>
  <w:num w:numId="570" w16cid:durableId="1608082506">
    <w:abstractNumId w:val="346"/>
  </w:num>
  <w:num w:numId="571" w16cid:durableId="1037705914">
    <w:abstractNumId w:val="622"/>
  </w:num>
  <w:num w:numId="572" w16cid:durableId="1222059496">
    <w:abstractNumId w:val="712"/>
  </w:num>
  <w:num w:numId="573" w16cid:durableId="1793476450">
    <w:abstractNumId w:val="231"/>
  </w:num>
  <w:num w:numId="574" w16cid:durableId="281114927">
    <w:abstractNumId w:val="630"/>
  </w:num>
  <w:num w:numId="575" w16cid:durableId="1154687973">
    <w:abstractNumId w:val="309"/>
  </w:num>
  <w:num w:numId="576" w16cid:durableId="1964461332">
    <w:abstractNumId w:val="405"/>
  </w:num>
  <w:num w:numId="577" w16cid:durableId="981931328">
    <w:abstractNumId w:val="655"/>
  </w:num>
  <w:num w:numId="578" w16cid:durableId="2126388621">
    <w:abstractNumId w:val="539"/>
  </w:num>
  <w:num w:numId="579" w16cid:durableId="1884056523">
    <w:abstractNumId w:val="288"/>
  </w:num>
  <w:num w:numId="580" w16cid:durableId="1105996237">
    <w:abstractNumId w:val="657"/>
  </w:num>
  <w:num w:numId="581" w16cid:durableId="1147630849">
    <w:abstractNumId w:val="34"/>
  </w:num>
  <w:num w:numId="582" w16cid:durableId="510681582">
    <w:abstractNumId w:val="334"/>
  </w:num>
  <w:num w:numId="583" w16cid:durableId="1260798225">
    <w:abstractNumId w:val="578"/>
  </w:num>
  <w:num w:numId="584" w16cid:durableId="918367259">
    <w:abstractNumId w:val="373"/>
  </w:num>
  <w:num w:numId="585" w16cid:durableId="596525733">
    <w:abstractNumId w:val="422"/>
  </w:num>
  <w:num w:numId="586" w16cid:durableId="995912550">
    <w:abstractNumId w:val="241"/>
  </w:num>
  <w:num w:numId="587" w16cid:durableId="2122146991">
    <w:abstractNumId w:val="552"/>
  </w:num>
  <w:num w:numId="588" w16cid:durableId="848833732">
    <w:abstractNumId w:val="211"/>
  </w:num>
  <w:num w:numId="589" w16cid:durableId="1163593686">
    <w:abstractNumId w:val="402"/>
  </w:num>
  <w:num w:numId="590" w16cid:durableId="1840147435">
    <w:abstractNumId w:val="688"/>
  </w:num>
  <w:num w:numId="591" w16cid:durableId="1540358494">
    <w:abstractNumId w:val="523"/>
  </w:num>
  <w:num w:numId="592" w16cid:durableId="1853688271">
    <w:abstractNumId w:val="740"/>
  </w:num>
  <w:num w:numId="593" w16cid:durableId="1704595740">
    <w:abstractNumId w:val="429"/>
  </w:num>
  <w:num w:numId="594" w16cid:durableId="1750226957">
    <w:abstractNumId w:val="352"/>
  </w:num>
  <w:num w:numId="595" w16cid:durableId="814762996">
    <w:abstractNumId w:val="212"/>
  </w:num>
  <w:num w:numId="596" w16cid:durableId="320427985">
    <w:abstractNumId w:val="266"/>
  </w:num>
  <w:num w:numId="597" w16cid:durableId="428430968">
    <w:abstractNumId w:val="721"/>
  </w:num>
  <w:num w:numId="598" w16cid:durableId="1292708995">
    <w:abstractNumId w:val="537"/>
  </w:num>
  <w:num w:numId="599" w16cid:durableId="1437871870">
    <w:abstractNumId w:val="122"/>
  </w:num>
  <w:num w:numId="600" w16cid:durableId="1223098904">
    <w:abstractNumId w:val="35"/>
  </w:num>
  <w:num w:numId="601" w16cid:durableId="1808935929">
    <w:abstractNumId w:val="363"/>
  </w:num>
  <w:num w:numId="602" w16cid:durableId="1040012049">
    <w:abstractNumId w:val="620"/>
  </w:num>
  <w:num w:numId="603" w16cid:durableId="633602217">
    <w:abstractNumId w:val="699"/>
  </w:num>
  <w:num w:numId="604" w16cid:durableId="510028023">
    <w:abstractNumId w:val="98"/>
  </w:num>
  <w:num w:numId="605" w16cid:durableId="707680740">
    <w:abstractNumId w:val="117"/>
  </w:num>
  <w:num w:numId="606" w16cid:durableId="93522762">
    <w:abstractNumId w:val="379"/>
  </w:num>
  <w:num w:numId="607" w16cid:durableId="1608657526">
    <w:abstractNumId w:val="238"/>
  </w:num>
  <w:num w:numId="608" w16cid:durableId="985814897">
    <w:abstractNumId w:val="511"/>
  </w:num>
  <w:num w:numId="609" w16cid:durableId="1379624843">
    <w:abstractNumId w:val="287"/>
  </w:num>
  <w:num w:numId="610" w16cid:durableId="740643171">
    <w:abstractNumId w:val="42"/>
  </w:num>
  <w:num w:numId="611" w16cid:durableId="1347749441">
    <w:abstractNumId w:val="366"/>
  </w:num>
  <w:num w:numId="612" w16cid:durableId="4944977">
    <w:abstractNumId w:val="227"/>
  </w:num>
  <w:num w:numId="613" w16cid:durableId="588658788">
    <w:abstractNumId w:val="138"/>
  </w:num>
  <w:num w:numId="614" w16cid:durableId="380330439">
    <w:abstractNumId w:val="629"/>
  </w:num>
  <w:num w:numId="615" w16cid:durableId="574896462">
    <w:abstractNumId w:val="82"/>
  </w:num>
  <w:num w:numId="616" w16cid:durableId="1818377417">
    <w:abstractNumId w:val="142"/>
  </w:num>
  <w:num w:numId="617" w16cid:durableId="673266037">
    <w:abstractNumId w:val="691"/>
  </w:num>
  <w:num w:numId="618" w16cid:durableId="646397268">
    <w:abstractNumId w:val="582"/>
  </w:num>
  <w:num w:numId="619" w16cid:durableId="615912905">
    <w:abstractNumId w:val="32"/>
  </w:num>
  <w:num w:numId="620" w16cid:durableId="2101020669">
    <w:abstractNumId w:val="193"/>
  </w:num>
  <w:num w:numId="621" w16cid:durableId="1978217062">
    <w:abstractNumId w:val="466"/>
  </w:num>
  <w:num w:numId="622" w16cid:durableId="1678120313">
    <w:abstractNumId w:val="584"/>
  </w:num>
  <w:num w:numId="623" w16cid:durableId="1896963833">
    <w:abstractNumId w:val="61"/>
  </w:num>
  <w:num w:numId="624" w16cid:durableId="1401711173">
    <w:abstractNumId w:val="201"/>
  </w:num>
  <w:num w:numId="625" w16cid:durableId="307714053">
    <w:abstractNumId w:val="41"/>
  </w:num>
  <w:num w:numId="626" w16cid:durableId="1045570174">
    <w:abstractNumId w:val="525"/>
  </w:num>
  <w:num w:numId="627" w16cid:durableId="922252272">
    <w:abstractNumId w:val="143"/>
  </w:num>
  <w:num w:numId="628" w16cid:durableId="602299671">
    <w:abstractNumId w:val="95"/>
  </w:num>
  <w:num w:numId="629" w16cid:durableId="4483284">
    <w:abstractNumId w:val="279"/>
  </w:num>
  <w:num w:numId="630" w16cid:durableId="664548791">
    <w:abstractNumId w:val="85"/>
  </w:num>
  <w:num w:numId="631" w16cid:durableId="2033064356">
    <w:abstractNumId w:val="692"/>
  </w:num>
  <w:num w:numId="632" w16cid:durableId="1096750800">
    <w:abstractNumId w:val="390"/>
  </w:num>
  <w:num w:numId="633" w16cid:durableId="1176463597">
    <w:abstractNumId w:val="378"/>
  </w:num>
  <w:num w:numId="634" w16cid:durableId="1963071310">
    <w:abstractNumId w:val="106"/>
  </w:num>
  <w:num w:numId="635" w16cid:durableId="1114901513">
    <w:abstractNumId w:val="642"/>
  </w:num>
  <w:num w:numId="636" w16cid:durableId="553084691">
    <w:abstractNumId w:val="479"/>
  </w:num>
  <w:num w:numId="637" w16cid:durableId="68162580">
    <w:abstractNumId w:val="713"/>
  </w:num>
  <w:num w:numId="638" w16cid:durableId="1154761045">
    <w:abstractNumId w:val="392"/>
  </w:num>
  <w:num w:numId="639" w16cid:durableId="1623459779">
    <w:abstractNumId w:val="649"/>
  </w:num>
  <w:num w:numId="640" w16cid:durableId="1327513354">
    <w:abstractNumId w:val="300"/>
  </w:num>
  <w:num w:numId="641" w16cid:durableId="407195102">
    <w:abstractNumId w:val="55"/>
  </w:num>
  <w:num w:numId="642" w16cid:durableId="759718717">
    <w:abstractNumId w:val="697"/>
  </w:num>
  <w:num w:numId="643" w16cid:durableId="55396335">
    <w:abstractNumId w:val="458"/>
  </w:num>
  <w:num w:numId="644" w16cid:durableId="175655500">
    <w:abstractNumId w:val="110"/>
  </w:num>
  <w:num w:numId="645" w16cid:durableId="1260722788">
    <w:abstractNumId w:val="90"/>
  </w:num>
  <w:num w:numId="646" w16cid:durableId="1945267839">
    <w:abstractNumId w:val="406"/>
  </w:num>
  <w:num w:numId="647" w16cid:durableId="1587496012">
    <w:abstractNumId w:val="530"/>
  </w:num>
  <w:num w:numId="648" w16cid:durableId="229311847">
    <w:abstractNumId w:val="612"/>
  </w:num>
  <w:num w:numId="649" w16cid:durableId="1653096197">
    <w:abstractNumId w:val="674"/>
  </w:num>
  <w:num w:numId="650" w16cid:durableId="583074954">
    <w:abstractNumId w:val="581"/>
  </w:num>
  <w:num w:numId="651" w16cid:durableId="255097298">
    <w:abstractNumId w:val="407"/>
  </w:num>
  <w:num w:numId="652" w16cid:durableId="879828012">
    <w:abstractNumId w:val="94"/>
  </w:num>
  <w:num w:numId="653" w16cid:durableId="1927953702">
    <w:abstractNumId w:val="123"/>
  </w:num>
  <w:num w:numId="654" w16cid:durableId="1369645645">
    <w:abstractNumId w:val="114"/>
  </w:num>
  <w:num w:numId="655" w16cid:durableId="939877110">
    <w:abstractNumId w:val="308"/>
  </w:num>
  <w:num w:numId="656" w16cid:durableId="335113774">
    <w:abstractNumId w:val="264"/>
  </w:num>
  <w:num w:numId="657" w16cid:durableId="850224899">
    <w:abstractNumId w:val="668"/>
  </w:num>
  <w:num w:numId="658" w16cid:durableId="1243299986">
    <w:abstractNumId w:val="664"/>
  </w:num>
  <w:num w:numId="659" w16cid:durableId="1832063549">
    <w:abstractNumId w:val="641"/>
  </w:num>
  <w:num w:numId="660" w16cid:durableId="345403392">
    <w:abstractNumId w:val="607"/>
  </w:num>
  <w:num w:numId="661" w16cid:durableId="1144543348">
    <w:abstractNumId w:val="185"/>
  </w:num>
  <w:num w:numId="662" w16cid:durableId="1095705460">
    <w:abstractNumId w:val="488"/>
  </w:num>
  <w:num w:numId="663" w16cid:durableId="1388651295">
    <w:abstractNumId w:val="178"/>
  </w:num>
  <w:num w:numId="664" w16cid:durableId="582690655">
    <w:abstractNumId w:val="252"/>
  </w:num>
  <w:num w:numId="665" w16cid:durableId="61832992">
    <w:abstractNumId w:val="233"/>
  </w:num>
  <w:num w:numId="666" w16cid:durableId="1020080943">
    <w:abstractNumId w:val="47"/>
  </w:num>
  <w:num w:numId="667" w16cid:durableId="468401578">
    <w:abstractNumId w:val="646"/>
  </w:num>
  <w:num w:numId="668" w16cid:durableId="2012441284">
    <w:abstractNumId w:val="317"/>
  </w:num>
  <w:num w:numId="669" w16cid:durableId="1744718956">
    <w:abstractNumId w:val="510"/>
  </w:num>
  <w:num w:numId="670" w16cid:durableId="1525172830">
    <w:abstractNumId w:val="278"/>
  </w:num>
  <w:num w:numId="671" w16cid:durableId="482505015">
    <w:abstractNumId w:val="87"/>
  </w:num>
  <w:num w:numId="672" w16cid:durableId="86343209">
    <w:abstractNumId w:val="312"/>
  </w:num>
  <w:num w:numId="673" w16cid:durableId="551312816">
    <w:abstractNumId w:val="14"/>
  </w:num>
  <w:num w:numId="674" w16cid:durableId="1942954110">
    <w:abstractNumId w:val="404"/>
  </w:num>
  <w:num w:numId="675" w16cid:durableId="1647854709">
    <w:abstractNumId w:val="723"/>
  </w:num>
  <w:num w:numId="676" w16cid:durableId="1544906710">
    <w:abstractNumId w:val="502"/>
  </w:num>
  <w:num w:numId="677" w16cid:durableId="299305901">
    <w:abstractNumId w:val="69"/>
  </w:num>
  <w:num w:numId="678" w16cid:durableId="1173641634">
    <w:abstractNumId w:val="43"/>
  </w:num>
  <w:num w:numId="679" w16cid:durableId="110899636">
    <w:abstractNumId w:val="49"/>
  </w:num>
  <w:num w:numId="680" w16cid:durableId="655762934">
    <w:abstractNumId w:val="705"/>
  </w:num>
  <w:num w:numId="681" w16cid:durableId="943149462">
    <w:abstractNumId w:val="467"/>
  </w:num>
  <w:num w:numId="682" w16cid:durableId="1679774433">
    <w:abstractNumId w:val="50"/>
  </w:num>
  <w:num w:numId="683" w16cid:durableId="1228373045">
    <w:abstractNumId w:val="470"/>
  </w:num>
  <w:num w:numId="684" w16cid:durableId="1477184189">
    <w:abstractNumId w:val="586"/>
  </w:num>
  <w:num w:numId="685" w16cid:durableId="832525227">
    <w:abstractNumId w:val="339"/>
  </w:num>
  <w:num w:numId="686" w16cid:durableId="759957373">
    <w:abstractNumId w:val="693"/>
  </w:num>
  <w:num w:numId="687" w16cid:durableId="92283214">
    <w:abstractNumId w:val="637"/>
  </w:num>
  <w:num w:numId="688" w16cid:durableId="485823693">
    <w:abstractNumId w:val="328"/>
  </w:num>
  <w:num w:numId="689" w16cid:durableId="231889216">
    <w:abstractNumId w:val="414"/>
  </w:num>
  <w:num w:numId="690" w16cid:durableId="1514412675">
    <w:abstractNumId w:val="444"/>
  </w:num>
  <w:num w:numId="691" w16cid:durableId="438377689">
    <w:abstractNumId w:val="609"/>
  </w:num>
  <w:num w:numId="692" w16cid:durableId="1591847">
    <w:abstractNumId w:val="648"/>
  </w:num>
  <w:num w:numId="693" w16cid:durableId="1226063699">
    <w:abstractNumId w:val="37"/>
  </w:num>
  <w:num w:numId="694" w16cid:durableId="747266653">
    <w:abstractNumId w:val="494"/>
  </w:num>
  <w:num w:numId="695" w16cid:durableId="1558468108">
    <w:abstractNumId w:val="545"/>
  </w:num>
  <w:num w:numId="696" w16cid:durableId="1358507079">
    <w:abstractNumId w:val="613"/>
  </w:num>
  <w:num w:numId="697" w16cid:durableId="1077554789">
    <w:abstractNumId w:val="58"/>
  </w:num>
  <w:num w:numId="698" w16cid:durableId="1772046754">
    <w:abstractNumId w:val="30"/>
  </w:num>
  <w:num w:numId="699" w16cid:durableId="371736302">
    <w:abstractNumId w:val="659"/>
  </w:num>
  <w:num w:numId="700" w16cid:durableId="342971697">
    <w:abstractNumId w:val="60"/>
  </w:num>
  <w:num w:numId="701" w16cid:durableId="1119645233">
    <w:abstractNumId w:val="75"/>
  </w:num>
  <w:num w:numId="702" w16cid:durableId="141820257">
    <w:abstractNumId w:val="209"/>
  </w:num>
  <w:num w:numId="703" w16cid:durableId="743995983">
    <w:abstractNumId w:val="708"/>
  </w:num>
  <w:num w:numId="704" w16cid:durableId="1441997717">
    <w:abstractNumId w:val="380"/>
  </w:num>
  <w:num w:numId="705" w16cid:durableId="2089226126">
    <w:abstractNumId w:val="616"/>
  </w:num>
  <w:num w:numId="706" w16cid:durableId="859047280">
    <w:abstractNumId w:val="341"/>
  </w:num>
  <w:num w:numId="707" w16cid:durableId="1112166551">
    <w:abstractNumId w:val="476"/>
  </w:num>
  <w:num w:numId="708" w16cid:durableId="759260505">
    <w:abstractNumId w:val="63"/>
  </w:num>
  <w:num w:numId="709" w16cid:durableId="357315201">
    <w:abstractNumId w:val="400"/>
  </w:num>
  <w:num w:numId="710" w16cid:durableId="818688281">
    <w:abstractNumId w:val="350"/>
  </w:num>
  <w:num w:numId="711" w16cid:durableId="1312910097">
    <w:abstractNumId w:val="441"/>
  </w:num>
  <w:num w:numId="712" w16cid:durableId="2143184347">
    <w:abstractNumId w:val="500"/>
  </w:num>
  <w:num w:numId="713" w16cid:durableId="1577781660">
    <w:abstractNumId w:val="419"/>
  </w:num>
  <w:num w:numId="714" w16cid:durableId="710374985">
    <w:abstractNumId w:val="270"/>
  </w:num>
  <w:num w:numId="715" w16cid:durableId="985088460">
    <w:abstractNumId w:val="558"/>
  </w:num>
  <w:num w:numId="716" w16cid:durableId="2095009930">
    <w:abstractNumId w:val="733"/>
  </w:num>
  <w:num w:numId="717" w16cid:durableId="1744182145">
    <w:abstractNumId w:val="571"/>
  </w:num>
  <w:num w:numId="718" w16cid:durableId="386926458">
    <w:abstractNumId w:val="51"/>
  </w:num>
  <w:num w:numId="719" w16cid:durableId="466509046">
    <w:abstractNumId w:val="97"/>
  </w:num>
  <w:num w:numId="720" w16cid:durableId="737901368">
    <w:abstractNumId w:val="698"/>
  </w:num>
  <w:num w:numId="721" w16cid:durableId="1874029245">
    <w:abstractNumId w:val="172"/>
  </w:num>
  <w:num w:numId="722" w16cid:durableId="1261987011">
    <w:abstractNumId w:val="460"/>
  </w:num>
  <w:num w:numId="723" w16cid:durableId="2139492434">
    <w:abstractNumId w:val="372"/>
  </w:num>
  <w:num w:numId="724" w16cid:durableId="768350795">
    <w:abstractNumId w:val="650"/>
  </w:num>
  <w:num w:numId="725" w16cid:durableId="577252301">
    <w:abstractNumId w:val="159"/>
  </w:num>
  <w:num w:numId="726" w16cid:durableId="1493066630">
    <w:abstractNumId w:val="472"/>
  </w:num>
  <w:num w:numId="727" w16cid:durableId="1010566181">
    <w:abstractNumId w:val="298"/>
  </w:num>
  <w:num w:numId="728" w16cid:durableId="1256937617">
    <w:abstractNumId w:val="39"/>
  </w:num>
  <w:num w:numId="729" w16cid:durableId="801770780">
    <w:abstractNumId w:val="160"/>
  </w:num>
  <w:num w:numId="730" w16cid:durableId="1051151809">
    <w:abstractNumId w:val="197"/>
  </w:num>
  <w:num w:numId="731" w16cid:durableId="1438791172">
    <w:abstractNumId w:val="709"/>
  </w:num>
  <w:num w:numId="732" w16cid:durableId="1695687879">
    <w:abstractNumId w:val="135"/>
  </w:num>
  <w:num w:numId="733" w16cid:durableId="1080175912">
    <w:abstractNumId w:val="195"/>
  </w:num>
  <w:num w:numId="734" w16cid:durableId="103548210">
    <w:abstractNumId w:val="108"/>
  </w:num>
  <w:num w:numId="735" w16cid:durableId="719670432">
    <w:abstractNumId w:val="548"/>
  </w:num>
  <w:num w:numId="736" w16cid:durableId="1611663758">
    <w:abstractNumId w:val="293"/>
  </w:num>
  <w:num w:numId="737" w16cid:durableId="410079036">
    <w:abstractNumId w:val="695"/>
  </w:num>
  <w:num w:numId="738" w16cid:durableId="12997232">
    <w:abstractNumId w:val="547"/>
  </w:num>
  <w:num w:numId="739" w16cid:durableId="116872439">
    <w:abstractNumId w:val="421"/>
  </w:num>
  <w:num w:numId="740" w16cid:durableId="1440445100">
    <w:abstractNumId w:val="96"/>
  </w:num>
  <w:num w:numId="741" w16cid:durableId="1975601867">
    <w:abstractNumId w:val="538"/>
  </w:num>
  <w:num w:numId="742" w16cid:durableId="1307860726">
    <w:abstractNumId w:val="453"/>
  </w:num>
  <w:num w:numId="743" w16cid:durableId="1446195771">
    <w:abstractNumId w:val="741"/>
  </w:num>
  <w:num w:numId="744" w16cid:durableId="1686513560">
    <w:abstractNumId w:val="579"/>
  </w:num>
  <w:num w:numId="745" w16cid:durableId="320742523">
    <w:abstractNumId w:val="397"/>
  </w:num>
  <w:num w:numId="746" w16cid:durableId="393895232">
    <w:abstractNumId w:val="393"/>
  </w:num>
  <w:num w:numId="747" w16cid:durableId="1201627718">
    <w:abstractNumId w:val="169"/>
  </w:num>
  <w:num w:numId="748" w16cid:durableId="1516722681">
    <w:abstractNumId w:val="610"/>
  </w:num>
  <w:num w:numId="749" w16cid:durableId="2073768206">
    <w:abstractNumId w:val="112"/>
  </w:num>
  <w:num w:numId="750" w16cid:durableId="1379890454">
    <w:abstractNumId w:val="202"/>
  </w:num>
  <w:numIdMacAtCleanup w:val="75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ire Copa">
    <w15:presenceInfo w15:providerId="AD" w15:userId="S::clairec@hkusa.com::2ab16b6c-6ed8-415c-83b9-f054f5a63012"/>
  </w15:person>
  <w15:person w15:author="Jeff Helgesen">
    <w15:presenceInfo w15:providerId="AD" w15:userId="S::jeffh@hkusa.com::2bf80fc1-384d-43cc-b907-948da719a9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00"/>
    <w:rsid w:val="00167F9B"/>
    <w:rsid w:val="00360300"/>
    <w:rsid w:val="00380AE1"/>
    <w:rsid w:val="007C5EBA"/>
    <w:rsid w:val="00AB04FF"/>
    <w:rsid w:val="00B4711B"/>
    <w:rsid w:val="00C11B67"/>
    <w:rsid w:val="00E77B7C"/>
    <w:rsid w:val="00FF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98E3"/>
  <w15:chartTrackingRefBased/>
  <w15:docId w15:val="{C08EF0B8-F017-4BCE-A0D1-0E2DC475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300"/>
    <w:pPr>
      <w:spacing w:after="200" w:line="276" w:lineRule="auto"/>
    </w:pPr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0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0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0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3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0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300"/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60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300"/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NoSpacing">
    <w:name w:val="No Spacing"/>
    <w:uiPriority w:val="1"/>
    <w:qFormat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36030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60300"/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6030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360300"/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6030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360300"/>
    <w:rPr>
      <w:rFonts w:ascii="Calibri" w:eastAsiaTheme="minorEastAsia" w:hAnsi="Calibr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360300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6030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6030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60300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360300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unhideWhenUsed/>
    <w:rsid w:val="00360300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360300"/>
    <w:pPr>
      <w:numPr>
        <w:numId w:val="5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360300"/>
    <w:pPr>
      <w:numPr>
        <w:numId w:val="6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360300"/>
    <w:pPr>
      <w:numPr>
        <w:numId w:val="7"/>
      </w:numPr>
      <w:tabs>
        <w:tab w:val="clear" w:pos="108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36030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36030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360300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36030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360300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030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60300"/>
    <w:rPr>
      <w:b/>
      <w:bCs/>
    </w:rPr>
  </w:style>
  <w:style w:type="character" w:styleId="Emphasis">
    <w:name w:val="Emphasis"/>
    <w:basedOn w:val="DefaultParagraphFont"/>
    <w:uiPriority w:val="20"/>
    <w:qFormat/>
    <w:rsid w:val="00360300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60300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360300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36030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0300"/>
    <w:pPr>
      <w:spacing w:before="480" w:after="0"/>
      <w:outlineLvl w:val="9"/>
    </w:pPr>
    <w:rPr>
      <w:b/>
      <w:bCs/>
      <w:sz w:val="32"/>
      <w:szCs w:val="28"/>
    </w:rPr>
  </w:style>
  <w:style w:type="table" w:styleId="TableGrid">
    <w:name w:val="Table Grid"/>
    <w:basedOn w:val="TableNormal"/>
    <w:uiPriority w:val="59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360300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60300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60300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60300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60300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60300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60300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3603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603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603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603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603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603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603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3603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603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603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603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603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603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603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603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36030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6030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6030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6030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6030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6030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6030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603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Revision">
    <w:name w:val="Revision"/>
    <w:hidden/>
    <w:uiPriority w:val="99"/>
    <w:semiHidden/>
    <w:rsid w:val="00360300"/>
    <w:pPr>
      <w:spacing w:after="0" w:line="240" w:lineRule="auto"/>
    </w:pPr>
    <w:rPr>
      <w:rFonts w:ascii="Calibri" w:eastAsiaTheme="minorEastAsia" w:hAnsi="Calibri"/>
      <w:kern w:val="0"/>
      <w:sz w:val="21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603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03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0300"/>
    <w:rPr>
      <w:rFonts w:ascii="Calibri" w:eastAsiaTheme="minorEastAsia" w:hAnsi="Calibr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03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0300"/>
    <w:rPr>
      <w:rFonts w:ascii="Calibri" w:eastAsiaTheme="minorEastAsia" w:hAnsi="Calibri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microsoft.com/office/2011/relationships/people" Target="peop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54</Pages>
  <Words>4113</Words>
  <Characters>25877</Characters>
  <Application>Microsoft Office Word</Application>
  <DocSecurity>0</DocSecurity>
  <Lines>995</Lines>
  <Paragraphs>967</Paragraphs>
  <ScaleCrop>false</ScaleCrop>
  <Company/>
  <LinksUpToDate>false</LinksUpToDate>
  <CharactersWithSpaces>29023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Copa</dc:creator>
  <cp:keywords/>
  <dc:description/>
  <cp:lastModifiedBy>Claire Copa</cp:lastModifiedBy>
  <cp:revision>6</cp:revision>
  <dcterms:created xsi:type="dcterms:W3CDTF">2026-08-04T16:39:00Z</dcterms:created>
  <dcterms:modified xsi:type="dcterms:W3CDTF">2026-08-04T17:09:00Z</dcterms:modified>
</cp:coreProperties>
</file>