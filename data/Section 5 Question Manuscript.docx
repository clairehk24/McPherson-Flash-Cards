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B1A6" w14:textId="77777777" w:rsidR="004174E3" w:rsidRDefault="004174E3" w:rsidP="004174E3">
      <w:pPr>
        <w:pStyle w:val="Heading1"/>
      </w:pPr>
      <w:r>
        <w:t>Section 5: Upper Extremity</w:t>
      </w:r>
    </w:p>
    <w:p w14:paraId="48411C0C" w14:textId="77777777" w:rsidR="004174E3" w:rsidRDefault="004174E3" w:rsidP="004174E3">
      <w:pPr>
        <w:pStyle w:val="Heading2"/>
      </w:pPr>
      <w:r>
        <w:t>Card ID: 5.1</w:t>
      </w:r>
    </w:p>
    <w:p w14:paraId="04DDE409" w14:textId="77777777" w:rsidR="004174E3" w:rsidRDefault="004174E3" w:rsidP="004174E3">
      <w:r>
        <w:t>Image file: L1344_760114</w:t>
      </w:r>
    </w:p>
    <w:p w14:paraId="4F81E16B" w14:textId="77777777" w:rsidR="004174E3" w:rsidRDefault="004174E3" w:rsidP="004174E3">
      <w:r>
        <w:rPr>
          <w:noProof/>
        </w:rPr>
        <w:drawing>
          <wp:inline distT="0" distB="0" distL="0" distR="0" wp14:anchorId="3D306047" wp14:editId="03EA46A2">
            <wp:extent cx="1828800" cy="119659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AFE5" w14:textId="77777777" w:rsidR="004174E3" w:rsidRDefault="004174E3" w:rsidP="004174E3">
      <w:r>
        <w:t>Title: Humerus (Anterior)</w:t>
      </w:r>
    </w:p>
    <w:p w14:paraId="6FB5BEDA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2A67A928" w14:textId="77777777" w:rsidR="004174E3" w:rsidRDefault="004174E3" w:rsidP="004174E3">
      <w:r>
        <w:rPr>
          <w:b/>
        </w:rPr>
        <w:t>Back-of-Card Content:</w:t>
      </w:r>
    </w:p>
    <w:p w14:paraId="65D13606" w14:textId="77777777" w:rsidR="004174E3" w:rsidRDefault="004174E3" w:rsidP="004174E3">
      <w:r>
        <w:t>a. Head</w:t>
      </w:r>
    </w:p>
    <w:p w14:paraId="261283DC" w14:textId="77777777" w:rsidR="004174E3" w:rsidRDefault="004174E3" w:rsidP="004174E3">
      <w:r>
        <w:t>b. Anatomical neck</w:t>
      </w:r>
    </w:p>
    <w:p w14:paraId="2F59562E" w14:textId="77777777" w:rsidR="004174E3" w:rsidRDefault="004174E3" w:rsidP="004174E3">
      <w:r>
        <w:t>c. Surgical neck</w:t>
      </w:r>
    </w:p>
    <w:p w14:paraId="114BF296" w14:textId="77777777" w:rsidR="004174E3" w:rsidRDefault="004174E3" w:rsidP="004174E3">
      <w:r>
        <w:t>d. Medial supracondylar ridge</w:t>
      </w:r>
    </w:p>
    <w:p w14:paraId="29A63019" w14:textId="77777777" w:rsidR="004174E3" w:rsidRDefault="004174E3" w:rsidP="004174E3">
      <w:r>
        <w:t>e. Coronoid fossa</w:t>
      </w:r>
    </w:p>
    <w:p w14:paraId="678FED1F" w14:textId="77777777" w:rsidR="004174E3" w:rsidRDefault="004174E3" w:rsidP="004174E3">
      <w:r>
        <w:t>f. Medial epicondyle</w:t>
      </w:r>
    </w:p>
    <w:p w14:paraId="1788A764" w14:textId="77777777" w:rsidR="004174E3" w:rsidRDefault="004174E3" w:rsidP="004174E3">
      <w:r>
        <w:t>g. Trochlea</w:t>
      </w:r>
    </w:p>
    <w:p w14:paraId="708A54BB" w14:textId="77777777" w:rsidR="004174E3" w:rsidRDefault="004174E3" w:rsidP="004174E3">
      <w:r>
        <w:t>h. Capitulum</w:t>
      </w:r>
    </w:p>
    <w:p w14:paraId="05E18CFD" w14:textId="77777777" w:rsidR="004174E3" w:rsidRDefault="004174E3" w:rsidP="004174E3">
      <w:proofErr w:type="spellStart"/>
      <w:r>
        <w:t>i</w:t>
      </w:r>
      <w:proofErr w:type="spellEnd"/>
      <w:r>
        <w:t>. Lateral epicondyle</w:t>
      </w:r>
    </w:p>
    <w:p w14:paraId="38EA6D8C" w14:textId="77777777" w:rsidR="004174E3" w:rsidRDefault="004174E3" w:rsidP="004174E3">
      <w:r>
        <w:t>j. Radial fossa</w:t>
      </w:r>
    </w:p>
    <w:p w14:paraId="14797113" w14:textId="77777777" w:rsidR="004174E3" w:rsidRDefault="004174E3" w:rsidP="004174E3">
      <w:r>
        <w:t>k. Lateral supracondylar ridge</w:t>
      </w:r>
    </w:p>
    <w:p w14:paraId="11F397E2" w14:textId="77777777" w:rsidR="004174E3" w:rsidRDefault="004174E3" w:rsidP="004174E3">
      <w:r>
        <w:t>l. Deltoid tuberosity</w:t>
      </w:r>
    </w:p>
    <w:p w14:paraId="4916727F" w14:textId="77777777" w:rsidR="004174E3" w:rsidRDefault="004174E3" w:rsidP="004174E3">
      <w:r>
        <w:t>m. Lesser tuberosity</w:t>
      </w:r>
    </w:p>
    <w:p w14:paraId="7D335138" w14:textId="77777777" w:rsidR="004174E3" w:rsidRDefault="004174E3" w:rsidP="004174E3">
      <w:r>
        <w:t>n. Bicipital groove</w:t>
      </w:r>
    </w:p>
    <w:p w14:paraId="34BFBE71" w14:textId="77777777" w:rsidR="004174E3" w:rsidRDefault="004174E3" w:rsidP="004174E3">
      <w:r>
        <w:t>o. Great tuberosity</w:t>
      </w:r>
    </w:p>
    <w:p w14:paraId="3AF9BA83" w14:textId="77777777" w:rsidR="004174E3" w:rsidRDefault="004174E3" w:rsidP="004174E3">
      <w:r>
        <w:lastRenderedPageBreak/>
        <w:t>p. Superior aspect of the anatomical neck</w:t>
      </w:r>
    </w:p>
    <w:p w14:paraId="1974F5AE" w14:textId="77777777" w:rsidR="004174E3" w:rsidRDefault="004174E3" w:rsidP="004174E3"/>
    <w:p w14:paraId="3701CFA1" w14:textId="77777777" w:rsidR="004174E3" w:rsidRDefault="004174E3" w:rsidP="004174E3">
      <w:pPr>
        <w:pStyle w:val="Heading2"/>
      </w:pPr>
      <w:r>
        <w:t>Card ID: 5.2</w:t>
      </w:r>
    </w:p>
    <w:p w14:paraId="5B872EE6" w14:textId="77777777" w:rsidR="004174E3" w:rsidRDefault="004174E3" w:rsidP="004174E3">
      <w:r>
        <w:t>Image file: L1344_760115</w:t>
      </w:r>
    </w:p>
    <w:p w14:paraId="6C1F1E78" w14:textId="77777777" w:rsidR="004174E3" w:rsidRDefault="004174E3" w:rsidP="004174E3">
      <w:r>
        <w:rPr>
          <w:noProof/>
        </w:rPr>
        <w:drawing>
          <wp:inline distT="0" distB="0" distL="0" distR="0" wp14:anchorId="4DA4693A" wp14:editId="3765AEA3">
            <wp:extent cx="1828800" cy="119659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D789" w14:textId="77777777" w:rsidR="004174E3" w:rsidRDefault="004174E3" w:rsidP="004174E3">
      <w:r>
        <w:t>Title: Humerus (Posterior)</w:t>
      </w:r>
    </w:p>
    <w:p w14:paraId="4CB952A6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7CA486C4" w14:textId="77777777" w:rsidR="004174E3" w:rsidRDefault="004174E3" w:rsidP="004174E3">
      <w:r>
        <w:rPr>
          <w:b/>
        </w:rPr>
        <w:t>Back-of-Card Content:</w:t>
      </w:r>
    </w:p>
    <w:p w14:paraId="4ED2F80D" w14:textId="77777777" w:rsidR="004174E3" w:rsidRDefault="004174E3" w:rsidP="004174E3">
      <w:r>
        <w:t>a. Greater tuberosity</w:t>
      </w:r>
    </w:p>
    <w:p w14:paraId="0E82E577" w14:textId="77777777" w:rsidR="004174E3" w:rsidRDefault="004174E3" w:rsidP="004174E3">
      <w:r>
        <w:t>b. Olecranon fossa</w:t>
      </w:r>
    </w:p>
    <w:p w14:paraId="4EA9B86F" w14:textId="77777777" w:rsidR="004174E3" w:rsidRDefault="004174E3" w:rsidP="004174E3">
      <w:r>
        <w:t>c. Medial epicondyle</w:t>
      </w:r>
    </w:p>
    <w:p w14:paraId="6015489F" w14:textId="77777777" w:rsidR="004174E3" w:rsidRDefault="004174E3" w:rsidP="004174E3">
      <w:r>
        <w:t>d. Surgical neck</w:t>
      </w:r>
    </w:p>
    <w:p w14:paraId="2B8FF4D9" w14:textId="77777777" w:rsidR="004174E3" w:rsidRDefault="004174E3" w:rsidP="004174E3">
      <w:r>
        <w:t>e. Anatomical neck</w:t>
      </w:r>
    </w:p>
    <w:p w14:paraId="4CB0F0B0" w14:textId="77777777" w:rsidR="004174E3" w:rsidRDefault="004174E3" w:rsidP="004174E3">
      <w:r>
        <w:t>f. Head</w:t>
      </w:r>
    </w:p>
    <w:p w14:paraId="3B0E7132" w14:textId="77777777" w:rsidR="004174E3" w:rsidRDefault="004174E3" w:rsidP="004174E3"/>
    <w:p w14:paraId="34195C2A" w14:textId="77777777" w:rsidR="004174E3" w:rsidRDefault="004174E3" w:rsidP="004174E3">
      <w:pPr>
        <w:pStyle w:val="Heading2"/>
      </w:pPr>
      <w:r>
        <w:t>Card ID: 5.3</w:t>
      </w:r>
    </w:p>
    <w:p w14:paraId="4BF1784C" w14:textId="77777777" w:rsidR="004174E3" w:rsidRDefault="004174E3" w:rsidP="004174E3">
      <w:r>
        <w:t>Image file: L1344_762040</w:t>
      </w:r>
    </w:p>
    <w:p w14:paraId="09A0C890" w14:textId="77777777" w:rsidR="004174E3" w:rsidRDefault="004174E3" w:rsidP="004174E3">
      <w:r>
        <w:rPr>
          <w:noProof/>
        </w:rPr>
        <w:drawing>
          <wp:inline distT="0" distB="0" distL="0" distR="0" wp14:anchorId="52E97184" wp14:editId="60B4A7AC">
            <wp:extent cx="1828800" cy="119659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04B1" w14:textId="77777777" w:rsidR="004174E3" w:rsidRDefault="004174E3" w:rsidP="004174E3">
      <w:r>
        <w:t>Title: Distal Humerus (Posterior)</w:t>
      </w:r>
    </w:p>
    <w:p w14:paraId="0B2FE5FA" w14:textId="77777777" w:rsidR="004174E3" w:rsidRDefault="004174E3" w:rsidP="004174E3">
      <w:r>
        <w:lastRenderedPageBreak/>
        <w:t xml:space="preserve">Activity Interaction: Drag and </w:t>
      </w:r>
      <w:proofErr w:type="gramStart"/>
      <w:r>
        <w:t>drop</w:t>
      </w:r>
      <w:proofErr w:type="gramEnd"/>
    </w:p>
    <w:p w14:paraId="47965C0C" w14:textId="77777777" w:rsidR="004174E3" w:rsidRDefault="004174E3" w:rsidP="004174E3">
      <w:r>
        <w:rPr>
          <w:b/>
        </w:rPr>
        <w:t>Back-of-Card Content:</w:t>
      </w:r>
    </w:p>
    <w:p w14:paraId="6E5602FC" w14:textId="77777777" w:rsidR="004174E3" w:rsidRDefault="004174E3" w:rsidP="004174E3">
      <w:r>
        <w:t>a. Olecranon fossa</w:t>
      </w:r>
    </w:p>
    <w:p w14:paraId="74BD7A73" w14:textId="77777777" w:rsidR="004174E3" w:rsidRDefault="004174E3" w:rsidP="004174E3">
      <w:r>
        <w:t>b. Medial epicondyle</w:t>
      </w:r>
    </w:p>
    <w:p w14:paraId="240F8630" w14:textId="77777777" w:rsidR="004174E3" w:rsidRDefault="004174E3" w:rsidP="004174E3"/>
    <w:p w14:paraId="029BB562" w14:textId="77777777" w:rsidR="004174E3" w:rsidRDefault="004174E3" w:rsidP="004174E3">
      <w:pPr>
        <w:pStyle w:val="Heading2"/>
      </w:pPr>
      <w:r>
        <w:t>Card ID: 5.4</w:t>
      </w:r>
    </w:p>
    <w:p w14:paraId="2A8A3131" w14:textId="77777777" w:rsidR="004174E3" w:rsidRDefault="004174E3" w:rsidP="004174E3">
      <w:r>
        <w:t>Image file: L1344_760116</w:t>
      </w:r>
    </w:p>
    <w:p w14:paraId="128DEE50" w14:textId="77777777" w:rsidR="004174E3" w:rsidRDefault="004174E3" w:rsidP="004174E3">
      <w:r>
        <w:rPr>
          <w:noProof/>
        </w:rPr>
        <w:drawing>
          <wp:inline distT="0" distB="0" distL="0" distR="0" wp14:anchorId="0D915FB5" wp14:editId="1D115DA6">
            <wp:extent cx="1828800" cy="119659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1E72" w14:textId="77777777" w:rsidR="004174E3" w:rsidRDefault="004174E3" w:rsidP="004174E3">
      <w:r>
        <w:t>Title: Scapula (Anterior)</w:t>
      </w:r>
    </w:p>
    <w:p w14:paraId="0828DBC7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22840509" w14:textId="77777777" w:rsidR="004174E3" w:rsidRDefault="004174E3" w:rsidP="004174E3">
      <w:r>
        <w:rPr>
          <w:b/>
        </w:rPr>
        <w:t>Back-of-Card Content:</w:t>
      </w:r>
    </w:p>
    <w:p w14:paraId="3DC1F666" w14:textId="77777777" w:rsidR="004174E3" w:rsidRDefault="004174E3" w:rsidP="004174E3">
      <w:r>
        <w:t>a. Acromion process</w:t>
      </w:r>
    </w:p>
    <w:p w14:paraId="55166F82" w14:textId="77777777" w:rsidR="004174E3" w:rsidRDefault="004174E3" w:rsidP="004174E3">
      <w:r>
        <w:t>b. Facet for clavicle</w:t>
      </w:r>
    </w:p>
    <w:p w14:paraId="58C0C0DE" w14:textId="77777777" w:rsidR="004174E3" w:rsidRDefault="004174E3" w:rsidP="004174E3">
      <w:r>
        <w:t>c. Coracoid process</w:t>
      </w:r>
    </w:p>
    <w:p w14:paraId="75B3DB0A" w14:textId="77777777" w:rsidR="004174E3" w:rsidRDefault="004174E3" w:rsidP="004174E3">
      <w:r>
        <w:t>d. Spine</w:t>
      </w:r>
    </w:p>
    <w:p w14:paraId="0FE6F909" w14:textId="77777777" w:rsidR="004174E3" w:rsidRDefault="004174E3" w:rsidP="004174E3">
      <w:r>
        <w:t>e. Subscapular fossa</w:t>
      </w:r>
    </w:p>
    <w:p w14:paraId="2AEC7F0D" w14:textId="77777777" w:rsidR="004174E3" w:rsidRDefault="004174E3" w:rsidP="004174E3">
      <w:r>
        <w:t>f. Inferior angle</w:t>
      </w:r>
    </w:p>
    <w:p w14:paraId="4DD2D2B7" w14:textId="77777777" w:rsidR="004174E3" w:rsidRDefault="004174E3" w:rsidP="004174E3">
      <w:r>
        <w:t>g. Glenoid fossa</w:t>
      </w:r>
    </w:p>
    <w:p w14:paraId="2BEA8AC7" w14:textId="77777777" w:rsidR="004174E3" w:rsidRDefault="004174E3" w:rsidP="004174E3"/>
    <w:p w14:paraId="5FDAB508" w14:textId="77777777" w:rsidR="004174E3" w:rsidRDefault="004174E3" w:rsidP="004174E3">
      <w:pPr>
        <w:pStyle w:val="Heading2"/>
      </w:pPr>
      <w:r>
        <w:t>Card ID: 5.5</w:t>
      </w:r>
    </w:p>
    <w:p w14:paraId="645FCB58" w14:textId="77777777" w:rsidR="004174E3" w:rsidRDefault="004174E3" w:rsidP="004174E3">
      <w:r>
        <w:t>Image file: L1344_760117</w:t>
      </w:r>
    </w:p>
    <w:p w14:paraId="4A08EE32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3E427A4D" wp14:editId="175AC360">
            <wp:extent cx="1828800" cy="119659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DE56" w14:textId="77777777" w:rsidR="004174E3" w:rsidRDefault="004174E3" w:rsidP="004174E3">
      <w:r>
        <w:t>Title: Scapula (Posterior)</w:t>
      </w:r>
    </w:p>
    <w:p w14:paraId="43AC71D8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499834D3" w14:textId="77777777" w:rsidR="004174E3" w:rsidRDefault="004174E3" w:rsidP="004174E3">
      <w:r>
        <w:rPr>
          <w:b/>
        </w:rPr>
        <w:t>Back-of-Card Content:</w:t>
      </w:r>
    </w:p>
    <w:p w14:paraId="6F2F55D2" w14:textId="77777777" w:rsidR="004174E3" w:rsidRDefault="004174E3" w:rsidP="004174E3">
      <w:r>
        <w:t>a. Supraspinous fossa</w:t>
      </w:r>
    </w:p>
    <w:p w14:paraId="05FC4AF6" w14:textId="77777777" w:rsidR="004174E3" w:rsidRDefault="004174E3" w:rsidP="004174E3">
      <w:r>
        <w:t>b. Spine</w:t>
      </w:r>
    </w:p>
    <w:p w14:paraId="3AD4619C" w14:textId="77777777" w:rsidR="004174E3" w:rsidRDefault="004174E3" w:rsidP="004174E3">
      <w:r>
        <w:t>c. Infraspinous fossa</w:t>
      </w:r>
    </w:p>
    <w:p w14:paraId="00B177E4" w14:textId="77777777" w:rsidR="004174E3" w:rsidRDefault="004174E3" w:rsidP="004174E3"/>
    <w:p w14:paraId="33510D9E" w14:textId="77777777" w:rsidR="004174E3" w:rsidRDefault="004174E3" w:rsidP="004174E3">
      <w:pPr>
        <w:pStyle w:val="Heading2"/>
      </w:pPr>
      <w:r>
        <w:t>Card ID: 5.6</w:t>
      </w:r>
    </w:p>
    <w:p w14:paraId="47842B2F" w14:textId="77777777" w:rsidR="004174E3" w:rsidRDefault="004174E3" w:rsidP="004174E3">
      <w:r>
        <w:t>Image file: L1344_760118</w:t>
      </w:r>
    </w:p>
    <w:p w14:paraId="347985AD" w14:textId="77777777" w:rsidR="004174E3" w:rsidRDefault="004174E3" w:rsidP="004174E3">
      <w:r>
        <w:rPr>
          <w:noProof/>
        </w:rPr>
        <w:drawing>
          <wp:inline distT="0" distB="0" distL="0" distR="0" wp14:anchorId="100606D4" wp14:editId="5240BB65">
            <wp:extent cx="1828800" cy="1196595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06AE" w14:textId="77777777" w:rsidR="004174E3" w:rsidRDefault="004174E3" w:rsidP="004174E3">
      <w:r>
        <w:t>Title: Scapula (Lateral)</w:t>
      </w:r>
    </w:p>
    <w:p w14:paraId="5CAF09F7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421E30E2" w14:textId="77777777" w:rsidR="004174E3" w:rsidRDefault="004174E3" w:rsidP="004174E3">
      <w:r>
        <w:rPr>
          <w:b/>
        </w:rPr>
        <w:t>Back-of-Card Content:</w:t>
      </w:r>
    </w:p>
    <w:p w14:paraId="1B461403" w14:textId="77777777" w:rsidR="004174E3" w:rsidRDefault="004174E3" w:rsidP="004174E3">
      <w:r>
        <w:t>a. Acromion process</w:t>
      </w:r>
    </w:p>
    <w:p w14:paraId="6A7A7C9F" w14:textId="77777777" w:rsidR="004174E3" w:rsidRDefault="004174E3" w:rsidP="004174E3">
      <w:r>
        <w:t>b. Supraspinous fossa</w:t>
      </w:r>
    </w:p>
    <w:p w14:paraId="780BCF2D" w14:textId="77777777" w:rsidR="004174E3" w:rsidRDefault="004174E3" w:rsidP="004174E3">
      <w:r>
        <w:t>c. Coracoid process</w:t>
      </w:r>
    </w:p>
    <w:p w14:paraId="7817F55E" w14:textId="77777777" w:rsidR="004174E3" w:rsidRDefault="004174E3" w:rsidP="004174E3">
      <w:r>
        <w:t>d. Glenoid fossa</w:t>
      </w:r>
    </w:p>
    <w:p w14:paraId="4A2D1973" w14:textId="77777777" w:rsidR="004174E3" w:rsidRDefault="004174E3" w:rsidP="004174E3"/>
    <w:p w14:paraId="3F3625D2" w14:textId="77777777" w:rsidR="004174E3" w:rsidRDefault="004174E3" w:rsidP="004174E3">
      <w:pPr>
        <w:pStyle w:val="Heading2"/>
      </w:pPr>
      <w:r>
        <w:lastRenderedPageBreak/>
        <w:t>Card ID: 5.7</w:t>
      </w:r>
    </w:p>
    <w:p w14:paraId="1B55C95A" w14:textId="77777777" w:rsidR="004174E3" w:rsidRDefault="004174E3" w:rsidP="004174E3">
      <w:r>
        <w:t>Image file: L1344_760119</w:t>
      </w:r>
    </w:p>
    <w:p w14:paraId="451A2FED" w14:textId="77777777" w:rsidR="004174E3" w:rsidRDefault="004174E3" w:rsidP="004174E3">
      <w:r>
        <w:rPr>
          <w:noProof/>
        </w:rPr>
        <w:drawing>
          <wp:inline distT="0" distB="0" distL="0" distR="0" wp14:anchorId="1861FD5E" wp14:editId="0241B34D">
            <wp:extent cx="1828800" cy="11965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73B6" w14:textId="77777777" w:rsidR="004174E3" w:rsidRDefault="004174E3" w:rsidP="004174E3">
      <w:r>
        <w:t>Title: Clavicle (Superior)</w:t>
      </w:r>
    </w:p>
    <w:p w14:paraId="513CD413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25A0B745" w14:textId="77777777" w:rsidR="004174E3" w:rsidRDefault="004174E3" w:rsidP="004174E3">
      <w:r>
        <w:rPr>
          <w:b/>
        </w:rPr>
        <w:t>Back-of-Card Content:</w:t>
      </w:r>
    </w:p>
    <w:p w14:paraId="21A387CB" w14:textId="77777777" w:rsidR="004174E3" w:rsidRDefault="004174E3" w:rsidP="004174E3">
      <w:r>
        <w:t>a. Acromial (lateral) end</w:t>
      </w:r>
    </w:p>
    <w:p w14:paraId="199D334A" w14:textId="77777777" w:rsidR="004174E3" w:rsidRDefault="004174E3" w:rsidP="004174E3">
      <w:r>
        <w:t>b. Sternal (medial) end</w:t>
      </w:r>
    </w:p>
    <w:p w14:paraId="3EC56EBB" w14:textId="77777777" w:rsidR="004174E3" w:rsidRDefault="004174E3" w:rsidP="004174E3">
      <w:r>
        <w:t>c. Acromial facet</w:t>
      </w:r>
    </w:p>
    <w:p w14:paraId="3735D566" w14:textId="77777777" w:rsidR="004174E3" w:rsidRDefault="004174E3" w:rsidP="004174E3">
      <w:r>
        <w:t>d. Shaft</w:t>
      </w:r>
    </w:p>
    <w:p w14:paraId="27487F40" w14:textId="77777777" w:rsidR="004174E3" w:rsidRDefault="004174E3" w:rsidP="004174E3">
      <w:r>
        <w:t>e. Sternal facet</w:t>
      </w:r>
    </w:p>
    <w:p w14:paraId="234681E2" w14:textId="77777777" w:rsidR="004174E3" w:rsidRDefault="004174E3" w:rsidP="004174E3"/>
    <w:p w14:paraId="62F18774" w14:textId="77777777" w:rsidR="004174E3" w:rsidRDefault="004174E3" w:rsidP="004174E3">
      <w:pPr>
        <w:pStyle w:val="Heading2"/>
      </w:pPr>
      <w:r>
        <w:t>Card ID: 5.8</w:t>
      </w:r>
    </w:p>
    <w:p w14:paraId="66E64A80" w14:textId="77777777" w:rsidR="004174E3" w:rsidRDefault="004174E3" w:rsidP="004174E3">
      <w:r>
        <w:t>Image file: L1344_760120</w:t>
      </w:r>
    </w:p>
    <w:p w14:paraId="2BC4F6C7" w14:textId="77777777" w:rsidR="004174E3" w:rsidRDefault="004174E3" w:rsidP="004174E3">
      <w:r>
        <w:rPr>
          <w:noProof/>
        </w:rPr>
        <w:drawing>
          <wp:inline distT="0" distB="0" distL="0" distR="0" wp14:anchorId="2D8854A2" wp14:editId="6223A584">
            <wp:extent cx="1828800" cy="11965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07CF" w14:textId="77777777" w:rsidR="004174E3" w:rsidRDefault="004174E3" w:rsidP="004174E3">
      <w:r>
        <w:t>Title: Clavicle (Inferior)</w:t>
      </w:r>
    </w:p>
    <w:p w14:paraId="20047009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654AC8F5" w14:textId="77777777" w:rsidR="004174E3" w:rsidRDefault="004174E3" w:rsidP="004174E3">
      <w:r>
        <w:rPr>
          <w:b/>
        </w:rPr>
        <w:t>Back-of-Card Content:</w:t>
      </w:r>
    </w:p>
    <w:p w14:paraId="010C47FC" w14:textId="77777777" w:rsidR="004174E3" w:rsidRDefault="004174E3" w:rsidP="004174E3">
      <w:r>
        <w:t>a. Acromial (lateral) end</w:t>
      </w:r>
    </w:p>
    <w:p w14:paraId="4F322E04" w14:textId="77777777" w:rsidR="004174E3" w:rsidRDefault="004174E3" w:rsidP="004174E3">
      <w:r>
        <w:lastRenderedPageBreak/>
        <w:t>b. Trapezoid line</w:t>
      </w:r>
    </w:p>
    <w:p w14:paraId="531C3462" w14:textId="77777777" w:rsidR="004174E3" w:rsidRDefault="004174E3" w:rsidP="004174E3">
      <w:r>
        <w:t>c. Shaft</w:t>
      </w:r>
    </w:p>
    <w:p w14:paraId="7C126C3D" w14:textId="77777777" w:rsidR="004174E3" w:rsidRDefault="004174E3" w:rsidP="004174E3">
      <w:r>
        <w:t>d. Sternal (medial) end</w:t>
      </w:r>
    </w:p>
    <w:p w14:paraId="69CF5BCA" w14:textId="77777777" w:rsidR="004174E3" w:rsidRDefault="004174E3" w:rsidP="004174E3">
      <w:r>
        <w:t>e. Conoid tubercle</w:t>
      </w:r>
    </w:p>
    <w:p w14:paraId="5301497F" w14:textId="77777777" w:rsidR="004174E3" w:rsidRDefault="004174E3" w:rsidP="004174E3">
      <w:r>
        <w:t>f. Subclavian groove</w:t>
      </w:r>
    </w:p>
    <w:p w14:paraId="736D634D" w14:textId="77777777" w:rsidR="004174E3" w:rsidRDefault="004174E3" w:rsidP="004174E3">
      <w:r>
        <w:t>g. Costal tuberosity</w:t>
      </w:r>
    </w:p>
    <w:p w14:paraId="46877CD4" w14:textId="77777777" w:rsidR="004174E3" w:rsidRDefault="004174E3" w:rsidP="004174E3"/>
    <w:p w14:paraId="56CCB498" w14:textId="77777777" w:rsidR="004174E3" w:rsidRDefault="004174E3" w:rsidP="004174E3">
      <w:pPr>
        <w:pStyle w:val="Heading2"/>
      </w:pPr>
      <w:r>
        <w:t>Card ID: 5.9</w:t>
      </w:r>
    </w:p>
    <w:p w14:paraId="0639146C" w14:textId="77777777" w:rsidR="004174E3" w:rsidRDefault="004174E3" w:rsidP="004174E3">
      <w:r>
        <w:t>Image file: L1344_760121</w:t>
      </w:r>
    </w:p>
    <w:p w14:paraId="56D1279C" w14:textId="77777777" w:rsidR="004174E3" w:rsidRDefault="004174E3" w:rsidP="004174E3">
      <w:r>
        <w:rPr>
          <w:noProof/>
        </w:rPr>
        <w:drawing>
          <wp:inline distT="0" distB="0" distL="0" distR="0" wp14:anchorId="0C91A18E" wp14:editId="49EF8DF1">
            <wp:extent cx="1828800" cy="11965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643D" w14:textId="77777777" w:rsidR="004174E3" w:rsidRDefault="004174E3" w:rsidP="004174E3">
      <w:r>
        <w:t>Title: Radius and Ulna (Anterior)</w:t>
      </w:r>
    </w:p>
    <w:p w14:paraId="04B74677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0616EF98" w14:textId="77777777" w:rsidR="004174E3" w:rsidRDefault="004174E3" w:rsidP="004174E3">
      <w:r>
        <w:rPr>
          <w:b/>
        </w:rPr>
        <w:t>Back-of-Card Content:</w:t>
      </w:r>
    </w:p>
    <w:p w14:paraId="38F23BB6" w14:textId="77777777" w:rsidR="004174E3" w:rsidRDefault="004174E3" w:rsidP="004174E3">
      <w:r>
        <w:t>a. Trochlear notch</w:t>
      </w:r>
    </w:p>
    <w:p w14:paraId="3FE99660" w14:textId="77777777" w:rsidR="004174E3" w:rsidRDefault="004174E3" w:rsidP="004174E3">
      <w:r>
        <w:t>b. Coronoid process</w:t>
      </w:r>
    </w:p>
    <w:p w14:paraId="7F3AB1DE" w14:textId="77777777" w:rsidR="004174E3" w:rsidRDefault="004174E3" w:rsidP="004174E3">
      <w:r>
        <w:t>c. Interosseous border of the ulna</w:t>
      </w:r>
    </w:p>
    <w:p w14:paraId="09C69F6B" w14:textId="77777777" w:rsidR="004174E3" w:rsidRDefault="004174E3" w:rsidP="004174E3">
      <w:r>
        <w:t>d. Head of the ulna</w:t>
      </w:r>
    </w:p>
    <w:p w14:paraId="23DE7276" w14:textId="77777777" w:rsidR="004174E3" w:rsidRDefault="004174E3" w:rsidP="004174E3">
      <w:r>
        <w:t>e. Styloid process of the ulna</w:t>
      </w:r>
    </w:p>
    <w:p w14:paraId="27D9E140" w14:textId="77777777" w:rsidR="004174E3" w:rsidRDefault="004174E3" w:rsidP="004174E3">
      <w:r>
        <w:t>f. Styloid process of the radius</w:t>
      </w:r>
    </w:p>
    <w:p w14:paraId="6CA3198E" w14:textId="77777777" w:rsidR="004174E3" w:rsidRDefault="004174E3" w:rsidP="004174E3">
      <w:r>
        <w:t>g. Interosseous border of the radius</w:t>
      </w:r>
    </w:p>
    <w:p w14:paraId="48185D76" w14:textId="77777777" w:rsidR="004174E3" w:rsidRDefault="004174E3" w:rsidP="004174E3">
      <w:r>
        <w:t>h. Radial tuberosity</w:t>
      </w:r>
    </w:p>
    <w:p w14:paraId="69C661E3" w14:textId="77777777" w:rsidR="004174E3" w:rsidRDefault="004174E3" w:rsidP="004174E3">
      <w:proofErr w:type="spellStart"/>
      <w:r>
        <w:t>i</w:t>
      </w:r>
      <w:proofErr w:type="spellEnd"/>
      <w:r>
        <w:t>. Neck of the radius</w:t>
      </w:r>
    </w:p>
    <w:p w14:paraId="7AA6427D" w14:textId="77777777" w:rsidR="004174E3" w:rsidRDefault="004174E3" w:rsidP="004174E3">
      <w:r>
        <w:t>j. Head of the radius</w:t>
      </w:r>
    </w:p>
    <w:p w14:paraId="5751AD5F" w14:textId="77777777" w:rsidR="004174E3" w:rsidRDefault="004174E3" w:rsidP="004174E3">
      <w:r>
        <w:lastRenderedPageBreak/>
        <w:t>k. Olecranon</w:t>
      </w:r>
    </w:p>
    <w:p w14:paraId="7374E801" w14:textId="77777777" w:rsidR="004174E3" w:rsidRDefault="004174E3" w:rsidP="004174E3"/>
    <w:p w14:paraId="66F56E0A" w14:textId="77777777" w:rsidR="004174E3" w:rsidRDefault="004174E3" w:rsidP="004174E3">
      <w:pPr>
        <w:pStyle w:val="Heading2"/>
      </w:pPr>
      <w:r>
        <w:t>Card ID: 5.10</w:t>
      </w:r>
    </w:p>
    <w:p w14:paraId="708B6340" w14:textId="77777777" w:rsidR="004174E3" w:rsidRDefault="004174E3" w:rsidP="004174E3">
      <w:r>
        <w:t>Image file: L1344_760122</w:t>
      </w:r>
    </w:p>
    <w:p w14:paraId="2E6B847D" w14:textId="77777777" w:rsidR="004174E3" w:rsidRDefault="004174E3" w:rsidP="004174E3">
      <w:r>
        <w:rPr>
          <w:noProof/>
        </w:rPr>
        <w:drawing>
          <wp:inline distT="0" distB="0" distL="0" distR="0" wp14:anchorId="062529BA" wp14:editId="5ABE6982">
            <wp:extent cx="1828800" cy="11965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B29" w14:textId="77777777" w:rsidR="004174E3" w:rsidRDefault="004174E3" w:rsidP="004174E3">
      <w:r>
        <w:t>Title: Radius and Ulna (Posterior)</w:t>
      </w:r>
    </w:p>
    <w:p w14:paraId="726FC63B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4514CCD4" w14:textId="77777777" w:rsidR="004174E3" w:rsidRDefault="004174E3" w:rsidP="004174E3">
      <w:r>
        <w:rPr>
          <w:b/>
        </w:rPr>
        <w:t>Back-of-Card Content:</w:t>
      </w:r>
    </w:p>
    <w:p w14:paraId="4A02C38C" w14:textId="77777777" w:rsidR="004174E3" w:rsidRDefault="004174E3" w:rsidP="004174E3">
      <w:r>
        <w:t>a. Olecranon</w:t>
      </w:r>
    </w:p>
    <w:p w14:paraId="6714A63A" w14:textId="77777777" w:rsidR="004174E3" w:rsidRDefault="004174E3" w:rsidP="004174E3">
      <w:r>
        <w:t>b. Head of the radius</w:t>
      </w:r>
    </w:p>
    <w:p w14:paraId="1E39ED24" w14:textId="77777777" w:rsidR="004174E3" w:rsidRDefault="004174E3" w:rsidP="004174E3">
      <w:r>
        <w:t>c. Neck of the radius</w:t>
      </w:r>
    </w:p>
    <w:p w14:paraId="2F4B5166" w14:textId="77777777" w:rsidR="004174E3" w:rsidRDefault="004174E3" w:rsidP="004174E3">
      <w:r>
        <w:t>d. Styloid process of radius</w:t>
      </w:r>
    </w:p>
    <w:p w14:paraId="777E8F4B" w14:textId="77777777" w:rsidR="004174E3" w:rsidRDefault="004174E3" w:rsidP="004174E3">
      <w:r>
        <w:t>e. Styloid process of the ulna</w:t>
      </w:r>
    </w:p>
    <w:p w14:paraId="4D4C16E6" w14:textId="77777777" w:rsidR="004174E3" w:rsidRDefault="004174E3" w:rsidP="004174E3">
      <w:r>
        <w:t>f. Head of the ulna</w:t>
      </w:r>
    </w:p>
    <w:p w14:paraId="7B1749B2" w14:textId="77777777" w:rsidR="004174E3" w:rsidRDefault="004174E3" w:rsidP="004174E3">
      <w:r>
        <w:t>g. Interosseous border of the ulna</w:t>
      </w:r>
    </w:p>
    <w:p w14:paraId="47733131" w14:textId="77777777" w:rsidR="004174E3" w:rsidRDefault="004174E3" w:rsidP="004174E3">
      <w:r>
        <w:t>h. Interosseous border of the radius</w:t>
      </w:r>
    </w:p>
    <w:p w14:paraId="293304A3" w14:textId="77777777" w:rsidR="004174E3" w:rsidRDefault="004174E3" w:rsidP="004174E3"/>
    <w:p w14:paraId="2545A0E8" w14:textId="77777777" w:rsidR="004174E3" w:rsidRDefault="004174E3" w:rsidP="004174E3">
      <w:pPr>
        <w:pStyle w:val="Heading2"/>
      </w:pPr>
      <w:r>
        <w:t>Card ID: 5.11</w:t>
      </w:r>
    </w:p>
    <w:p w14:paraId="7B3AA6E4" w14:textId="77777777" w:rsidR="004174E3" w:rsidRDefault="004174E3" w:rsidP="004174E3">
      <w:r>
        <w:t>Image file: L1344_760123</w:t>
      </w:r>
    </w:p>
    <w:p w14:paraId="14216507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55E28F1F" wp14:editId="6F996B81">
            <wp:extent cx="1828800" cy="11965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7C1B" w14:textId="77777777" w:rsidR="004174E3" w:rsidRDefault="004174E3" w:rsidP="004174E3">
      <w:r>
        <w:t>Title: Proximal End of the Ulna</w:t>
      </w:r>
    </w:p>
    <w:p w14:paraId="4BFF0B59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1263329F" w14:textId="77777777" w:rsidR="004174E3" w:rsidRDefault="004174E3" w:rsidP="004174E3">
      <w:r>
        <w:rPr>
          <w:b/>
        </w:rPr>
        <w:t>Back-of-Card Content:</w:t>
      </w:r>
    </w:p>
    <w:p w14:paraId="0299B6B6" w14:textId="77777777" w:rsidR="004174E3" w:rsidRDefault="004174E3" w:rsidP="004174E3">
      <w:r>
        <w:t>a. Coronoid process</w:t>
      </w:r>
    </w:p>
    <w:p w14:paraId="5E031964" w14:textId="77777777" w:rsidR="004174E3" w:rsidRDefault="004174E3" w:rsidP="004174E3">
      <w:r>
        <w:t>b. Radial notch</w:t>
      </w:r>
    </w:p>
    <w:p w14:paraId="37F1F0CA" w14:textId="77777777" w:rsidR="004174E3" w:rsidRDefault="004174E3" w:rsidP="004174E3">
      <w:r>
        <w:t>c. Olecranon</w:t>
      </w:r>
    </w:p>
    <w:p w14:paraId="57AF4F98" w14:textId="77777777" w:rsidR="004174E3" w:rsidRDefault="004174E3" w:rsidP="004174E3">
      <w:r>
        <w:t>d. Trochlear notch</w:t>
      </w:r>
    </w:p>
    <w:p w14:paraId="7B8D6EBB" w14:textId="77777777" w:rsidR="004174E3" w:rsidRDefault="004174E3" w:rsidP="004174E3"/>
    <w:p w14:paraId="7BDDE714" w14:textId="77777777" w:rsidR="004174E3" w:rsidRDefault="004174E3" w:rsidP="004174E3">
      <w:pPr>
        <w:pStyle w:val="Heading2"/>
      </w:pPr>
      <w:r>
        <w:t>Card ID: 5.12</w:t>
      </w:r>
    </w:p>
    <w:p w14:paraId="0AF6E0E1" w14:textId="77777777" w:rsidR="004174E3" w:rsidRDefault="004174E3" w:rsidP="004174E3">
      <w:r>
        <w:t>Image file: L1344_760124</w:t>
      </w:r>
    </w:p>
    <w:p w14:paraId="3C1DDFE5" w14:textId="77777777" w:rsidR="004174E3" w:rsidRDefault="004174E3" w:rsidP="004174E3">
      <w:r>
        <w:rPr>
          <w:noProof/>
        </w:rPr>
        <w:drawing>
          <wp:inline distT="0" distB="0" distL="0" distR="0" wp14:anchorId="6BBE2C7F" wp14:editId="79BDEF0E">
            <wp:extent cx="1828800" cy="11965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2AF5" w14:textId="77777777" w:rsidR="004174E3" w:rsidRDefault="004174E3" w:rsidP="004174E3">
      <w:r>
        <w:t>Title: Wrist and Hand (Volar)</w:t>
      </w:r>
    </w:p>
    <w:p w14:paraId="1D33DFE2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6A20A3A3" w14:textId="77777777" w:rsidR="004174E3" w:rsidRDefault="004174E3" w:rsidP="004174E3">
      <w:r>
        <w:rPr>
          <w:b/>
        </w:rPr>
        <w:t>Back-of-Card Content:</w:t>
      </w:r>
    </w:p>
    <w:p w14:paraId="01328972" w14:textId="77777777" w:rsidR="004174E3" w:rsidRDefault="004174E3" w:rsidP="004174E3">
      <w:r>
        <w:t>a. Metacarpophalangeal joint</w:t>
      </w:r>
    </w:p>
    <w:p w14:paraId="0ACF9D1B" w14:textId="77777777" w:rsidR="004174E3" w:rsidRDefault="004174E3" w:rsidP="004174E3">
      <w:r>
        <w:t>b. Metacarpals (5)</w:t>
      </w:r>
    </w:p>
    <w:p w14:paraId="59CABB3F" w14:textId="77777777" w:rsidR="004174E3" w:rsidRDefault="004174E3" w:rsidP="004174E3">
      <w:r>
        <w:t>c. Carpometacarpal (CMC) joint</w:t>
      </w:r>
    </w:p>
    <w:p w14:paraId="517E4C32" w14:textId="77777777" w:rsidR="004174E3" w:rsidRDefault="004174E3" w:rsidP="004174E3">
      <w:r>
        <w:t>d. Carpals</w:t>
      </w:r>
    </w:p>
    <w:p w14:paraId="753DF653" w14:textId="77777777" w:rsidR="004174E3" w:rsidRDefault="004174E3" w:rsidP="004174E3">
      <w:r>
        <w:t>e. Trapezoid</w:t>
      </w:r>
    </w:p>
    <w:p w14:paraId="651FB806" w14:textId="77777777" w:rsidR="004174E3" w:rsidRDefault="004174E3" w:rsidP="004174E3">
      <w:r>
        <w:lastRenderedPageBreak/>
        <w:t>f. Trapezium</w:t>
      </w:r>
    </w:p>
    <w:p w14:paraId="0CE3B159" w14:textId="77777777" w:rsidR="004174E3" w:rsidRDefault="004174E3" w:rsidP="004174E3">
      <w:r>
        <w:t>g. Capitate</w:t>
      </w:r>
    </w:p>
    <w:p w14:paraId="16175DC7" w14:textId="77777777" w:rsidR="004174E3" w:rsidRDefault="004174E3" w:rsidP="004174E3">
      <w:r>
        <w:t>h. Scaphoid (navicular)</w:t>
      </w:r>
    </w:p>
    <w:p w14:paraId="197568D9" w14:textId="77777777" w:rsidR="004174E3" w:rsidRDefault="004174E3" w:rsidP="004174E3">
      <w:proofErr w:type="spellStart"/>
      <w:r>
        <w:t>i</w:t>
      </w:r>
      <w:proofErr w:type="spellEnd"/>
      <w:r>
        <w:t>. Radius</w:t>
      </w:r>
    </w:p>
    <w:p w14:paraId="4844003C" w14:textId="77777777" w:rsidR="004174E3" w:rsidRDefault="004174E3" w:rsidP="004174E3">
      <w:r>
        <w:t>j. Ulna</w:t>
      </w:r>
    </w:p>
    <w:p w14:paraId="73C9C87F" w14:textId="77777777" w:rsidR="004174E3" w:rsidRDefault="004174E3" w:rsidP="004174E3">
      <w:r>
        <w:t>k. Lunate</w:t>
      </w:r>
    </w:p>
    <w:p w14:paraId="1F1DB403" w14:textId="77777777" w:rsidR="004174E3" w:rsidRDefault="004174E3" w:rsidP="004174E3">
      <w:r>
        <w:t>l. Pisiform</w:t>
      </w:r>
    </w:p>
    <w:p w14:paraId="518FA4F1" w14:textId="77777777" w:rsidR="004174E3" w:rsidRDefault="004174E3" w:rsidP="004174E3">
      <w:r>
        <w:t>m. Triquetrum</w:t>
      </w:r>
    </w:p>
    <w:p w14:paraId="0EB780D4" w14:textId="77777777" w:rsidR="004174E3" w:rsidRDefault="004174E3" w:rsidP="004174E3">
      <w:r>
        <w:t>n. Hamate</w:t>
      </w:r>
    </w:p>
    <w:p w14:paraId="30D5FF3C" w14:textId="77777777" w:rsidR="004174E3" w:rsidRDefault="004174E3" w:rsidP="004174E3">
      <w:r>
        <w:t>o. Phalanges</w:t>
      </w:r>
    </w:p>
    <w:p w14:paraId="1CAD7FCF" w14:textId="77777777" w:rsidR="004174E3" w:rsidRDefault="004174E3" w:rsidP="004174E3">
      <w:r>
        <w:t>p. Proximal phalange</w:t>
      </w:r>
    </w:p>
    <w:p w14:paraId="470CE7F7" w14:textId="77777777" w:rsidR="004174E3" w:rsidRDefault="004174E3" w:rsidP="004174E3">
      <w:r>
        <w:t>q. Middle phalange</w:t>
      </w:r>
    </w:p>
    <w:p w14:paraId="552BB84F" w14:textId="77777777" w:rsidR="004174E3" w:rsidRDefault="004174E3" w:rsidP="004174E3">
      <w:r>
        <w:t>r. Distal phalange</w:t>
      </w:r>
    </w:p>
    <w:p w14:paraId="094A96C7" w14:textId="77777777" w:rsidR="004174E3" w:rsidRDefault="004174E3" w:rsidP="004174E3">
      <w:r>
        <w:t>s. Interphalangeal joints</w:t>
      </w:r>
    </w:p>
    <w:p w14:paraId="0D870F3C" w14:textId="77777777" w:rsidR="004174E3" w:rsidRDefault="004174E3" w:rsidP="004174E3"/>
    <w:p w14:paraId="11603A74" w14:textId="77777777" w:rsidR="004174E3" w:rsidRDefault="004174E3" w:rsidP="004174E3">
      <w:pPr>
        <w:pStyle w:val="Heading2"/>
      </w:pPr>
      <w:r>
        <w:t>Card ID: 5.13</w:t>
      </w:r>
    </w:p>
    <w:p w14:paraId="33AF3CD2" w14:textId="77777777" w:rsidR="004174E3" w:rsidRDefault="004174E3" w:rsidP="004174E3">
      <w:r>
        <w:t>Image file: L1344_760125</w:t>
      </w:r>
    </w:p>
    <w:p w14:paraId="64BD2578" w14:textId="77777777" w:rsidR="004174E3" w:rsidRDefault="004174E3" w:rsidP="004174E3">
      <w:r>
        <w:rPr>
          <w:noProof/>
        </w:rPr>
        <w:drawing>
          <wp:inline distT="0" distB="0" distL="0" distR="0" wp14:anchorId="0688F416" wp14:editId="4F08972E">
            <wp:extent cx="1828800" cy="11965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5CFC" w14:textId="77777777" w:rsidR="004174E3" w:rsidRDefault="004174E3" w:rsidP="004174E3">
      <w:r>
        <w:t>Title: Metacarpals (Dorsal)</w:t>
      </w:r>
    </w:p>
    <w:p w14:paraId="64231B11" w14:textId="77777777" w:rsidR="004174E3" w:rsidRDefault="004174E3" w:rsidP="004174E3">
      <w:r>
        <w:t xml:space="preserve">Activity Interaction: Drag and </w:t>
      </w:r>
      <w:proofErr w:type="gramStart"/>
      <w:r>
        <w:t>drop</w:t>
      </w:r>
      <w:proofErr w:type="gramEnd"/>
    </w:p>
    <w:p w14:paraId="31D24E1E" w14:textId="77777777" w:rsidR="004174E3" w:rsidRDefault="004174E3" w:rsidP="004174E3">
      <w:r>
        <w:rPr>
          <w:b/>
        </w:rPr>
        <w:t>Back-of-Card Content:</w:t>
      </w:r>
    </w:p>
    <w:p w14:paraId="6C0BA0CC" w14:textId="77777777" w:rsidR="004174E3" w:rsidRDefault="004174E3" w:rsidP="004174E3">
      <w:r>
        <w:t>a. Ulna</w:t>
      </w:r>
    </w:p>
    <w:p w14:paraId="1524B264" w14:textId="77777777" w:rsidR="004174E3" w:rsidRDefault="004174E3" w:rsidP="004174E3">
      <w:r>
        <w:t>b. Triquetrum</w:t>
      </w:r>
    </w:p>
    <w:p w14:paraId="3BDC589B" w14:textId="77777777" w:rsidR="004174E3" w:rsidRDefault="004174E3" w:rsidP="004174E3">
      <w:r>
        <w:lastRenderedPageBreak/>
        <w:t>c. Pisiform</w:t>
      </w:r>
    </w:p>
    <w:p w14:paraId="0F400795" w14:textId="77777777" w:rsidR="004174E3" w:rsidRDefault="004174E3" w:rsidP="004174E3">
      <w:r>
        <w:t>d. Hamate</w:t>
      </w:r>
    </w:p>
    <w:p w14:paraId="266F875E" w14:textId="77777777" w:rsidR="004174E3" w:rsidRDefault="004174E3" w:rsidP="004174E3">
      <w:r>
        <w:t>e. Capitate</w:t>
      </w:r>
    </w:p>
    <w:p w14:paraId="1FA8E962" w14:textId="77777777" w:rsidR="004174E3" w:rsidRDefault="004174E3" w:rsidP="004174E3">
      <w:r>
        <w:t>f. Metacarpals</w:t>
      </w:r>
    </w:p>
    <w:p w14:paraId="2E0E0BFA" w14:textId="77777777" w:rsidR="004174E3" w:rsidRDefault="004174E3" w:rsidP="004174E3">
      <w:r>
        <w:t>g. Trapezoid</w:t>
      </w:r>
    </w:p>
    <w:p w14:paraId="6BEE3236" w14:textId="77777777" w:rsidR="004174E3" w:rsidRDefault="004174E3" w:rsidP="004174E3">
      <w:r>
        <w:t>h. Trapezium</w:t>
      </w:r>
    </w:p>
    <w:p w14:paraId="2C092AE5" w14:textId="77777777" w:rsidR="004174E3" w:rsidRDefault="004174E3" w:rsidP="004174E3">
      <w:proofErr w:type="spellStart"/>
      <w:r>
        <w:t>i</w:t>
      </w:r>
      <w:proofErr w:type="spellEnd"/>
      <w:r>
        <w:t>. Scaphoid</w:t>
      </w:r>
    </w:p>
    <w:p w14:paraId="76BF4E9B" w14:textId="77777777" w:rsidR="004174E3" w:rsidRDefault="004174E3" w:rsidP="004174E3">
      <w:r>
        <w:t>j. Lunate</w:t>
      </w:r>
    </w:p>
    <w:p w14:paraId="24379216" w14:textId="77777777" w:rsidR="004174E3" w:rsidRDefault="004174E3" w:rsidP="004174E3">
      <w:r>
        <w:t>k. Radius</w:t>
      </w:r>
    </w:p>
    <w:p w14:paraId="02EC208D" w14:textId="77777777" w:rsidR="004174E3" w:rsidRDefault="004174E3" w:rsidP="004174E3"/>
    <w:p w14:paraId="37A96A6F" w14:textId="77777777" w:rsidR="004174E3" w:rsidRDefault="004174E3" w:rsidP="004174E3">
      <w:pPr>
        <w:pStyle w:val="Heading2"/>
      </w:pPr>
      <w:r>
        <w:t>Card ID: 5.14</w:t>
      </w:r>
    </w:p>
    <w:p w14:paraId="7964FA6A" w14:textId="77777777" w:rsidR="004174E3" w:rsidRDefault="004174E3" w:rsidP="004174E3">
      <w:r>
        <w:t>Image file: L1344_760126</w:t>
      </w:r>
    </w:p>
    <w:p w14:paraId="31E7C066" w14:textId="77777777" w:rsidR="004174E3" w:rsidRDefault="004174E3" w:rsidP="004174E3">
      <w:r>
        <w:rPr>
          <w:noProof/>
        </w:rPr>
        <w:drawing>
          <wp:inline distT="0" distB="0" distL="0" distR="0" wp14:anchorId="179C997A" wp14:editId="6DB8A805">
            <wp:extent cx="1828800" cy="11965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E7B1" w14:textId="77777777" w:rsidR="004174E3" w:rsidRDefault="004174E3" w:rsidP="004174E3">
      <w:r>
        <w:t>Title: Sternoclavicular Joint</w:t>
      </w:r>
    </w:p>
    <w:p w14:paraId="29E13497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3FAB3CAD" w14:textId="77777777" w:rsidR="004174E3" w:rsidRDefault="004174E3" w:rsidP="004174E3">
      <w:r>
        <w:rPr>
          <w:b/>
        </w:rPr>
        <w:t>Back-of-Card Content:</w:t>
      </w:r>
    </w:p>
    <w:p w14:paraId="27439F0D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Anterior sternoclavicular </w:t>
      </w:r>
      <w:proofErr w:type="gramStart"/>
      <w:r>
        <w:t>ligament:</w:t>
      </w:r>
      <w:proofErr w:type="gramEnd"/>
      <w:r>
        <w:t xml:space="preserve"> restricts </w:t>
      </w:r>
      <w:r w:rsidRPr="00720C2D">
        <w:rPr>
          <w:highlight w:val="yellow"/>
        </w:rPr>
        <w:t xml:space="preserve">anterior </w:t>
      </w:r>
      <w:r>
        <w:t>displacement of the clavicle</w:t>
      </w:r>
    </w:p>
    <w:p w14:paraId="68398645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Interclavicular </w:t>
      </w:r>
      <w:proofErr w:type="gramStart"/>
      <w:r>
        <w:t>ligament:</w:t>
      </w:r>
      <w:proofErr w:type="gramEnd"/>
      <w:r>
        <w:t xml:space="preserve"> stabilizes </w:t>
      </w:r>
      <w:r w:rsidRPr="00720C2D">
        <w:rPr>
          <w:highlight w:val="yellow"/>
        </w:rPr>
        <w:t xml:space="preserve">sternoclavicular </w:t>
      </w:r>
      <w:r>
        <w:t>joint</w:t>
      </w:r>
    </w:p>
    <w:p w14:paraId="01E0E906" w14:textId="77777777" w:rsidR="004174E3" w:rsidRDefault="004174E3" w:rsidP="004174E3">
      <w:r>
        <w:t xml:space="preserve">c. </w:t>
      </w:r>
      <w:r w:rsidRPr="00720C2D">
        <w:rPr>
          <w:highlight w:val="yellow"/>
        </w:rPr>
        <w:t xml:space="preserve">Costoclavicular </w:t>
      </w:r>
      <w:proofErr w:type="gramStart"/>
      <w:r>
        <w:t>ligament:</w:t>
      </w:r>
      <w:proofErr w:type="gramEnd"/>
      <w:r>
        <w:t xml:space="preserve"> stabilizes </w:t>
      </w:r>
      <w:r w:rsidRPr="00720C2D">
        <w:rPr>
          <w:highlight w:val="yellow"/>
        </w:rPr>
        <w:t xml:space="preserve">sternoclavicular </w:t>
      </w:r>
      <w:r>
        <w:t>joint</w:t>
      </w:r>
    </w:p>
    <w:p w14:paraId="2C584A7F" w14:textId="77777777" w:rsidR="004174E3" w:rsidRDefault="004174E3" w:rsidP="004174E3"/>
    <w:p w14:paraId="522EB045" w14:textId="77777777" w:rsidR="004174E3" w:rsidRDefault="004174E3" w:rsidP="004174E3">
      <w:pPr>
        <w:pStyle w:val="Heading2"/>
      </w:pPr>
      <w:r>
        <w:t>Card ID: 5.15</w:t>
      </w:r>
    </w:p>
    <w:p w14:paraId="642D3882" w14:textId="77777777" w:rsidR="004174E3" w:rsidRDefault="004174E3" w:rsidP="004174E3">
      <w:r>
        <w:t>Image file: L1344_760127</w:t>
      </w:r>
    </w:p>
    <w:p w14:paraId="35DDAD37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6012CBB0" wp14:editId="4C1D1327">
            <wp:extent cx="1828800" cy="11965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F698" w14:textId="77777777" w:rsidR="004174E3" w:rsidRDefault="004174E3" w:rsidP="004174E3">
      <w:r>
        <w:t>Title: Acromioclavicular Joint</w:t>
      </w:r>
    </w:p>
    <w:p w14:paraId="1AE2D001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0A528557" w14:textId="77777777" w:rsidR="004174E3" w:rsidRDefault="004174E3" w:rsidP="004174E3">
      <w:r>
        <w:rPr>
          <w:b/>
        </w:rPr>
        <w:t>Back-of-Card Content:</w:t>
      </w:r>
    </w:p>
    <w:p w14:paraId="1AD21F51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Coracoclavicular </w:t>
      </w:r>
      <w:r>
        <w:t xml:space="preserve">ligament (conoid and trapezoid ligaments): restricts </w:t>
      </w:r>
      <w:r w:rsidRPr="00720C2D">
        <w:rPr>
          <w:highlight w:val="yellow"/>
        </w:rPr>
        <w:t xml:space="preserve">superior </w:t>
      </w:r>
      <w:r>
        <w:t xml:space="preserve">dislocation of the acromioclavicular (AC) joint, </w:t>
      </w:r>
      <w:r w:rsidRPr="00720C2D">
        <w:rPr>
          <w:highlight w:val="yellow"/>
        </w:rPr>
        <w:t xml:space="preserve">rotation </w:t>
      </w:r>
      <w:r>
        <w:t>of the scapula</w:t>
      </w:r>
    </w:p>
    <w:p w14:paraId="0A082F8F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Acromioclavicular </w:t>
      </w:r>
      <w:r>
        <w:t xml:space="preserve">ligament: restricts anterior-posterior translation and </w:t>
      </w:r>
      <w:r w:rsidRPr="00720C2D">
        <w:rPr>
          <w:highlight w:val="yellow"/>
        </w:rPr>
        <w:t xml:space="preserve">posterior </w:t>
      </w:r>
      <w:r>
        <w:t>axial rotation, reinforces joint capsule</w:t>
      </w:r>
    </w:p>
    <w:p w14:paraId="77153F36" w14:textId="77777777" w:rsidR="004174E3" w:rsidRDefault="004174E3" w:rsidP="004174E3"/>
    <w:p w14:paraId="0526F8A7" w14:textId="77777777" w:rsidR="004174E3" w:rsidRDefault="004174E3" w:rsidP="004174E3">
      <w:pPr>
        <w:pStyle w:val="Heading2"/>
      </w:pPr>
      <w:r>
        <w:t>Card ID: 5.16</w:t>
      </w:r>
    </w:p>
    <w:p w14:paraId="431DBFDD" w14:textId="77777777" w:rsidR="004174E3" w:rsidRDefault="004174E3" w:rsidP="004174E3">
      <w:r>
        <w:t>Image file: L1344_760128</w:t>
      </w:r>
    </w:p>
    <w:p w14:paraId="675646AB" w14:textId="77777777" w:rsidR="004174E3" w:rsidRDefault="004174E3" w:rsidP="004174E3">
      <w:r>
        <w:rPr>
          <w:noProof/>
        </w:rPr>
        <w:drawing>
          <wp:inline distT="0" distB="0" distL="0" distR="0" wp14:anchorId="12748E72" wp14:editId="1C8965A3">
            <wp:extent cx="1828800" cy="119659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EF9A" w14:textId="77777777" w:rsidR="004174E3" w:rsidRDefault="004174E3" w:rsidP="004174E3">
      <w:r>
        <w:t>Title: Glenohumeral Ligaments</w:t>
      </w:r>
    </w:p>
    <w:p w14:paraId="3DB1CCD9" w14:textId="77777777" w:rsidR="004174E3" w:rsidRDefault="004174E3" w:rsidP="004174E3">
      <w:pPr>
        <w:rPr>
          <w:b/>
        </w:rPr>
      </w:pPr>
      <w:r>
        <w:rPr>
          <w:b/>
        </w:rPr>
        <w:t>Back-of-Card Content:</w:t>
      </w:r>
    </w:p>
    <w:p w14:paraId="690C7BDE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1EF8E817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Coracoacromial </w:t>
      </w:r>
      <w:proofErr w:type="gramStart"/>
      <w:r>
        <w:t>ligament:</w:t>
      </w:r>
      <w:proofErr w:type="gramEnd"/>
      <w:r>
        <w:t xml:space="preserve"> restricts </w:t>
      </w:r>
      <w:r w:rsidRPr="00720C2D">
        <w:rPr>
          <w:highlight w:val="yellow"/>
        </w:rPr>
        <w:t xml:space="preserve">superior </w:t>
      </w:r>
      <w:r>
        <w:t>displacement of the humeral head</w:t>
      </w:r>
    </w:p>
    <w:p w14:paraId="4DEC782C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Coracohumeral </w:t>
      </w:r>
      <w:proofErr w:type="gramStart"/>
      <w:r>
        <w:t>ligament:</w:t>
      </w:r>
      <w:proofErr w:type="gramEnd"/>
      <w:r>
        <w:t xml:space="preserve"> restricts excessive </w:t>
      </w:r>
      <w:r w:rsidRPr="00720C2D">
        <w:rPr>
          <w:highlight w:val="yellow"/>
        </w:rPr>
        <w:t xml:space="preserve">external </w:t>
      </w:r>
      <w:r>
        <w:t xml:space="preserve">rotation and </w:t>
      </w:r>
      <w:r w:rsidRPr="00720C2D">
        <w:rPr>
          <w:highlight w:val="yellow"/>
        </w:rPr>
        <w:t xml:space="preserve">inferior </w:t>
      </w:r>
      <w:r>
        <w:t>translation of the humerus</w:t>
      </w:r>
    </w:p>
    <w:p w14:paraId="03CB0435" w14:textId="77777777" w:rsidR="004174E3" w:rsidRDefault="004174E3" w:rsidP="004174E3">
      <w:r>
        <w:t xml:space="preserve">c. </w:t>
      </w:r>
      <w:r w:rsidRPr="00720C2D">
        <w:rPr>
          <w:highlight w:val="yellow"/>
        </w:rPr>
        <w:t xml:space="preserve">Glenohumeral </w:t>
      </w:r>
      <w:r>
        <w:t xml:space="preserve">ligaments (superior, middle, inferior): Restricts − Superior: </w:t>
      </w:r>
      <w:r w:rsidRPr="00720C2D">
        <w:rPr>
          <w:highlight w:val="yellow"/>
        </w:rPr>
        <w:t xml:space="preserve">external </w:t>
      </w:r>
      <w:r>
        <w:t xml:space="preserve">rotation and </w:t>
      </w:r>
      <w:r w:rsidRPr="00720C2D">
        <w:rPr>
          <w:highlight w:val="yellow"/>
        </w:rPr>
        <w:t xml:space="preserve">inferior </w:t>
      </w:r>
      <w:r>
        <w:t xml:space="preserve">translation of the humeral head − Middle: </w:t>
      </w:r>
      <w:r w:rsidRPr="00720C2D">
        <w:rPr>
          <w:highlight w:val="yellow"/>
        </w:rPr>
        <w:t xml:space="preserve">external </w:t>
      </w:r>
      <w:r>
        <w:t xml:space="preserve">rotation and </w:t>
      </w:r>
      <w:r w:rsidRPr="00720C2D">
        <w:rPr>
          <w:highlight w:val="yellow"/>
        </w:rPr>
        <w:t xml:space="preserve">anterior </w:t>
      </w:r>
      <w:r>
        <w:t xml:space="preserve">translation of the humeral head − Inferior (anterior): </w:t>
      </w:r>
      <w:r w:rsidRPr="00720C2D">
        <w:rPr>
          <w:highlight w:val="yellow"/>
        </w:rPr>
        <w:t xml:space="preserve">external </w:t>
      </w:r>
      <w:r>
        <w:t xml:space="preserve">rotation and superior and </w:t>
      </w:r>
      <w:r w:rsidRPr="00720C2D">
        <w:rPr>
          <w:highlight w:val="yellow"/>
        </w:rPr>
        <w:t xml:space="preserve">anterior </w:t>
      </w:r>
      <w:r>
        <w:t xml:space="preserve">translation of the humeral head − Inferior (posterior): </w:t>
      </w:r>
      <w:r w:rsidRPr="00720C2D">
        <w:rPr>
          <w:highlight w:val="yellow"/>
        </w:rPr>
        <w:t xml:space="preserve">internal </w:t>
      </w:r>
      <w:r>
        <w:t xml:space="preserve">rotation and </w:t>
      </w:r>
      <w:r w:rsidRPr="00720C2D">
        <w:rPr>
          <w:highlight w:val="yellow"/>
        </w:rPr>
        <w:t xml:space="preserve">anterior </w:t>
      </w:r>
      <w:r>
        <w:t>translation</w:t>
      </w:r>
    </w:p>
    <w:p w14:paraId="1E6D1F07" w14:textId="77777777" w:rsidR="004174E3" w:rsidRDefault="004174E3" w:rsidP="004174E3">
      <w:r>
        <w:t xml:space="preserve">d. </w:t>
      </w:r>
      <w:r w:rsidRPr="00720C2D">
        <w:rPr>
          <w:highlight w:val="yellow"/>
        </w:rPr>
        <w:t xml:space="preserve">Transverse humeral </w:t>
      </w:r>
      <w:proofErr w:type="gramStart"/>
      <w:r>
        <w:t>ligament:</w:t>
      </w:r>
      <w:proofErr w:type="gramEnd"/>
      <w:r>
        <w:t xml:space="preserve"> restricts the exit of the long head of the biceps from the </w:t>
      </w:r>
      <w:r w:rsidRPr="00720C2D">
        <w:rPr>
          <w:highlight w:val="yellow"/>
        </w:rPr>
        <w:t>bicipital groove</w:t>
      </w:r>
    </w:p>
    <w:p w14:paraId="5B4C04BE" w14:textId="77777777" w:rsidR="004174E3" w:rsidRDefault="004174E3" w:rsidP="004174E3"/>
    <w:p w14:paraId="0E5EC584" w14:textId="77777777" w:rsidR="004174E3" w:rsidRDefault="004174E3" w:rsidP="004174E3">
      <w:pPr>
        <w:pStyle w:val="Heading2"/>
      </w:pPr>
      <w:r>
        <w:t>Card ID: 5.17</w:t>
      </w:r>
    </w:p>
    <w:p w14:paraId="64CC2048" w14:textId="77777777" w:rsidR="004174E3" w:rsidRDefault="004174E3" w:rsidP="004174E3">
      <w:r>
        <w:t>Image file: L1344_760129</w:t>
      </w:r>
    </w:p>
    <w:p w14:paraId="05FF675E" w14:textId="77777777" w:rsidR="004174E3" w:rsidRDefault="004174E3" w:rsidP="004174E3">
      <w:r>
        <w:rPr>
          <w:noProof/>
        </w:rPr>
        <w:drawing>
          <wp:inline distT="0" distB="0" distL="0" distR="0" wp14:anchorId="5E0CD6DC" wp14:editId="2D9B9C0D">
            <wp:extent cx="1828800" cy="11965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2245" w14:textId="77777777" w:rsidR="004174E3" w:rsidRDefault="004174E3" w:rsidP="004174E3">
      <w:r>
        <w:t>Title: Glenohumeral Ligaments (Lateral)</w:t>
      </w:r>
    </w:p>
    <w:p w14:paraId="08886F7C" w14:textId="77777777" w:rsidR="004174E3" w:rsidRDefault="004174E3" w:rsidP="004174E3">
      <w:r>
        <w:t>Activity Interaction: drag and drop</w:t>
      </w:r>
    </w:p>
    <w:p w14:paraId="7529A749" w14:textId="77777777" w:rsidR="004174E3" w:rsidRDefault="004174E3" w:rsidP="004174E3">
      <w:r>
        <w:rPr>
          <w:b/>
        </w:rPr>
        <w:t>Back-of-Card Content:</w:t>
      </w:r>
    </w:p>
    <w:p w14:paraId="5A03810C" w14:textId="77777777" w:rsidR="004174E3" w:rsidRDefault="004174E3" w:rsidP="004174E3">
      <w:r>
        <w:t xml:space="preserve">a. </w:t>
      </w:r>
      <w:proofErr w:type="gramStart"/>
      <w:r>
        <w:t>Long</w:t>
      </w:r>
      <w:proofErr w:type="gramEnd"/>
      <w:r>
        <w:t xml:space="preserve"> head of the biceps</w:t>
      </w:r>
    </w:p>
    <w:p w14:paraId="537A87FE" w14:textId="77777777" w:rsidR="004174E3" w:rsidRDefault="004174E3" w:rsidP="004174E3">
      <w:r>
        <w:t>b. Superior glenohumeral ligament</w:t>
      </w:r>
    </w:p>
    <w:p w14:paraId="1EC004ED" w14:textId="77777777" w:rsidR="004174E3" w:rsidRDefault="004174E3" w:rsidP="004174E3">
      <w:r>
        <w:t>c. Middle glenohumeral ligament</w:t>
      </w:r>
    </w:p>
    <w:p w14:paraId="4789AFEB" w14:textId="77777777" w:rsidR="004174E3" w:rsidRDefault="004174E3" w:rsidP="004174E3">
      <w:r>
        <w:t>d. Subscapularis tendon</w:t>
      </w:r>
    </w:p>
    <w:p w14:paraId="082EB094" w14:textId="77777777" w:rsidR="004174E3" w:rsidRDefault="004174E3" w:rsidP="004174E3">
      <w:r>
        <w:t>e. Inferior glenohumeral ligament complex</w:t>
      </w:r>
    </w:p>
    <w:p w14:paraId="0238C7F4" w14:textId="77777777" w:rsidR="004174E3" w:rsidRDefault="004174E3" w:rsidP="004174E3">
      <w:r>
        <w:t>f. Labrum</w:t>
      </w:r>
    </w:p>
    <w:p w14:paraId="575B993B" w14:textId="77777777" w:rsidR="004174E3" w:rsidRDefault="004174E3" w:rsidP="004174E3">
      <w:r>
        <w:t>g. Teres minor tendon</w:t>
      </w:r>
    </w:p>
    <w:p w14:paraId="7012521C" w14:textId="77777777" w:rsidR="004174E3" w:rsidRDefault="004174E3" w:rsidP="004174E3">
      <w:r>
        <w:t>h. Infraspinatus tendon</w:t>
      </w:r>
    </w:p>
    <w:p w14:paraId="09E4FFAD" w14:textId="77777777" w:rsidR="004174E3" w:rsidRDefault="004174E3" w:rsidP="004174E3">
      <w:proofErr w:type="spellStart"/>
      <w:r>
        <w:t>i</w:t>
      </w:r>
      <w:proofErr w:type="spellEnd"/>
      <w:r>
        <w:t>. Supraspinatus tendon</w:t>
      </w:r>
    </w:p>
    <w:p w14:paraId="31313AEF" w14:textId="77777777" w:rsidR="004174E3" w:rsidRDefault="004174E3" w:rsidP="004174E3"/>
    <w:p w14:paraId="48AEA74F" w14:textId="77777777" w:rsidR="004174E3" w:rsidRDefault="004174E3" w:rsidP="004174E3">
      <w:pPr>
        <w:pStyle w:val="Heading2"/>
      </w:pPr>
      <w:r>
        <w:t>Card ID: 5.18</w:t>
      </w:r>
    </w:p>
    <w:p w14:paraId="6F555C49" w14:textId="77777777" w:rsidR="004174E3" w:rsidRDefault="004174E3" w:rsidP="004174E3">
      <w:r>
        <w:t>Image file: L1344_760130</w:t>
      </w:r>
    </w:p>
    <w:p w14:paraId="38C24D83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45BE684D" wp14:editId="34B43A0D">
            <wp:extent cx="1828800" cy="11965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7123" w14:textId="77777777" w:rsidR="004174E3" w:rsidRDefault="004174E3" w:rsidP="004174E3">
      <w:r>
        <w:t>Title: Radioulnar Joint (Lateral)</w:t>
      </w:r>
    </w:p>
    <w:p w14:paraId="3E14F753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4560FA0D" w14:textId="77777777" w:rsidR="004174E3" w:rsidRDefault="004174E3" w:rsidP="004174E3">
      <w:r>
        <w:rPr>
          <w:b/>
        </w:rPr>
        <w:t>Back-of-Card Content:</w:t>
      </w:r>
    </w:p>
    <w:p w14:paraId="3465A8D4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Radial collateral </w:t>
      </w:r>
      <w:r>
        <w:t>ligament (</w:t>
      </w:r>
      <w:r w:rsidRPr="00720C2D">
        <w:rPr>
          <w:highlight w:val="yellow"/>
        </w:rPr>
        <w:t>lateral</w:t>
      </w:r>
      <w:r>
        <w:t xml:space="preserve"> collateral ligament): restricts excess </w:t>
      </w:r>
      <w:r w:rsidRPr="00720C2D">
        <w:rPr>
          <w:highlight w:val="yellow"/>
        </w:rPr>
        <w:t>varus</w:t>
      </w:r>
      <w:r>
        <w:t xml:space="preserve"> stress</w:t>
      </w:r>
    </w:p>
    <w:p w14:paraId="3B0A9A44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Annular ligament </w:t>
      </w:r>
      <w:r>
        <w:t xml:space="preserve">of the </w:t>
      </w:r>
      <w:proofErr w:type="gramStart"/>
      <w:r>
        <w:t>radius:</w:t>
      </w:r>
      <w:proofErr w:type="gramEnd"/>
      <w:r>
        <w:t xml:space="preserve"> stabilizes </w:t>
      </w:r>
      <w:r w:rsidRPr="00720C2D">
        <w:rPr>
          <w:highlight w:val="yellow"/>
        </w:rPr>
        <w:t xml:space="preserve">radial </w:t>
      </w:r>
      <w:r>
        <w:t xml:space="preserve">head to the ulna in the </w:t>
      </w:r>
      <w:r w:rsidRPr="00720C2D">
        <w:rPr>
          <w:highlight w:val="yellow"/>
        </w:rPr>
        <w:t>radial notch</w:t>
      </w:r>
    </w:p>
    <w:p w14:paraId="20CD06F6" w14:textId="77777777" w:rsidR="004174E3" w:rsidRDefault="004174E3" w:rsidP="004174E3"/>
    <w:p w14:paraId="7490C030" w14:textId="77777777" w:rsidR="004174E3" w:rsidRDefault="004174E3" w:rsidP="004174E3">
      <w:pPr>
        <w:pStyle w:val="Heading2"/>
      </w:pPr>
      <w:r>
        <w:t>Card ID: 5.19</w:t>
      </w:r>
    </w:p>
    <w:p w14:paraId="7029F3CF" w14:textId="77777777" w:rsidR="004174E3" w:rsidRDefault="004174E3" w:rsidP="004174E3">
      <w:r>
        <w:t>Image file: L1344_760131</w:t>
      </w:r>
    </w:p>
    <w:p w14:paraId="147B4E81" w14:textId="77777777" w:rsidR="004174E3" w:rsidRDefault="004174E3" w:rsidP="004174E3">
      <w:r>
        <w:rPr>
          <w:noProof/>
        </w:rPr>
        <w:drawing>
          <wp:inline distT="0" distB="0" distL="0" distR="0" wp14:anchorId="0123C3AB" wp14:editId="54161A69">
            <wp:extent cx="1828800" cy="119659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598B" w14:textId="77777777" w:rsidR="004174E3" w:rsidRDefault="004174E3" w:rsidP="004174E3">
      <w:r>
        <w:t>Title: Radioulnar Joint (Medial)</w:t>
      </w:r>
    </w:p>
    <w:p w14:paraId="059B098F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27CA612F" w14:textId="77777777" w:rsidR="004174E3" w:rsidRDefault="004174E3" w:rsidP="004174E3">
      <w:r>
        <w:rPr>
          <w:b/>
        </w:rPr>
        <w:t>Back-of-Card Content:</w:t>
      </w:r>
    </w:p>
    <w:p w14:paraId="19FEFE53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Annular ligament </w:t>
      </w:r>
      <w:r>
        <w:t xml:space="preserve">of the </w:t>
      </w:r>
      <w:proofErr w:type="gramStart"/>
      <w:r>
        <w:t>radius:</w:t>
      </w:r>
      <w:proofErr w:type="gramEnd"/>
      <w:r>
        <w:t xml:space="preserve"> stabilizes radial head to the </w:t>
      </w:r>
      <w:r w:rsidRPr="00720C2D">
        <w:rPr>
          <w:highlight w:val="yellow"/>
        </w:rPr>
        <w:t xml:space="preserve">ulna </w:t>
      </w:r>
      <w:r>
        <w:t>in the radial notch</w:t>
      </w:r>
    </w:p>
    <w:p w14:paraId="666F7D1B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Ulnar collateral </w:t>
      </w:r>
      <w:r>
        <w:t>ligament (</w:t>
      </w:r>
      <w:r w:rsidRPr="00720C2D">
        <w:rPr>
          <w:highlight w:val="yellow"/>
        </w:rPr>
        <w:t>medial</w:t>
      </w:r>
      <w:r>
        <w:t xml:space="preserve"> collateral ligament): restricts excess </w:t>
      </w:r>
      <w:r w:rsidRPr="00720C2D">
        <w:rPr>
          <w:highlight w:val="yellow"/>
        </w:rPr>
        <w:t xml:space="preserve">valgus </w:t>
      </w:r>
      <w:r>
        <w:t>stress</w:t>
      </w:r>
    </w:p>
    <w:p w14:paraId="5E1F7589" w14:textId="77777777" w:rsidR="004174E3" w:rsidRDefault="004174E3" w:rsidP="004174E3"/>
    <w:p w14:paraId="77ECE4DA" w14:textId="77777777" w:rsidR="004174E3" w:rsidRDefault="004174E3" w:rsidP="004174E3">
      <w:pPr>
        <w:pStyle w:val="Heading2"/>
      </w:pPr>
      <w:r>
        <w:t>Card ID: 5.20</w:t>
      </w:r>
    </w:p>
    <w:p w14:paraId="56148877" w14:textId="77777777" w:rsidR="004174E3" w:rsidRDefault="004174E3" w:rsidP="004174E3">
      <w:r>
        <w:t>Image file: L1344_760132</w:t>
      </w:r>
    </w:p>
    <w:p w14:paraId="6CC40E13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6F001D30" wp14:editId="726CA715">
            <wp:extent cx="1828800" cy="119659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EEBB" w14:textId="77777777" w:rsidR="004174E3" w:rsidRDefault="004174E3" w:rsidP="004174E3">
      <w:r>
        <w:t>Title: Radiocarpal and Intercarpal Ligaments</w:t>
      </w:r>
    </w:p>
    <w:p w14:paraId="603F5146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781DE65C" w14:textId="77777777" w:rsidR="004174E3" w:rsidRDefault="004174E3" w:rsidP="004174E3">
      <w:r>
        <w:rPr>
          <w:b/>
        </w:rPr>
        <w:t>Back-of-Card Content:</w:t>
      </w:r>
    </w:p>
    <w:p w14:paraId="2E1B41E5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Dorsal radiocarpal </w:t>
      </w:r>
      <w:proofErr w:type="gramStart"/>
      <w:r>
        <w:t>ligament:</w:t>
      </w:r>
      <w:proofErr w:type="gramEnd"/>
      <w:r>
        <w:t xml:space="preserve"> restricts wrist </w:t>
      </w:r>
      <w:r w:rsidRPr="00720C2D">
        <w:rPr>
          <w:highlight w:val="yellow"/>
        </w:rPr>
        <w:t>flexion</w:t>
      </w:r>
    </w:p>
    <w:p w14:paraId="66BBCC60" w14:textId="77777777" w:rsidR="004174E3" w:rsidRDefault="004174E3" w:rsidP="004174E3">
      <w:r>
        <w:t xml:space="preserve">b. </w:t>
      </w:r>
      <w:r w:rsidRPr="00720C2D">
        <w:t xml:space="preserve">Palmar </w:t>
      </w:r>
      <w:r>
        <w:t xml:space="preserve">and dorsal </w:t>
      </w:r>
      <w:r w:rsidRPr="00720C2D">
        <w:rPr>
          <w:highlight w:val="yellow"/>
        </w:rPr>
        <w:t xml:space="preserve">carpometacarpal </w:t>
      </w:r>
      <w:r>
        <w:t>ligaments: stabilize CMC joints</w:t>
      </w:r>
    </w:p>
    <w:p w14:paraId="4D9C6514" w14:textId="77777777" w:rsidR="004174E3" w:rsidRDefault="004174E3" w:rsidP="004174E3">
      <w:r>
        <w:t xml:space="preserve">c. </w:t>
      </w:r>
      <w:r w:rsidRPr="00720C2D">
        <w:rPr>
          <w:highlight w:val="yellow"/>
        </w:rPr>
        <w:t xml:space="preserve">Palmar ulnocarpal </w:t>
      </w:r>
      <w:proofErr w:type="gramStart"/>
      <w:r>
        <w:t>ligament:</w:t>
      </w:r>
      <w:proofErr w:type="gramEnd"/>
      <w:r>
        <w:t xml:space="preserve"> stabilizes </w:t>
      </w:r>
      <w:r w:rsidRPr="00720C2D">
        <w:rPr>
          <w:highlight w:val="yellow"/>
        </w:rPr>
        <w:t xml:space="preserve">ulnocarpal </w:t>
      </w:r>
      <w:r>
        <w:t xml:space="preserve">joint, prevents displacement of the head of the </w:t>
      </w:r>
      <w:r w:rsidRPr="00720C2D">
        <w:rPr>
          <w:highlight w:val="yellow"/>
        </w:rPr>
        <w:t>ulna</w:t>
      </w:r>
    </w:p>
    <w:p w14:paraId="03DE80D1" w14:textId="77777777" w:rsidR="004174E3" w:rsidRDefault="004174E3" w:rsidP="004174E3"/>
    <w:p w14:paraId="0A008F85" w14:textId="77777777" w:rsidR="004174E3" w:rsidRDefault="004174E3" w:rsidP="004174E3">
      <w:pPr>
        <w:pStyle w:val="Heading2"/>
      </w:pPr>
      <w:r>
        <w:t>Card ID: 5.21</w:t>
      </w:r>
    </w:p>
    <w:p w14:paraId="528EA0A1" w14:textId="77777777" w:rsidR="004174E3" w:rsidRDefault="004174E3" w:rsidP="004174E3">
      <w:r>
        <w:t>Image file: L1344_760133</w:t>
      </w:r>
    </w:p>
    <w:p w14:paraId="44B52CFC" w14:textId="77777777" w:rsidR="004174E3" w:rsidRDefault="004174E3" w:rsidP="004174E3">
      <w:r>
        <w:rPr>
          <w:noProof/>
        </w:rPr>
        <w:drawing>
          <wp:inline distT="0" distB="0" distL="0" distR="0" wp14:anchorId="4D52B927" wp14:editId="7995F5FD">
            <wp:extent cx="1828800" cy="11965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99FB" w14:textId="77777777" w:rsidR="004174E3" w:rsidRDefault="004174E3" w:rsidP="004174E3">
      <w:r>
        <w:t>Title: Radiocarpal and Intercarpal Ligaments</w:t>
      </w:r>
    </w:p>
    <w:p w14:paraId="079F3B9B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02BE61E2" w14:textId="77777777" w:rsidR="004174E3" w:rsidRPr="00720C2D" w:rsidRDefault="004174E3" w:rsidP="004174E3">
      <w:pPr>
        <w:rPr>
          <w:highlight w:val="yellow"/>
        </w:rPr>
      </w:pPr>
      <w:r>
        <w:rPr>
          <w:b/>
        </w:rPr>
        <w:t>Back-of-Card Content:</w:t>
      </w:r>
    </w:p>
    <w:p w14:paraId="5CBDD3E5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Volar </w:t>
      </w:r>
      <w:r>
        <w:t xml:space="preserve">(palmar) </w:t>
      </w:r>
      <w:r w:rsidRPr="00720C2D">
        <w:rPr>
          <w:highlight w:val="yellow"/>
        </w:rPr>
        <w:t xml:space="preserve">radiocarpal </w:t>
      </w:r>
      <w:proofErr w:type="gramStart"/>
      <w:r>
        <w:t>ligament:</w:t>
      </w:r>
      <w:proofErr w:type="gramEnd"/>
      <w:r>
        <w:t xml:space="preserve"> restricts wrist </w:t>
      </w:r>
      <w:r w:rsidRPr="00720C2D">
        <w:rPr>
          <w:highlight w:val="yellow"/>
        </w:rPr>
        <w:t>extension</w:t>
      </w:r>
    </w:p>
    <w:p w14:paraId="7976EC41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Radial collateral </w:t>
      </w:r>
      <w:proofErr w:type="gramStart"/>
      <w:r>
        <w:t>ligament:</w:t>
      </w:r>
      <w:proofErr w:type="gramEnd"/>
      <w:r>
        <w:t xml:space="preserve"> restricts </w:t>
      </w:r>
      <w:r w:rsidRPr="00720C2D">
        <w:rPr>
          <w:highlight w:val="yellow"/>
        </w:rPr>
        <w:t xml:space="preserve">adduction </w:t>
      </w:r>
      <w:r>
        <w:t>of the wrist/</w:t>
      </w:r>
      <w:r w:rsidRPr="00720C2D">
        <w:rPr>
          <w:highlight w:val="yellow"/>
        </w:rPr>
        <w:t xml:space="preserve">ulnar </w:t>
      </w:r>
      <w:r>
        <w:t>deviation</w:t>
      </w:r>
    </w:p>
    <w:p w14:paraId="62527851" w14:textId="77777777" w:rsidR="004174E3" w:rsidRDefault="004174E3" w:rsidP="004174E3">
      <w:r>
        <w:t xml:space="preserve">c. </w:t>
      </w:r>
      <w:r w:rsidRPr="00720C2D">
        <w:rPr>
          <w:highlight w:val="yellow"/>
        </w:rPr>
        <w:t xml:space="preserve">Ulnar collateral </w:t>
      </w:r>
      <w:r>
        <w:t xml:space="preserve">ligament of the </w:t>
      </w:r>
      <w:proofErr w:type="gramStart"/>
      <w:r>
        <w:t>wrist:</w:t>
      </w:r>
      <w:proofErr w:type="gramEnd"/>
      <w:r>
        <w:t xml:space="preserve"> restricts wrist </w:t>
      </w:r>
      <w:r w:rsidRPr="00720C2D">
        <w:rPr>
          <w:highlight w:val="yellow"/>
        </w:rPr>
        <w:t>abduction</w:t>
      </w:r>
      <w:r>
        <w:t>/</w:t>
      </w:r>
      <w:r w:rsidRPr="00720C2D">
        <w:rPr>
          <w:highlight w:val="yellow"/>
        </w:rPr>
        <w:t xml:space="preserve">radial </w:t>
      </w:r>
      <w:r>
        <w:t>deviation</w:t>
      </w:r>
    </w:p>
    <w:p w14:paraId="10DE9B43" w14:textId="77777777" w:rsidR="004174E3" w:rsidRDefault="004174E3" w:rsidP="004174E3">
      <w:r>
        <w:t xml:space="preserve">d. </w:t>
      </w:r>
      <w:r w:rsidRPr="00720C2D">
        <w:rPr>
          <w:highlight w:val="yellow"/>
        </w:rPr>
        <w:t xml:space="preserve">Intercarpal </w:t>
      </w:r>
      <w:r>
        <w:t xml:space="preserve">ligaments (dorsal, palmar, interosseous): </w:t>
      </w:r>
      <w:proofErr w:type="gramStart"/>
      <w:r>
        <w:t>restricts</w:t>
      </w:r>
      <w:proofErr w:type="gramEnd"/>
      <w:r>
        <w:t xml:space="preserve"> separation of the </w:t>
      </w:r>
      <w:r w:rsidRPr="00720C2D">
        <w:rPr>
          <w:highlight w:val="yellow"/>
        </w:rPr>
        <w:t xml:space="preserve">carpal </w:t>
      </w:r>
      <w:r>
        <w:t>bones</w:t>
      </w:r>
    </w:p>
    <w:p w14:paraId="46F71907" w14:textId="77777777" w:rsidR="004174E3" w:rsidRDefault="004174E3" w:rsidP="004174E3">
      <w:r>
        <w:t xml:space="preserve">e. </w:t>
      </w:r>
      <w:r w:rsidRPr="00720C2D">
        <w:rPr>
          <w:highlight w:val="yellow"/>
        </w:rPr>
        <w:t xml:space="preserve">Collateral </w:t>
      </w:r>
      <w:r>
        <w:t xml:space="preserve">ligaments of the metacarpophalangeal (MCP) and interphalangeal (IP) </w:t>
      </w:r>
      <w:proofErr w:type="gramStart"/>
      <w:r>
        <w:t>joints:</w:t>
      </w:r>
      <w:proofErr w:type="gramEnd"/>
      <w:r>
        <w:t xml:space="preserve"> restricts sideways movement of the joint</w:t>
      </w:r>
    </w:p>
    <w:p w14:paraId="10880A85" w14:textId="77777777" w:rsidR="004174E3" w:rsidRDefault="004174E3" w:rsidP="004174E3"/>
    <w:p w14:paraId="4E085626" w14:textId="77777777" w:rsidR="004174E3" w:rsidRDefault="004174E3" w:rsidP="004174E3">
      <w:pPr>
        <w:pStyle w:val="Heading2"/>
      </w:pPr>
      <w:r>
        <w:t>Card ID: 5.22</w:t>
      </w:r>
    </w:p>
    <w:p w14:paraId="30DDD4BC" w14:textId="77777777" w:rsidR="004174E3" w:rsidRDefault="004174E3" w:rsidP="004174E3">
      <w:r>
        <w:t>Image file: L1344_762048</w:t>
      </w:r>
    </w:p>
    <w:p w14:paraId="4936FD79" w14:textId="77777777" w:rsidR="004174E3" w:rsidRDefault="004174E3" w:rsidP="004174E3">
      <w:r>
        <w:rPr>
          <w:noProof/>
        </w:rPr>
        <w:drawing>
          <wp:inline distT="0" distB="0" distL="0" distR="0" wp14:anchorId="090AEF89" wp14:editId="039421BB">
            <wp:extent cx="1828800" cy="119659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E83E" w14:textId="77777777" w:rsidR="004174E3" w:rsidRDefault="004174E3" w:rsidP="004174E3">
      <w:r>
        <w:t>Title: Upper extremity: Palmar ligaments</w:t>
      </w:r>
    </w:p>
    <w:p w14:paraId="672871D5" w14:textId="77777777" w:rsidR="004174E3" w:rsidRDefault="004174E3" w:rsidP="004174E3">
      <w:r>
        <w:t xml:space="preserve">Activity Interaction: </w:t>
      </w:r>
      <w:r w:rsidRPr="00B417F4">
        <w:t>fill-in-the-blank</w:t>
      </w:r>
    </w:p>
    <w:p w14:paraId="15A3D405" w14:textId="77777777" w:rsidR="004174E3" w:rsidRDefault="004174E3" w:rsidP="004174E3">
      <w:r>
        <w:rPr>
          <w:b/>
        </w:rPr>
        <w:t>Back-of-Card Content:</w:t>
      </w:r>
    </w:p>
    <w:p w14:paraId="49097CE9" w14:textId="77777777" w:rsidR="004174E3" w:rsidRDefault="004174E3" w:rsidP="004174E3">
      <w:r>
        <w:t xml:space="preserve">a. </w:t>
      </w:r>
      <w:r w:rsidRPr="00720C2D">
        <w:rPr>
          <w:highlight w:val="yellow"/>
        </w:rPr>
        <w:t xml:space="preserve">Palmar </w:t>
      </w:r>
      <w:r>
        <w:t xml:space="preserve">ligaments (volar plates): restricts </w:t>
      </w:r>
      <w:r w:rsidRPr="00720C2D">
        <w:rPr>
          <w:highlight w:val="yellow"/>
        </w:rPr>
        <w:t>hyperextension</w:t>
      </w:r>
    </w:p>
    <w:p w14:paraId="0C09E039" w14:textId="77777777" w:rsidR="004174E3" w:rsidRDefault="004174E3" w:rsidP="004174E3">
      <w:r>
        <w:t xml:space="preserve">b. </w:t>
      </w:r>
      <w:r w:rsidRPr="00720C2D">
        <w:rPr>
          <w:highlight w:val="yellow"/>
        </w:rPr>
        <w:t xml:space="preserve">Transverse carpal </w:t>
      </w:r>
      <w:r>
        <w:t>ligament (</w:t>
      </w:r>
      <w:r w:rsidRPr="00720C2D">
        <w:rPr>
          <w:highlight w:val="yellow"/>
        </w:rPr>
        <w:t>flexor retinaculum</w:t>
      </w:r>
      <w:r>
        <w:t>): the roof of the carpal tunnel</w:t>
      </w:r>
    </w:p>
    <w:p w14:paraId="71EB9B8F" w14:textId="77777777" w:rsidR="004174E3" w:rsidRDefault="004174E3" w:rsidP="004174E3"/>
    <w:p w14:paraId="76BBA745" w14:textId="77777777" w:rsidR="004174E3" w:rsidRDefault="004174E3" w:rsidP="004174E3">
      <w:pPr>
        <w:pStyle w:val="Heading2"/>
      </w:pPr>
      <w:r>
        <w:t>Card ID: 5.23</w:t>
      </w:r>
    </w:p>
    <w:p w14:paraId="180CF8AE" w14:textId="77777777" w:rsidR="004174E3" w:rsidRDefault="004174E3" w:rsidP="004174E3">
      <w:r>
        <w:t>Image file: L1344_760134</w:t>
      </w:r>
    </w:p>
    <w:p w14:paraId="44ACF35E" w14:textId="77777777" w:rsidR="004174E3" w:rsidRDefault="004174E3" w:rsidP="004174E3">
      <w:r>
        <w:rPr>
          <w:noProof/>
        </w:rPr>
        <w:drawing>
          <wp:inline distT="0" distB="0" distL="0" distR="0" wp14:anchorId="64DEB6EF" wp14:editId="4F1CCAE9">
            <wp:extent cx="1828800" cy="11965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3EB" w14:textId="77777777" w:rsidR="004174E3" w:rsidRDefault="004174E3" w:rsidP="004174E3">
      <w:r>
        <w:t xml:space="preserve">Title: </w:t>
      </w:r>
      <w:r w:rsidRPr="007E195D">
        <w:rPr>
          <w:highlight w:val="yellow"/>
        </w:rPr>
        <w:t>Pectoralis major</w:t>
      </w:r>
    </w:p>
    <w:p w14:paraId="5B317EE2" w14:textId="63D3944F" w:rsidR="004174E3" w:rsidRDefault="004174E3" w:rsidP="004174E3">
      <w:r>
        <w:t xml:space="preserve">Activity Interaction: select all that apply </w:t>
      </w:r>
    </w:p>
    <w:p w14:paraId="14DD8D01" w14:textId="77777777" w:rsidR="004174E3" w:rsidRDefault="004174E3" w:rsidP="004174E3">
      <w:r>
        <w:rPr>
          <w:b/>
        </w:rPr>
        <w:t>Back-of-Card Content:</w:t>
      </w:r>
    </w:p>
    <w:p w14:paraId="12771E3B" w14:textId="77777777" w:rsidR="004174E3" w:rsidRDefault="004174E3" w:rsidP="004174E3">
      <w:r>
        <w:t>Proximal insertion:</w:t>
      </w:r>
    </w:p>
    <w:p w14:paraId="7ECF801E" w14:textId="77777777" w:rsidR="004174E3" w:rsidRDefault="004174E3" w:rsidP="005B2D75">
      <w:pPr>
        <w:pStyle w:val="ListParagraph"/>
        <w:numPr>
          <w:ilvl w:val="0"/>
          <w:numId w:val="7"/>
        </w:numPr>
      </w:pPr>
      <w:r>
        <w:t>*</w:t>
      </w:r>
      <w:proofErr w:type="gramStart"/>
      <w:r>
        <w:t>anterior</w:t>
      </w:r>
      <w:proofErr w:type="gramEnd"/>
      <w:r>
        <w:t xml:space="preserve"> surface of the medial half of the clavicle</w:t>
      </w:r>
    </w:p>
    <w:p w14:paraId="7972F20F" w14:textId="77777777" w:rsidR="004174E3" w:rsidRDefault="004174E3" w:rsidP="005B2D75">
      <w:pPr>
        <w:pStyle w:val="ListParagraph"/>
        <w:numPr>
          <w:ilvl w:val="0"/>
          <w:numId w:val="7"/>
        </w:numPr>
      </w:pPr>
      <w:r>
        <w:t>sternum and costal cartilages of ribs 1-6</w:t>
      </w:r>
    </w:p>
    <w:p w14:paraId="49BD30B2" w14:textId="77777777" w:rsidR="004174E3" w:rsidRDefault="004174E3" w:rsidP="005B2D75">
      <w:pPr>
        <w:pStyle w:val="ListParagraph"/>
        <w:numPr>
          <w:ilvl w:val="0"/>
          <w:numId w:val="7"/>
        </w:numPr>
      </w:pPr>
      <w:r>
        <w:t>anterior ends of ribs three to five</w:t>
      </w:r>
    </w:p>
    <w:p w14:paraId="7A01F141" w14:textId="77777777" w:rsidR="004174E3" w:rsidRDefault="004174E3" w:rsidP="005B2D75">
      <w:pPr>
        <w:pStyle w:val="ListParagraph"/>
        <w:numPr>
          <w:ilvl w:val="0"/>
          <w:numId w:val="7"/>
        </w:numPr>
      </w:pPr>
      <w:r>
        <w:t>superior surface of the costal end of the first rib</w:t>
      </w:r>
    </w:p>
    <w:p w14:paraId="37914D97" w14:textId="77777777" w:rsidR="004174E3" w:rsidRDefault="004174E3" w:rsidP="004174E3"/>
    <w:p w14:paraId="5C5A60D0" w14:textId="77777777" w:rsidR="004174E3" w:rsidRDefault="004174E3" w:rsidP="004174E3">
      <w:r>
        <w:t>Distal insertion:</w:t>
      </w:r>
    </w:p>
    <w:p w14:paraId="1240E5EE" w14:textId="77777777" w:rsidR="004174E3" w:rsidRDefault="004174E3" w:rsidP="005B2D75">
      <w:pPr>
        <w:pStyle w:val="ListParagraph"/>
        <w:numPr>
          <w:ilvl w:val="0"/>
          <w:numId w:val="8"/>
        </w:numPr>
      </w:pPr>
      <w:r>
        <w:t>*crest of the greater tubercle of the humerus</w:t>
      </w:r>
    </w:p>
    <w:p w14:paraId="5EC1912F" w14:textId="77777777" w:rsidR="004174E3" w:rsidRDefault="004174E3" w:rsidP="005B2D75">
      <w:pPr>
        <w:pStyle w:val="ListParagraph"/>
        <w:numPr>
          <w:ilvl w:val="0"/>
          <w:numId w:val="8"/>
        </w:numPr>
      </w:pPr>
      <w:r>
        <w:t>lateral lip of the bicipital groove of the humerus</w:t>
      </w:r>
    </w:p>
    <w:p w14:paraId="42EB9AFB" w14:textId="77777777" w:rsidR="004174E3" w:rsidRDefault="004174E3" w:rsidP="005B2D75">
      <w:pPr>
        <w:pStyle w:val="ListParagraph"/>
        <w:numPr>
          <w:ilvl w:val="0"/>
          <w:numId w:val="8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5A61EC5F" w14:textId="5CBE6344" w:rsidR="004174E3" w:rsidRDefault="004174E3" w:rsidP="004174E3">
      <w:pPr>
        <w:pStyle w:val="ListParagraph"/>
        <w:numPr>
          <w:ilvl w:val="0"/>
          <w:numId w:val="8"/>
        </w:numPr>
      </w:pPr>
      <w:r>
        <w:t>medial surface of the humeral shaft</w:t>
      </w:r>
    </w:p>
    <w:p w14:paraId="79B5CDB4" w14:textId="77777777" w:rsidR="004174E3" w:rsidRDefault="004174E3" w:rsidP="004174E3">
      <w:r>
        <w:t>Innervation:</w:t>
      </w:r>
    </w:p>
    <w:p w14:paraId="4EA16063" w14:textId="77777777" w:rsidR="004174E3" w:rsidRDefault="004174E3" w:rsidP="005B2D75">
      <w:pPr>
        <w:pStyle w:val="ListParagraph"/>
        <w:numPr>
          <w:ilvl w:val="1"/>
          <w:numId w:val="9"/>
        </w:numPr>
        <w:ind w:left="720"/>
      </w:pPr>
      <w:r>
        <w:t>*lateral pectoral nerve</w:t>
      </w:r>
    </w:p>
    <w:p w14:paraId="1FFB8252" w14:textId="77777777" w:rsidR="004174E3" w:rsidRDefault="004174E3" w:rsidP="005B2D75">
      <w:pPr>
        <w:pStyle w:val="ListParagraph"/>
        <w:numPr>
          <w:ilvl w:val="1"/>
          <w:numId w:val="9"/>
        </w:numPr>
        <w:ind w:left="720"/>
      </w:pPr>
      <w:r>
        <w:t>medial pectoral nerve</w:t>
      </w:r>
    </w:p>
    <w:p w14:paraId="0EC33ACA" w14:textId="77777777" w:rsidR="004174E3" w:rsidRDefault="004174E3" w:rsidP="005B2D75">
      <w:pPr>
        <w:pStyle w:val="ListParagraph"/>
        <w:numPr>
          <w:ilvl w:val="0"/>
          <w:numId w:val="9"/>
        </w:numPr>
      </w:pPr>
      <w:r>
        <w:t>subclavian (C5-C6) nerve</w:t>
      </w:r>
    </w:p>
    <w:p w14:paraId="72B3174B" w14:textId="77777777" w:rsidR="004174E3" w:rsidRDefault="004174E3" w:rsidP="005B2D75">
      <w:pPr>
        <w:pStyle w:val="ListParagraph"/>
        <w:numPr>
          <w:ilvl w:val="0"/>
          <w:numId w:val="9"/>
        </w:numPr>
      </w:pPr>
      <w:r>
        <w:t>musculocutaneous nerve</w:t>
      </w:r>
    </w:p>
    <w:p w14:paraId="5B919620" w14:textId="77777777" w:rsidR="004174E3" w:rsidRDefault="004174E3" w:rsidP="004174E3">
      <w:r>
        <w:t xml:space="preserve">Action: </w:t>
      </w:r>
    </w:p>
    <w:p w14:paraId="7B392974" w14:textId="77777777" w:rsidR="004174E3" w:rsidRDefault="004174E3" w:rsidP="005B2D75">
      <w:pPr>
        <w:pStyle w:val="ListParagraph"/>
        <w:numPr>
          <w:ilvl w:val="0"/>
          <w:numId w:val="10"/>
        </w:numPr>
      </w:pPr>
      <w:r>
        <w:t>*</w:t>
      </w:r>
      <w:proofErr w:type="gramStart"/>
      <w:r>
        <w:t>adduction</w:t>
      </w:r>
      <w:proofErr w:type="gramEnd"/>
      <w:r>
        <w:t xml:space="preserve"> at the glenohumeral joint</w:t>
      </w:r>
    </w:p>
    <w:p w14:paraId="5AF8538E" w14:textId="77777777" w:rsidR="004174E3" w:rsidRDefault="004174E3" w:rsidP="005B2D75">
      <w:pPr>
        <w:pStyle w:val="ListParagraph"/>
        <w:numPr>
          <w:ilvl w:val="0"/>
          <w:numId w:val="10"/>
        </w:numPr>
      </w:pPr>
      <w:r>
        <w:t>abduction at the glenohumeral joint</w:t>
      </w:r>
    </w:p>
    <w:p w14:paraId="03AA57B7" w14:textId="77777777" w:rsidR="004174E3" w:rsidRDefault="004174E3" w:rsidP="005B2D75">
      <w:pPr>
        <w:pStyle w:val="ListParagraph"/>
        <w:numPr>
          <w:ilvl w:val="0"/>
          <w:numId w:val="10"/>
        </w:numPr>
      </w:pPr>
      <w:r>
        <w:t>*</w:t>
      </w:r>
      <w:proofErr w:type="gramStart"/>
      <w:r>
        <w:t>internal</w:t>
      </w:r>
      <w:proofErr w:type="gramEnd"/>
      <w:r>
        <w:t xml:space="preserve"> rotation at the glenohumeral joint</w:t>
      </w:r>
    </w:p>
    <w:p w14:paraId="38F3B4E3" w14:textId="77777777" w:rsidR="004174E3" w:rsidRDefault="004174E3" w:rsidP="005B2D75">
      <w:pPr>
        <w:pStyle w:val="ListParagraph"/>
        <w:numPr>
          <w:ilvl w:val="0"/>
          <w:numId w:val="10"/>
        </w:numPr>
      </w:pPr>
      <w:r>
        <w:t>*transverse adduction at the glenohumeral joint</w:t>
      </w:r>
    </w:p>
    <w:p w14:paraId="786F4526" w14:textId="77777777" w:rsidR="004174E3" w:rsidRDefault="004174E3" w:rsidP="004174E3">
      <w:pPr>
        <w:pStyle w:val="Heading2"/>
      </w:pPr>
      <w:r>
        <w:t>Card ID: 5.24</w:t>
      </w:r>
    </w:p>
    <w:p w14:paraId="5FBCB717" w14:textId="77777777" w:rsidR="004174E3" w:rsidRDefault="004174E3" w:rsidP="004174E3">
      <w:r>
        <w:t>Image file: L1344_760135</w:t>
      </w:r>
    </w:p>
    <w:p w14:paraId="65C8E9F6" w14:textId="77777777" w:rsidR="004174E3" w:rsidRDefault="004174E3" w:rsidP="004174E3">
      <w:r>
        <w:rPr>
          <w:noProof/>
        </w:rPr>
        <w:drawing>
          <wp:inline distT="0" distB="0" distL="0" distR="0" wp14:anchorId="1EA12F8D" wp14:editId="28AA0512">
            <wp:extent cx="1828800" cy="11965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5ED4" w14:textId="77777777" w:rsidR="004174E3" w:rsidRDefault="004174E3" w:rsidP="004174E3">
      <w:pPr>
        <w:rPr>
          <w:ins w:id="0" w:author="Claire Copa" w:date="2026-07-16T09:11:00Z" w16du:dateUtc="2026-07-16T13:11:00Z"/>
        </w:rPr>
      </w:pPr>
      <w:r>
        <w:t xml:space="preserve">Title: </w:t>
      </w:r>
      <w:r w:rsidRPr="007E195D">
        <w:rPr>
          <w:highlight w:val="yellow"/>
        </w:rPr>
        <w:t>Pectoralis minor</w:t>
      </w:r>
    </w:p>
    <w:p w14:paraId="1FFE33E6" w14:textId="77777777" w:rsidR="004174E3" w:rsidRDefault="004174E3" w:rsidP="004174E3">
      <w:r>
        <w:t xml:space="preserve">Activity Interaction: select all that apply </w:t>
      </w:r>
    </w:p>
    <w:p w14:paraId="2F3F8DA9" w14:textId="77777777" w:rsidR="004174E3" w:rsidRDefault="004174E3" w:rsidP="004174E3">
      <w:r>
        <w:rPr>
          <w:b/>
        </w:rPr>
        <w:t>Back-of-Card Content:</w:t>
      </w:r>
    </w:p>
    <w:p w14:paraId="342A67BC" w14:textId="77777777" w:rsidR="004174E3" w:rsidRDefault="004174E3" w:rsidP="004174E3">
      <w:r>
        <w:t xml:space="preserve">Proximal insertion: </w:t>
      </w:r>
    </w:p>
    <w:p w14:paraId="59DA5AE2" w14:textId="77777777" w:rsidR="004174E3" w:rsidRDefault="004174E3" w:rsidP="005B2D75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anterior</w:t>
      </w:r>
      <w:proofErr w:type="gramEnd"/>
      <w:r>
        <w:t xml:space="preserve"> ends of ribs three to five</w:t>
      </w:r>
    </w:p>
    <w:p w14:paraId="28DD63CC" w14:textId="77777777" w:rsidR="004174E3" w:rsidRDefault="004174E3" w:rsidP="005B2D75">
      <w:pPr>
        <w:pStyle w:val="ListParagraph"/>
        <w:numPr>
          <w:ilvl w:val="0"/>
          <w:numId w:val="17"/>
        </w:numPr>
      </w:pPr>
      <w:r>
        <w:t>anterior surface of the medial half of the clavicle</w:t>
      </w:r>
    </w:p>
    <w:p w14:paraId="504A5ED4" w14:textId="77777777" w:rsidR="004174E3" w:rsidRDefault="004174E3" w:rsidP="005B2D75">
      <w:pPr>
        <w:pStyle w:val="ListParagraph"/>
        <w:numPr>
          <w:ilvl w:val="0"/>
          <w:numId w:val="17"/>
        </w:numPr>
      </w:pPr>
      <w:r>
        <w:t>sternum and costal cartilages of ribs 1-6</w:t>
      </w:r>
    </w:p>
    <w:p w14:paraId="5024BD10" w14:textId="77777777" w:rsidR="004174E3" w:rsidRDefault="004174E3" w:rsidP="004174E3">
      <w:r>
        <w:t xml:space="preserve">Distal insertion: </w:t>
      </w:r>
    </w:p>
    <w:p w14:paraId="2C75E4AF" w14:textId="77777777" w:rsidR="004174E3" w:rsidRDefault="004174E3" w:rsidP="005B2D75">
      <w:pPr>
        <w:pStyle w:val="ListParagraph"/>
        <w:numPr>
          <w:ilvl w:val="0"/>
          <w:numId w:val="18"/>
        </w:numPr>
      </w:pPr>
      <w:r>
        <w:lastRenderedPageBreak/>
        <w:t>*</w:t>
      </w:r>
      <w:proofErr w:type="gramStart"/>
      <w:r>
        <w:t>coracoid</w:t>
      </w:r>
      <w:proofErr w:type="gramEnd"/>
      <w:r>
        <w:t xml:space="preserve"> process of the scapula</w:t>
      </w:r>
    </w:p>
    <w:p w14:paraId="41D2C732" w14:textId="77777777" w:rsidR="004174E3" w:rsidRDefault="004174E3" w:rsidP="005B2D75">
      <w:pPr>
        <w:pStyle w:val="ListParagraph"/>
        <w:numPr>
          <w:ilvl w:val="0"/>
          <w:numId w:val="18"/>
        </w:numPr>
      </w:pPr>
      <w:r>
        <w:t>inferior surface of the middle one third of the clavicle</w:t>
      </w:r>
    </w:p>
    <w:p w14:paraId="4E3096CA" w14:textId="77777777" w:rsidR="004174E3" w:rsidRDefault="004174E3" w:rsidP="005B2D75">
      <w:pPr>
        <w:pStyle w:val="ListParagraph"/>
        <w:numPr>
          <w:ilvl w:val="0"/>
          <w:numId w:val="18"/>
        </w:numPr>
      </w:pPr>
      <w:r>
        <w:t>medial surface of the humeral shaft</w:t>
      </w:r>
    </w:p>
    <w:p w14:paraId="3915A41E" w14:textId="77777777" w:rsidR="004174E3" w:rsidRDefault="004174E3" w:rsidP="004174E3"/>
    <w:p w14:paraId="0E45D97C" w14:textId="77777777" w:rsidR="004174E3" w:rsidRDefault="004174E3" w:rsidP="004174E3"/>
    <w:p w14:paraId="28B52192" w14:textId="77777777" w:rsidR="004174E3" w:rsidRDefault="004174E3" w:rsidP="004174E3"/>
    <w:p w14:paraId="47D5A85E" w14:textId="77777777" w:rsidR="004174E3" w:rsidRDefault="004174E3" w:rsidP="004174E3">
      <w:r>
        <w:t xml:space="preserve">Innervation: </w:t>
      </w:r>
    </w:p>
    <w:p w14:paraId="6AA8FF2E" w14:textId="77777777" w:rsidR="004174E3" w:rsidRDefault="004174E3" w:rsidP="005B2D7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medial</w:t>
      </w:r>
      <w:proofErr w:type="gramEnd"/>
      <w:r>
        <w:t xml:space="preserve"> pectoral nerves</w:t>
      </w:r>
    </w:p>
    <w:p w14:paraId="70526A2A" w14:textId="77777777" w:rsidR="004174E3" w:rsidRDefault="004174E3" w:rsidP="005B2D7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lateral</w:t>
      </w:r>
      <w:proofErr w:type="gramEnd"/>
      <w:r>
        <w:t xml:space="preserve"> pectoral nerves</w:t>
      </w:r>
    </w:p>
    <w:p w14:paraId="24BFC106" w14:textId="77777777" w:rsidR="004174E3" w:rsidRDefault="004174E3" w:rsidP="005B2D75">
      <w:pPr>
        <w:pStyle w:val="ListParagraph"/>
        <w:numPr>
          <w:ilvl w:val="0"/>
          <w:numId w:val="11"/>
        </w:numPr>
      </w:pPr>
      <w:r>
        <w:t>subclavian (C5-C6) nerve</w:t>
      </w:r>
    </w:p>
    <w:p w14:paraId="6B5CCF14" w14:textId="77777777" w:rsidR="004174E3" w:rsidRDefault="004174E3" w:rsidP="005B2D75">
      <w:pPr>
        <w:pStyle w:val="ListParagraph"/>
        <w:numPr>
          <w:ilvl w:val="0"/>
          <w:numId w:val="11"/>
        </w:numPr>
      </w:pPr>
      <w:r>
        <w:t>musculocutaneous nerve</w:t>
      </w:r>
    </w:p>
    <w:p w14:paraId="6281328B" w14:textId="77777777" w:rsidR="004174E3" w:rsidRDefault="004174E3" w:rsidP="004174E3">
      <w:r>
        <w:t xml:space="preserve">Action: </w:t>
      </w:r>
    </w:p>
    <w:p w14:paraId="117CD724" w14:textId="77777777" w:rsidR="004174E3" w:rsidRDefault="004174E3" w:rsidP="005B2D75">
      <w:pPr>
        <w:pStyle w:val="ListParagraph"/>
        <w:numPr>
          <w:ilvl w:val="0"/>
          <w:numId w:val="19"/>
        </w:numPr>
      </w:pPr>
      <w:r>
        <w:t>*</w:t>
      </w:r>
      <w:proofErr w:type="gramStart"/>
      <w:r>
        <w:t>protracts</w:t>
      </w:r>
      <w:proofErr w:type="gramEnd"/>
      <w:r>
        <w:t xml:space="preserve"> and downwardly rotates the shoulder</w:t>
      </w:r>
    </w:p>
    <w:p w14:paraId="7D562EFB" w14:textId="77777777" w:rsidR="004174E3" w:rsidRDefault="004174E3" w:rsidP="005B2D75">
      <w:pPr>
        <w:pStyle w:val="ListParagraph"/>
        <w:numPr>
          <w:ilvl w:val="0"/>
          <w:numId w:val="19"/>
        </w:numPr>
      </w:pPr>
      <w:r>
        <w:t>protracts and upwardly rotates the shoulder</w:t>
      </w:r>
    </w:p>
    <w:p w14:paraId="6E554825" w14:textId="77777777" w:rsidR="004174E3" w:rsidRDefault="004174E3" w:rsidP="005B2D75">
      <w:pPr>
        <w:pStyle w:val="ListParagraph"/>
        <w:numPr>
          <w:ilvl w:val="0"/>
          <w:numId w:val="19"/>
        </w:numPr>
      </w:pPr>
      <w:r>
        <w:t>retracts and downwardly rotates the shoulder</w:t>
      </w:r>
    </w:p>
    <w:p w14:paraId="58BDA21C" w14:textId="77777777" w:rsidR="004174E3" w:rsidRDefault="004174E3" w:rsidP="004174E3"/>
    <w:p w14:paraId="7E00F0F2" w14:textId="77777777" w:rsidR="004174E3" w:rsidRDefault="004174E3" w:rsidP="004174E3">
      <w:pPr>
        <w:pStyle w:val="Heading2"/>
      </w:pPr>
      <w:r>
        <w:t>Card ID: 5.25</w:t>
      </w:r>
    </w:p>
    <w:p w14:paraId="05287FE2" w14:textId="77777777" w:rsidR="004174E3" w:rsidRDefault="004174E3" w:rsidP="004174E3">
      <w:r>
        <w:t>Image file: L1344_760136</w:t>
      </w:r>
    </w:p>
    <w:p w14:paraId="7DBEC043" w14:textId="77777777" w:rsidR="004174E3" w:rsidRDefault="004174E3" w:rsidP="004174E3">
      <w:r>
        <w:rPr>
          <w:noProof/>
        </w:rPr>
        <w:drawing>
          <wp:inline distT="0" distB="0" distL="0" distR="0" wp14:anchorId="1D915D02" wp14:editId="6CA9C48E">
            <wp:extent cx="1828800" cy="11965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F44" w14:textId="77777777" w:rsidR="004174E3" w:rsidRDefault="004174E3" w:rsidP="004174E3">
      <w:pPr>
        <w:rPr>
          <w:ins w:id="1" w:author="Claire Copa" w:date="2026-07-16T09:15:00Z" w16du:dateUtc="2026-07-16T13:15:00Z"/>
        </w:rPr>
      </w:pPr>
      <w:r>
        <w:t xml:space="preserve">Title: </w:t>
      </w:r>
      <w:r w:rsidRPr="00A95900">
        <w:rPr>
          <w:highlight w:val="yellow"/>
        </w:rPr>
        <w:t>Subclavius</w:t>
      </w:r>
    </w:p>
    <w:p w14:paraId="7619CFC6" w14:textId="77777777" w:rsidR="004174E3" w:rsidRDefault="004174E3" w:rsidP="004174E3">
      <w:r>
        <w:t xml:space="preserve">Activity Interaction: select all that apply </w:t>
      </w:r>
    </w:p>
    <w:p w14:paraId="107D01DE" w14:textId="77777777" w:rsidR="004174E3" w:rsidRDefault="004174E3" w:rsidP="004174E3">
      <w:r>
        <w:rPr>
          <w:b/>
        </w:rPr>
        <w:t>Back-of-Card Content:</w:t>
      </w:r>
    </w:p>
    <w:p w14:paraId="26BD58DF" w14:textId="77777777" w:rsidR="004174E3" w:rsidRDefault="004174E3" w:rsidP="004174E3">
      <w:r>
        <w:t xml:space="preserve">Proximal insertion: </w:t>
      </w:r>
    </w:p>
    <w:p w14:paraId="490737D5" w14:textId="77777777" w:rsidR="004174E3" w:rsidRDefault="004174E3" w:rsidP="005B2D75">
      <w:pPr>
        <w:pStyle w:val="ListParagraph"/>
        <w:numPr>
          <w:ilvl w:val="0"/>
          <w:numId w:val="22"/>
        </w:numPr>
      </w:pPr>
      <w:r>
        <w:t>*</w:t>
      </w:r>
      <w:proofErr w:type="gramStart"/>
      <w:r>
        <w:t>superior</w:t>
      </w:r>
      <w:proofErr w:type="gramEnd"/>
      <w:r>
        <w:t xml:space="preserve"> surface of the costal end of the first rib</w:t>
      </w:r>
    </w:p>
    <w:p w14:paraId="34F5B188" w14:textId="77777777" w:rsidR="004174E3" w:rsidRDefault="004174E3" w:rsidP="005B2D75">
      <w:pPr>
        <w:pStyle w:val="ListParagraph"/>
        <w:numPr>
          <w:ilvl w:val="0"/>
          <w:numId w:val="22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50A88F5D" w14:textId="77777777" w:rsidR="004174E3" w:rsidRDefault="004174E3" w:rsidP="005B2D75">
      <w:pPr>
        <w:pStyle w:val="ListParagraph"/>
        <w:numPr>
          <w:ilvl w:val="0"/>
          <w:numId w:val="22"/>
        </w:numPr>
      </w:pPr>
      <w:r>
        <w:t>anterior surface of the manubrium of the sternum</w:t>
      </w:r>
    </w:p>
    <w:p w14:paraId="6D90BE45" w14:textId="77777777" w:rsidR="004174E3" w:rsidRDefault="004174E3" w:rsidP="004174E3">
      <w:r>
        <w:lastRenderedPageBreak/>
        <w:t xml:space="preserve">Distal insertion: </w:t>
      </w:r>
    </w:p>
    <w:p w14:paraId="64E054F3" w14:textId="77777777" w:rsidR="004174E3" w:rsidRDefault="004174E3" w:rsidP="005B2D75">
      <w:pPr>
        <w:pStyle w:val="ListParagraph"/>
        <w:numPr>
          <w:ilvl w:val="0"/>
          <w:numId w:val="21"/>
        </w:numPr>
      </w:pPr>
      <w:r>
        <w:t>*</w:t>
      </w:r>
      <w:proofErr w:type="gramStart"/>
      <w:r>
        <w:t>inferior</w:t>
      </w:r>
      <w:proofErr w:type="gramEnd"/>
      <w:r>
        <w:t xml:space="preserve"> surface of the middle one third of the clavicle</w:t>
      </w:r>
    </w:p>
    <w:p w14:paraId="0D27E019" w14:textId="77777777" w:rsidR="004174E3" w:rsidRDefault="004174E3" w:rsidP="005B2D75">
      <w:pPr>
        <w:pStyle w:val="ListParagraph"/>
        <w:numPr>
          <w:ilvl w:val="0"/>
          <w:numId w:val="21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4DCCCF2F" w14:textId="77777777" w:rsidR="004174E3" w:rsidRDefault="004174E3" w:rsidP="005B2D75">
      <w:pPr>
        <w:pStyle w:val="ListParagraph"/>
        <w:numPr>
          <w:ilvl w:val="0"/>
          <w:numId w:val="21"/>
        </w:numPr>
      </w:pPr>
      <w:r>
        <w:t>posterior surface of the manubrium of the sternum</w:t>
      </w:r>
    </w:p>
    <w:p w14:paraId="45352F71" w14:textId="77777777" w:rsidR="004174E3" w:rsidRDefault="004174E3" w:rsidP="004174E3">
      <w:r>
        <w:t xml:space="preserve">Innervation: </w:t>
      </w:r>
    </w:p>
    <w:p w14:paraId="2469D513" w14:textId="77777777" w:rsidR="004174E3" w:rsidRDefault="004174E3" w:rsidP="005B2D75">
      <w:pPr>
        <w:pStyle w:val="ListParagraph"/>
        <w:numPr>
          <w:ilvl w:val="0"/>
          <w:numId w:val="12"/>
        </w:numPr>
      </w:pPr>
      <w:r>
        <w:t>medial pectoral nerves</w:t>
      </w:r>
    </w:p>
    <w:p w14:paraId="0B1FF746" w14:textId="77777777" w:rsidR="004174E3" w:rsidRDefault="004174E3" w:rsidP="005B2D75">
      <w:pPr>
        <w:pStyle w:val="ListParagraph"/>
        <w:numPr>
          <w:ilvl w:val="0"/>
          <w:numId w:val="12"/>
        </w:numPr>
      </w:pPr>
      <w:r>
        <w:t>lateral pectoral nerves</w:t>
      </w:r>
    </w:p>
    <w:p w14:paraId="645DE2D6" w14:textId="77777777" w:rsidR="004174E3" w:rsidRDefault="004174E3" w:rsidP="005B2D75">
      <w:pPr>
        <w:pStyle w:val="ListParagraph"/>
        <w:numPr>
          <w:ilvl w:val="0"/>
          <w:numId w:val="12"/>
        </w:numPr>
      </w:pPr>
      <w:r>
        <w:t>*</w:t>
      </w:r>
      <w:proofErr w:type="gramStart"/>
      <w:r>
        <w:t>subclavian</w:t>
      </w:r>
      <w:proofErr w:type="gramEnd"/>
      <w:r>
        <w:t xml:space="preserve"> (C5-C6) nerve</w:t>
      </w:r>
    </w:p>
    <w:p w14:paraId="00D4249B" w14:textId="77777777" w:rsidR="004174E3" w:rsidRDefault="004174E3" w:rsidP="005B2D75">
      <w:pPr>
        <w:pStyle w:val="ListParagraph"/>
        <w:numPr>
          <w:ilvl w:val="0"/>
          <w:numId w:val="12"/>
        </w:numPr>
      </w:pPr>
      <w:r>
        <w:t>musculocutaneous nerve</w:t>
      </w:r>
    </w:p>
    <w:p w14:paraId="658D0142" w14:textId="77777777" w:rsidR="004174E3" w:rsidRDefault="004174E3" w:rsidP="004174E3"/>
    <w:p w14:paraId="6D762E98" w14:textId="77777777" w:rsidR="004174E3" w:rsidRDefault="004174E3" w:rsidP="004174E3">
      <w:r>
        <w:t xml:space="preserve">Action: </w:t>
      </w:r>
    </w:p>
    <w:p w14:paraId="69E67EEB" w14:textId="77777777" w:rsidR="004174E3" w:rsidRDefault="004174E3" w:rsidP="005B2D75">
      <w:pPr>
        <w:pStyle w:val="ListParagraph"/>
        <w:numPr>
          <w:ilvl w:val="0"/>
          <w:numId w:val="20"/>
        </w:numPr>
      </w:pPr>
      <w:r>
        <w:t>*</w:t>
      </w:r>
      <w:proofErr w:type="gramStart"/>
      <w:r>
        <w:t>stabilizes</w:t>
      </w:r>
      <w:proofErr w:type="gramEnd"/>
      <w:r>
        <w:t xml:space="preserve"> the clavicle</w:t>
      </w:r>
    </w:p>
    <w:p w14:paraId="4A9FE765" w14:textId="77777777" w:rsidR="004174E3" w:rsidRDefault="004174E3" w:rsidP="005B2D75">
      <w:pPr>
        <w:pStyle w:val="ListParagraph"/>
        <w:numPr>
          <w:ilvl w:val="0"/>
          <w:numId w:val="20"/>
        </w:numPr>
      </w:pPr>
      <w:r>
        <w:t>downwardly rotates the clavicle</w:t>
      </w:r>
    </w:p>
    <w:p w14:paraId="737CE85A" w14:textId="77777777" w:rsidR="004174E3" w:rsidRDefault="004174E3" w:rsidP="004174E3"/>
    <w:p w14:paraId="19EABCA8" w14:textId="77777777" w:rsidR="004174E3" w:rsidRDefault="004174E3" w:rsidP="004174E3">
      <w:pPr>
        <w:pStyle w:val="Heading2"/>
      </w:pPr>
      <w:r>
        <w:t>Card ID: 5.26</w:t>
      </w:r>
    </w:p>
    <w:p w14:paraId="5D544B87" w14:textId="77777777" w:rsidR="004174E3" w:rsidRDefault="004174E3" w:rsidP="004174E3">
      <w:r>
        <w:t>Image file: L1344_760137</w:t>
      </w:r>
    </w:p>
    <w:p w14:paraId="05E2535D" w14:textId="77777777" w:rsidR="004174E3" w:rsidRDefault="004174E3" w:rsidP="004174E3">
      <w:r>
        <w:rPr>
          <w:noProof/>
        </w:rPr>
        <w:drawing>
          <wp:inline distT="0" distB="0" distL="0" distR="0" wp14:anchorId="47E66995" wp14:editId="6D6D457A">
            <wp:extent cx="1828800" cy="11965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B7AD" w14:textId="77777777" w:rsidR="004174E3" w:rsidRDefault="004174E3" w:rsidP="004174E3">
      <w:pPr>
        <w:rPr>
          <w:ins w:id="2" w:author="Claire Copa" w:date="2026-07-16T09:16:00Z" w16du:dateUtc="2026-07-16T13:16:00Z"/>
        </w:rPr>
      </w:pPr>
      <w:r>
        <w:t xml:space="preserve">Title: </w:t>
      </w:r>
      <w:r w:rsidRPr="00A95900">
        <w:rPr>
          <w:highlight w:val="yellow"/>
        </w:rPr>
        <w:t>Coracobrachialis</w:t>
      </w:r>
    </w:p>
    <w:p w14:paraId="5744DB3C" w14:textId="77777777" w:rsidR="004174E3" w:rsidRDefault="004174E3" w:rsidP="004174E3">
      <w:r>
        <w:t xml:space="preserve">Activity Interaction: select all that apply </w:t>
      </w:r>
    </w:p>
    <w:p w14:paraId="69513D98" w14:textId="77777777" w:rsidR="004174E3" w:rsidRDefault="004174E3" w:rsidP="004174E3">
      <w:r>
        <w:rPr>
          <w:b/>
        </w:rPr>
        <w:t>Back-of-Card Content:</w:t>
      </w:r>
    </w:p>
    <w:p w14:paraId="6CB4D49F" w14:textId="77777777" w:rsidR="004174E3" w:rsidRDefault="004174E3" w:rsidP="004174E3">
      <w:r>
        <w:t xml:space="preserve">Proximal insertion: </w:t>
      </w:r>
    </w:p>
    <w:p w14:paraId="704DC0E2" w14:textId="77777777" w:rsidR="004174E3" w:rsidRDefault="004174E3" w:rsidP="005B2D75">
      <w:pPr>
        <w:pStyle w:val="ListParagraph"/>
        <w:numPr>
          <w:ilvl w:val="0"/>
          <w:numId w:val="24"/>
        </w:numPr>
      </w:pPr>
      <w:r>
        <w:t>*</w:t>
      </w:r>
      <w:proofErr w:type="gramStart"/>
      <w:r>
        <w:t>coracoid</w:t>
      </w:r>
      <w:proofErr w:type="gramEnd"/>
      <w:r>
        <w:t xml:space="preserve"> process of the scapula</w:t>
      </w:r>
    </w:p>
    <w:p w14:paraId="71ED984F" w14:textId="77777777" w:rsidR="004174E3" w:rsidRDefault="004174E3" w:rsidP="005B2D75">
      <w:pPr>
        <w:pStyle w:val="ListParagraph"/>
        <w:numPr>
          <w:ilvl w:val="0"/>
          <w:numId w:val="24"/>
        </w:numPr>
      </w:pPr>
      <w:r>
        <w:t>lateral lip of the bicipital groove of the humerus</w:t>
      </w:r>
    </w:p>
    <w:p w14:paraId="42F8F26E" w14:textId="77777777" w:rsidR="004174E3" w:rsidRDefault="004174E3" w:rsidP="005B2D75">
      <w:pPr>
        <w:pStyle w:val="ListParagraph"/>
        <w:numPr>
          <w:ilvl w:val="0"/>
          <w:numId w:val="24"/>
        </w:numPr>
      </w:pPr>
      <w:r>
        <w:t>lesser tubercle of the humerus</w:t>
      </w:r>
    </w:p>
    <w:p w14:paraId="637936CF" w14:textId="77777777" w:rsidR="004174E3" w:rsidRDefault="004174E3" w:rsidP="005B2D75">
      <w:pPr>
        <w:pStyle w:val="ListParagraph"/>
        <w:numPr>
          <w:ilvl w:val="0"/>
          <w:numId w:val="24"/>
        </w:numPr>
      </w:pPr>
      <w:r>
        <w:t>greater tubercle of the humerus</w:t>
      </w:r>
    </w:p>
    <w:p w14:paraId="3C387CAA" w14:textId="77777777" w:rsidR="004174E3" w:rsidRDefault="004174E3" w:rsidP="004174E3">
      <w:r>
        <w:t xml:space="preserve">Distal insertion: </w:t>
      </w:r>
    </w:p>
    <w:p w14:paraId="5E135AF3" w14:textId="77777777" w:rsidR="004174E3" w:rsidRDefault="004174E3" w:rsidP="005B2D75">
      <w:pPr>
        <w:pStyle w:val="ListParagraph"/>
        <w:numPr>
          <w:ilvl w:val="0"/>
          <w:numId w:val="25"/>
        </w:numPr>
      </w:pPr>
      <w:r>
        <w:lastRenderedPageBreak/>
        <w:t>*</w:t>
      </w:r>
      <w:proofErr w:type="gramStart"/>
      <w:r>
        <w:t>medial</w:t>
      </w:r>
      <w:proofErr w:type="gramEnd"/>
      <w:r>
        <w:t xml:space="preserve"> surface of the humeral shaft</w:t>
      </w:r>
    </w:p>
    <w:p w14:paraId="27950A46" w14:textId="77777777" w:rsidR="004174E3" w:rsidRDefault="004174E3" w:rsidP="005B2D75">
      <w:pPr>
        <w:pStyle w:val="ListParagraph"/>
        <w:numPr>
          <w:ilvl w:val="0"/>
          <w:numId w:val="25"/>
        </w:numPr>
      </w:pPr>
      <w:r>
        <w:t>deltoid tuberosity of the humerus</w:t>
      </w:r>
    </w:p>
    <w:p w14:paraId="1BB7EBC9" w14:textId="77777777" w:rsidR="004174E3" w:rsidRDefault="004174E3" w:rsidP="005B2D75">
      <w:pPr>
        <w:pStyle w:val="ListParagraph"/>
        <w:numPr>
          <w:ilvl w:val="0"/>
          <w:numId w:val="25"/>
        </w:numPr>
      </w:pPr>
      <w:r>
        <w:t>intertubercular sulcus of the humerus</w:t>
      </w:r>
    </w:p>
    <w:p w14:paraId="79DD3504" w14:textId="77777777" w:rsidR="004174E3" w:rsidRDefault="004174E3" w:rsidP="005B2D75">
      <w:pPr>
        <w:pStyle w:val="ListParagraph"/>
        <w:numPr>
          <w:ilvl w:val="0"/>
          <w:numId w:val="25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3647C0BB" w14:textId="77777777" w:rsidR="004174E3" w:rsidRDefault="004174E3" w:rsidP="004174E3">
      <w:r>
        <w:t xml:space="preserve">Innervation: </w:t>
      </w:r>
    </w:p>
    <w:p w14:paraId="79B99D86" w14:textId="77777777" w:rsidR="004174E3" w:rsidRDefault="004174E3" w:rsidP="005B2D75">
      <w:pPr>
        <w:pStyle w:val="ListParagraph"/>
        <w:numPr>
          <w:ilvl w:val="0"/>
          <w:numId w:val="13"/>
        </w:numPr>
      </w:pPr>
      <w:r>
        <w:t>medial pectoral nerves</w:t>
      </w:r>
    </w:p>
    <w:p w14:paraId="60DD047B" w14:textId="77777777" w:rsidR="004174E3" w:rsidRDefault="004174E3" w:rsidP="005B2D75">
      <w:pPr>
        <w:pStyle w:val="ListParagraph"/>
        <w:numPr>
          <w:ilvl w:val="0"/>
          <w:numId w:val="13"/>
        </w:numPr>
      </w:pPr>
      <w:r>
        <w:t>lateral pectoral nerves</w:t>
      </w:r>
    </w:p>
    <w:p w14:paraId="1A01C49E" w14:textId="77777777" w:rsidR="004174E3" w:rsidRDefault="004174E3" w:rsidP="005B2D75">
      <w:pPr>
        <w:pStyle w:val="ListParagraph"/>
        <w:numPr>
          <w:ilvl w:val="0"/>
          <w:numId w:val="13"/>
        </w:numPr>
      </w:pPr>
      <w:r>
        <w:t>subclavian (C5-C6) nerve</w:t>
      </w:r>
    </w:p>
    <w:p w14:paraId="50E0A462" w14:textId="77777777" w:rsidR="004174E3" w:rsidRDefault="004174E3" w:rsidP="005B2D75">
      <w:pPr>
        <w:pStyle w:val="ListParagraph"/>
        <w:numPr>
          <w:ilvl w:val="0"/>
          <w:numId w:val="13"/>
        </w:numPr>
      </w:pPr>
      <w:r>
        <w:t>*</w:t>
      </w:r>
      <w:proofErr w:type="gramStart"/>
      <w:r>
        <w:t>musculocutaneous</w:t>
      </w:r>
      <w:proofErr w:type="gramEnd"/>
      <w:r>
        <w:t xml:space="preserve"> nerve</w:t>
      </w:r>
    </w:p>
    <w:p w14:paraId="550F2C47" w14:textId="77777777" w:rsidR="004174E3" w:rsidRDefault="004174E3" w:rsidP="004174E3">
      <w:r>
        <w:t xml:space="preserve">Action: </w:t>
      </w:r>
    </w:p>
    <w:p w14:paraId="4222701E" w14:textId="77777777" w:rsidR="004174E3" w:rsidRDefault="004174E3" w:rsidP="005B2D75">
      <w:pPr>
        <w:pStyle w:val="ListParagraph"/>
        <w:numPr>
          <w:ilvl w:val="0"/>
          <w:numId w:val="23"/>
        </w:numPr>
      </w:pPr>
      <w:r>
        <w:t>*</w:t>
      </w:r>
      <w:proofErr w:type="gramStart"/>
      <w:r>
        <w:t>flexes</w:t>
      </w:r>
      <w:proofErr w:type="gramEnd"/>
      <w:r>
        <w:t xml:space="preserve"> the arm </w:t>
      </w:r>
    </w:p>
    <w:p w14:paraId="3E33FDF3" w14:textId="77777777" w:rsidR="004174E3" w:rsidRDefault="004174E3" w:rsidP="005B2D75">
      <w:pPr>
        <w:pStyle w:val="ListParagraph"/>
        <w:numPr>
          <w:ilvl w:val="0"/>
          <w:numId w:val="23"/>
        </w:numPr>
      </w:pPr>
      <w:r>
        <w:t>*</w:t>
      </w:r>
      <w:proofErr w:type="gramStart"/>
      <w:r>
        <w:t>adducts</w:t>
      </w:r>
      <w:proofErr w:type="gramEnd"/>
      <w:r>
        <w:t xml:space="preserve"> the arm</w:t>
      </w:r>
    </w:p>
    <w:p w14:paraId="6BA21EF4" w14:textId="77777777" w:rsidR="004174E3" w:rsidRDefault="004174E3" w:rsidP="005B2D75">
      <w:pPr>
        <w:pStyle w:val="ListParagraph"/>
        <w:numPr>
          <w:ilvl w:val="0"/>
          <w:numId w:val="23"/>
        </w:numPr>
      </w:pPr>
      <w:r>
        <w:t>abducts the arm</w:t>
      </w:r>
    </w:p>
    <w:p w14:paraId="458A6203" w14:textId="77777777" w:rsidR="004174E3" w:rsidRDefault="004174E3" w:rsidP="005B2D75">
      <w:pPr>
        <w:pStyle w:val="ListParagraph"/>
        <w:numPr>
          <w:ilvl w:val="0"/>
          <w:numId w:val="23"/>
        </w:numPr>
      </w:pPr>
      <w:r>
        <w:t xml:space="preserve">horizontally </w:t>
      </w:r>
      <w:proofErr w:type="gramStart"/>
      <w:r>
        <w:t>adducts</w:t>
      </w:r>
      <w:proofErr w:type="gramEnd"/>
      <w:r>
        <w:t xml:space="preserve"> the arm</w:t>
      </w:r>
    </w:p>
    <w:p w14:paraId="68DEF22A" w14:textId="77777777" w:rsidR="004174E3" w:rsidRDefault="004174E3" w:rsidP="004174E3"/>
    <w:p w14:paraId="4BFD36BC" w14:textId="77777777" w:rsidR="004174E3" w:rsidRDefault="004174E3" w:rsidP="004174E3">
      <w:pPr>
        <w:pStyle w:val="Heading2"/>
      </w:pPr>
      <w:r>
        <w:t>Card ID: 5.27</w:t>
      </w:r>
    </w:p>
    <w:p w14:paraId="4C299F57" w14:textId="77777777" w:rsidR="004174E3" w:rsidRDefault="004174E3" w:rsidP="004174E3">
      <w:r>
        <w:t>Image file: L1344_760138</w:t>
      </w:r>
    </w:p>
    <w:p w14:paraId="73D2ACA9" w14:textId="77777777" w:rsidR="004174E3" w:rsidRDefault="004174E3" w:rsidP="004174E3">
      <w:r>
        <w:rPr>
          <w:noProof/>
        </w:rPr>
        <w:drawing>
          <wp:inline distT="0" distB="0" distL="0" distR="0" wp14:anchorId="140F5D0C" wp14:editId="2C71556D">
            <wp:extent cx="1828800" cy="119659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CA59" w14:textId="77777777" w:rsidR="004174E3" w:rsidRDefault="004174E3" w:rsidP="004174E3">
      <w:pPr>
        <w:rPr>
          <w:ins w:id="3" w:author="Claire Copa" w:date="2026-07-16T09:16:00Z" w16du:dateUtc="2026-07-16T13:16:00Z"/>
        </w:rPr>
      </w:pPr>
      <w:r>
        <w:t xml:space="preserve">Title: </w:t>
      </w:r>
      <w:r w:rsidRPr="0025040B">
        <w:rPr>
          <w:highlight w:val="yellow"/>
        </w:rPr>
        <w:t>Serratus anterior</w:t>
      </w:r>
    </w:p>
    <w:p w14:paraId="079B73D4" w14:textId="77777777" w:rsidR="004174E3" w:rsidRDefault="004174E3" w:rsidP="004174E3">
      <w:r>
        <w:t xml:space="preserve">Activity Interaction: select all that apply </w:t>
      </w:r>
    </w:p>
    <w:p w14:paraId="450A6C9A" w14:textId="77777777" w:rsidR="004174E3" w:rsidRDefault="004174E3" w:rsidP="004174E3">
      <w:r>
        <w:rPr>
          <w:b/>
        </w:rPr>
        <w:t>Back-of-Card Content:</w:t>
      </w:r>
    </w:p>
    <w:p w14:paraId="3BF52D3B" w14:textId="77777777" w:rsidR="004174E3" w:rsidRDefault="004174E3" w:rsidP="004174E3">
      <w:r>
        <w:t xml:space="preserve">Proximal insertion: </w:t>
      </w:r>
    </w:p>
    <w:p w14:paraId="47D50FBE" w14:textId="77777777" w:rsidR="004174E3" w:rsidRDefault="004174E3" w:rsidP="005B2D75">
      <w:pPr>
        <w:pStyle w:val="ListParagraph"/>
        <w:numPr>
          <w:ilvl w:val="0"/>
          <w:numId w:val="31"/>
        </w:numPr>
      </w:pPr>
      <w:r>
        <w:t>*</w:t>
      </w:r>
      <w:proofErr w:type="gramStart"/>
      <w:r>
        <w:t>external</w:t>
      </w:r>
      <w:proofErr w:type="gramEnd"/>
      <w:r>
        <w:t xml:space="preserve"> surfaces of ribs one to nine</w:t>
      </w:r>
    </w:p>
    <w:p w14:paraId="53C9C7A9" w14:textId="77777777" w:rsidR="004174E3" w:rsidRDefault="004174E3" w:rsidP="005B2D75">
      <w:pPr>
        <w:pStyle w:val="ListParagraph"/>
        <w:numPr>
          <w:ilvl w:val="0"/>
          <w:numId w:val="31"/>
        </w:numPr>
      </w:pPr>
      <w:r>
        <w:t>external surfaces of ribs six to twelve</w:t>
      </w:r>
    </w:p>
    <w:p w14:paraId="7EFD7DDA" w14:textId="77777777" w:rsidR="004174E3" w:rsidRDefault="004174E3" w:rsidP="005B2D75">
      <w:pPr>
        <w:pStyle w:val="ListParagraph"/>
        <w:numPr>
          <w:ilvl w:val="0"/>
          <w:numId w:val="31"/>
        </w:numPr>
      </w:pPr>
      <w:r>
        <w:t>sternum and costal cartilages of ribs 1-6</w:t>
      </w:r>
    </w:p>
    <w:p w14:paraId="5DD1FDC5" w14:textId="77777777" w:rsidR="004174E3" w:rsidRDefault="004174E3" w:rsidP="004174E3">
      <w:r>
        <w:t xml:space="preserve">Distal insertion: </w:t>
      </w:r>
    </w:p>
    <w:p w14:paraId="5C0145DB" w14:textId="77777777" w:rsidR="004174E3" w:rsidRDefault="004174E3" w:rsidP="005B2D75">
      <w:pPr>
        <w:pStyle w:val="ListParagraph"/>
        <w:numPr>
          <w:ilvl w:val="0"/>
          <w:numId w:val="30"/>
        </w:numPr>
      </w:pPr>
      <w:r>
        <w:t>*</w:t>
      </w:r>
      <w:proofErr w:type="gramStart"/>
      <w:r>
        <w:t>medial</w:t>
      </w:r>
      <w:proofErr w:type="gramEnd"/>
      <w:r>
        <w:t xml:space="preserve"> border of the scapula</w:t>
      </w:r>
    </w:p>
    <w:p w14:paraId="37E1D3DA" w14:textId="77777777" w:rsidR="004174E3" w:rsidRDefault="004174E3" w:rsidP="005B2D75">
      <w:pPr>
        <w:pStyle w:val="ListParagraph"/>
        <w:numPr>
          <w:ilvl w:val="0"/>
          <w:numId w:val="30"/>
        </w:numPr>
      </w:pPr>
      <w:r>
        <w:t>lateral border of the scapula</w:t>
      </w:r>
    </w:p>
    <w:p w14:paraId="6D891E3F" w14:textId="77777777" w:rsidR="004174E3" w:rsidRDefault="004174E3" w:rsidP="005B2D75">
      <w:pPr>
        <w:pStyle w:val="ListParagraph"/>
        <w:numPr>
          <w:ilvl w:val="0"/>
          <w:numId w:val="30"/>
        </w:numPr>
      </w:pPr>
      <w:proofErr w:type="gramStart"/>
      <w:r>
        <w:lastRenderedPageBreak/>
        <w:t>coracoid</w:t>
      </w:r>
      <w:proofErr w:type="gramEnd"/>
      <w:r>
        <w:t xml:space="preserve"> process of the scapula</w:t>
      </w:r>
    </w:p>
    <w:p w14:paraId="405A3EBD" w14:textId="77777777" w:rsidR="004174E3" w:rsidRDefault="004174E3" w:rsidP="004174E3">
      <w:r>
        <w:t>Innervation:</w:t>
      </w:r>
    </w:p>
    <w:p w14:paraId="6125A935" w14:textId="77777777" w:rsidR="004174E3" w:rsidRDefault="004174E3" w:rsidP="005B2D75">
      <w:pPr>
        <w:pStyle w:val="ListParagraph"/>
        <w:numPr>
          <w:ilvl w:val="0"/>
          <w:numId w:val="14"/>
        </w:numPr>
      </w:pPr>
      <w:r>
        <w:t>*</w:t>
      </w:r>
      <w:proofErr w:type="gramStart"/>
      <w:r>
        <w:t>long</w:t>
      </w:r>
      <w:proofErr w:type="gramEnd"/>
      <w:r>
        <w:t xml:space="preserve"> thoracic (C5-C7) nerve</w:t>
      </w:r>
    </w:p>
    <w:p w14:paraId="7CD93A34" w14:textId="77777777" w:rsidR="004174E3" w:rsidRDefault="004174E3" w:rsidP="005B2D75">
      <w:pPr>
        <w:pStyle w:val="ListParagraph"/>
        <w:numPr>
          <w:ilvl w:val="0"/>
          <w:numId w:val="14"/>
        </w:numPr>
      </w:pPr>
      <w:r>
        <w:t>subclavian (C5-C6) nerve</w:t>
      </w:r>
    </w:p>
    <w:p w14:paraId="349AE8EF" w14:textId="77777777" w:rsidR="004174E3" w:rsidRDefault="004174E3" w:rsidP="005B2D75">
      <w:pPr>
        <w:pStyle w:val="ListParagraph"/>
        <w:numPr>
          <w:ilvl w:val="0"/>
          <w:numId w:val="14"/>
        </w:numPr>
      </w:pPr>
      <w:r>
        <w:t>musculocutaneous nerve</w:t>
      </w:r>
    </w:p>
    <w:p w14:paraId="35E6DF08" w14:textId="77777777" w:rsidR="004174E3" w:rsidRDefault="004174E3" w:rsidP="005B2D75">
      <w:pPr>
        <w:pStyle w:val="ListParagraph"/>
        <w:numPr>
          <w:ilvl w:val="0"/>
          <w:numId w:val="14"/>
        </w:numPr>
      </w:pPr>
      <w:r>
        <w:t>axillary nerve</w:t>
      </w:r>
    </w:p>
    <w:p w14:paraId="7507174F" w14:textId="77777777" w:rsidR="004174E3" w:rsidRDefault="004174E3" w:rsidP="004174E3">
      <w:r>
        <w:t xml:space="preserve">Action: </w:t>
      </w:r>
    </w:p>
    <w:p w14:paraId="2C163700" w14:textId="77777777" w:rsidR="004174E3" w:rsidRDefault="004174E3" w:rsidP="005B2D75">
      <w:pPr>
        <w:pStyle w:val="ListParagraph"/>
        <w:numPr>
          <w:ilvl w:val="0"/>
          <w:numId w:val="32"/>
        </w:numPr>
      </w:pPr>
      <w:r>
        <w:t>*</w:t>
      </w:r>
      <w:proofErr w:type="gramStart"/>
      <w:r>
        <w:t>protracts</w:t>
      </w:r>
      <w:proofErr w:type="gramEnd"/>
      <w:r>
        <w:t xml:space="preserve"> and upwardly rotates the shoulder</w:t>
      </w:r>
    </w:p>
    <w:p w14:paraId="6B48B3DE" w14:textId="77777777" w:rsidR="004174E3" w:rsidRDefault="004174E3" w:rsidP="005B2D75">
      <w:pPr>
        <w:pStyle w:val="ListParagraph"/>
        <w:numPr>
          <w:ilvl w:val="0"/>
          <w:numId w:val="32"/>
        </w:numPr>
      </w:pPr>
      <w:r>
        <w:t>protracts and downwardly rotates the shoulder</w:t>
      </w:r>
    </w:p>
    <w:p w14:paraId="5F2946AE" w14:textId="77777777" w:rsidR="004174E3" w:rsidRDefault="004174E3" w:rsidP="005B2D75">
      <w:pPr>
        <w:pStyle w:val="ListParagraph"/>
        <w:numPr>
          <w:ilvl w:val="0"/>
          <w:numId w:val="32"/>
        </w:numPr>
      </w:pPr>
      <w:r>
        <w:t>retracts and upwardly rotates the shoulder</w:t>
      </w:r>
    </w:p>
    <w:p w14:paraId="4D8964F1" w14:textId="77777777" w:rsidR="004174E3" w:rsidRDefault="004174E3" w:rsidP="005B2D75">
      <w:pPr>
        <w:pStyle w:val="ListParagraph"/>
        <w:numPr>
          <w:ilvl w:val="0"/>
          <w:numId w:val="32"/>
        </w:numPr>
      </w:pPr>
      <w:r>
        <w:t>retracts and downwardly rotates the shoulder</w:t>
      </w:r>
    </w:p>
    <w:p w14:paraId="2AF24253" w14:textId="77777777" w:rsidR="004174E3" w:rsidRDefault="004174E3" w:rsidP="004174E3"/>
    <w:p w14:paraId="2AE73CA6" w14:textId="77777777" w:rsidR="004174E3" w:rsidRDefault="004174E3" w:rsidP="004174E3"/>
    <w:p w14:paraId="040E85A0" w14:textId="77777777" w:rsidR="004174E3" w:rsidRDefault="004174E3" w:rsidP="004174E3">
      <w:pPr>
        <w:pStyle w:val="Heading2"/>
      </w:pPr>
      <w:r>
        <w:t>Card ID: 5.28</w:t>
      </w:r>
    </w:p>
    <w:p w14:paraId="3C28EC05" w14:textId="77777777" w:rsidR="004174E3" w:rsidRDefault="004174E3" w:rsidP="004174E3">
      <w:r>
        <w:t>Image file: L1344_760139</w:t>
      </w:r>
    </w:p>
    <w:p w14:paraId="08F34BB2" w14:textId="77777777" w:rsidR="004174E3" w:rsidRDefault="004174E3" w:rsidP="004174E3">
      <w:r>
        <w:rPr>
          <w:noProof/>
        </w:rPr>
        <w:drawing>
          <wp:inline distT="0" distB="0" distL="0" distR="0" wp14:anchorId="12E6F5B1" wp14:editId="416C3887">
            <wp:extent cx="1828800" cy="11965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90E6" w14:textId="77777777" w:rsidR="004174E3" w:rsidRDefault="004174E3" w:rsidP="004174E3">
      <w:pPr>
        <w:rPr>
          <w:ins w:id="4" w:author="Claire Copa" w:date="2026-07-16T09:16:00Z" w16du:dateUtc="2026-07-16T13:16:00Z"/>
        </w:rPr>
      </w:pPr>
      <w:r>
        <w:t xml:space="preserve">Title: </w:t>
      </w:r>
      <w:r w:rsidRPr="00A529DD">
        <w:rPr>
          <w:highlight w:val="yellow"/>
        </w:rPr>
        <w:t>Deltoid</w:t>
      </w:r>
    </w:p>
    <w:p w14:paraId="71B7361F" w14:textId="77777777" w:rsidR="004174E3" w:rsidRDefault="004174E3" w:rsidP="004174E3">
      <w:r>
        <w:t xml:space="preserve">Activity Interaction: select all that apply </w:t>
      </w:r>
    </w:p>
    <w:p w14:paraId="60AB7CE9" w14:textId="77777777" w:rsidR="004174E3" w:rsidRDefault="004174E3" w:rsidP="004174E3">
      <w:r>
        <w:rPr>
          <w:b/>
        </w:rPr>
        <w:t>Back-of-Card Content:</w:t>
      </w:r>
    </w:p>
    <w:p w14:paraId="2DE3F0C7" w14:textId="77777777" w:rsidR="004174E3" w:rsidRDefault="004174E3" w:rsidP="004174E3">
      <w:r>
        <w:t xml:space="preserve">Proximal insertion: </w:t>
      </w:r>
    </w:p>
    <w:p w14:paraId="1C98DEFB" w14:textId="77777777" w:rsidR="004174E3" w:rsidRDefault="004174E3" w:rsidP="005B2D75">
      <w:pPr>
        <w:pStyle w:val="ListParagraph"/>
        <w:numPr>
          <w:ilvl w:val="0"/>
          <w:numId w:val="34"/>
        </w:numPr>
      </w:pPr>
      <w:r>
        <w:t>*</w:t>
      </w:r>
      <w:proofErr w:type="gramStart"/>
      <w:r>
        <w:t>clavicle</w:t>
      </w:r>
      <w:proofErr w:type="gramEnd"/>
    </w:p>
    <w:p w14:paraId="2FAF111C" w14:textId="77777777" w:rsidR="004174E3" w:rsidRDefault="004174E3" w:rsidP="005B2D75">
      <w:pPr>
        <w:pStyle w:val="ListParagraph"/>
        <w:numPr>
          <w:ilvl w:val="0"/>
          <w:numId w:val="34"/>
        </w:numPr>
      </w:pPr>
      <w:r>
        <w:t>*</w:t>
      </w:r>
      <w:proofErr w:type="gramStart"/>
      <w:r>
        <w:t>acromion</w:t>
      </w:r>
      <w:proofErr w:type="gramEnd"/>
    </w:p>
    <w:p w14:paraId="6A303569" w14:textId="77777777" w:rsidR="004174E3" w:rsidRDefault="004174E3" w:rsidP="005B2D75">
      <w:pPr>
        <w:pStyle w:val="ListParagraph"/>
        <w:numPr>
          <w:ilvl w:val="0"/>
          <w:numId w:val="34"/>
        </w:numPr>
      </w:pPr>
      <w:r>
        <w:t>*</w:t>
      </w:r>
      <w:proofErr w:type="gramStart"/>
      <w:r>
        <w:t>the</w:t>
      </w:r>
      <w:proofErr w:type="gramEnd"/>
      <w:r>
        <w:t xml:space="preserve"> spine of the scapula</w:t>
      </w:r>
    </w:p>
    <w:p w14:paraId="567DFFF8" w14:textId="77777777" w:rsidR="004174E3" w:rsidRDefault="004174E3" w:rsidP="005B2D75">
      <w:pPr>
        <w:pStyle w:val="ListParagraph"/>
        <w:numPr>
          <w:ilvl w:val="0"/>
          <w:numId w:val="34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3AD1AC7A" w14:textId="77777777" w:rsidR="004174E3" w:rsidRDefault="004174E3" w:rsidP="004174E3">
      <w:r>
        <w:t>Distal insertion:</w:t>
      </w:r>
    </w:p>
    <w:p w14:paraId="18D2A6EE" w14:textId="77777777" w:rsidR="004174E3" w:rsidRDefault="004174E3" w:rsidP="005B2D75">
      <w:pPr>
        <w:pStyle w:val="ListParagraph"/>
        <w:numPr>
          <w:ilvl w:val="0"/>
          <w:numId w:val="33"/>
        </w:numPr>
      </w:pPr>
      <w:r>
        <w:t>*</w:t>
      </w:r>
      <w:proofErr w:type="gramStart"/>
      <w:r>
        <w:t>deltoid</w:t>
      </w:r>
      <w:proofErr w:type="gramEnd"/>
      <w:r>
        <w:t xml:space="preserve"> tuberosity of the humerus</w:t>
      </w:r>
    </w:p>
    <w:p w14:paraId="645AAD6F" w14:textId="77777777" w:rsidR="004174E3" w:rsidRDefault="004174E3" w:rsidP="005B2D75">
      <w:pPr>
        <w:pStyle w:val="ListParagraph"/>
        <w:numPr>
          <w:ilvl w:val="0"/>
          <w:numId w:val="33"/>
        </w:numPr>
      </w:pPr>
      <w:r>
        <w:t>lateral lip of the bicipital groove of the humerus</w:t>
      </w:r>
    </w:p>
    <w:p w14:paraId="05BC6547" w14:textId="77777777" w:rsidR="004174E3" w:rsidRDefault="004174E3" w:rsidP="005B2D75">
      <w:pPr>
        <w:pStyle w:val="ListParagraph"/>
        <w:numPr>
          <w:ilvl w:val="0"/>
          <w:numId w:val="33"/>
        </w:numPr>
      </w:pPr>
      <w:r>
        <w:lastRenderedPageBreak/>
        <w:t>medial surface of the humeral shaft</w:t>
      </w:r>
    </w:p>
    <w:p w14:paraId="27860220" w14:textId="77777777" w:rsidR="004174E3" w:rsidRDefault="004174E3" w:rsidP="004174E3">
      <w:r>
        <w:t xml:space="preserve">Innervation: </w:t>
      </w:r>
    </w:p>
    <w:p w14:paraId="5B0C5B57" w14:textId="77777777" w:rsidR="004174E3" w:rsidRDefault="004174E3" w:rsidP="005B2D75">
      <w:pPr>
        <w:pStyle w:val="ListParagraph"/>
        <w:numPr>
          <w:ilvl w:val="0"/>
          <w:numId w:val="15"/>
        </w:numPr>
      </w:pPr>
      <w:r>
        <w:t>*</w:t>
      </w:r>
      <w:proofErr w:type="gramStart"/>
      <w:r>
        <w:t>axillary</w:t>
      </w:r>
      <w:proofErr w:type="gramEnd"/>
      <w:r>
        <w:t xml:space="preserve"> nerve</w:t>
      </w:r>
    </w:p>
    <w:p w14:paraId="04191105" w14:textId="77777777" w:rsidR="004174E3" w:rsidRDefault="004174E3" w:rsidP="005B2D75">
      <w:pPr>
        <w:pStyle w:val="ListParagraph"/>
        <w:numPr>
          <w:ilvl w:val="0"/>
          <w:numId w:val="15"/>
        </w:numPr>
      </w:pPr>
      <w:r>
        <w:t>subclavian (C5-C6) nerve</w:t>
      </w:r>
    </w:p>
    <w:p w14:paraId="50AE9C52" w14:textId="77777777" w:rsidR="004174E3" w:rsidRDefault="004174E3" w:rsidP="005B2D75">
      <w:pPr>
        <w:pStyle w:val="ListParagraph"/>
        <w:numPr>
          <w:ilvl w:val="0"/>
          <w:numId w:val="15"/>
        </w:numPr>
      </w:pPr>
      <w:r>
        <w:t>musculocutaneous nerve</w:t>
      </w:r>
    </w:p>
    <w:p w14:paraId="55AFD5C5" w14:textId="77777777" w:rsidR="004174E3" w:rsidRDefault="004174E3" w:rsidP="005B2D75">
      <w:pPr>
        <w:pStyle w:val="ListParagraph"/>
        <w:numPr>
          <w:ilvl w:val="0"/>
          <w:numId w:val="15"/>
        </w:numPr>
      </w:pPr>
      <w:r>
        <w:t>long thoracic (C5-C7) nerve</w:t>
      </w:r>
    </w:p>
    <w:p w14:paraId="55A8DA8E" w14:textId="77777777" w:rsidR="004174E3" w:rsidRDefault="004174E3" w:rsidP="004174E3"/>
    <w:p w14:paraId="49D55A51" w14:textId="77777777" w:rsidR="004174E3" w:rsidRDefault="004174E3" w:rsidP="004174E3">
      <w:r>
        <w:t>Action:</w:t>
      </w:r>
    </w:p>
    <w:p w14:paraId="18F6C260" w14:textId="77777777" w:rsidR="004174E3" w:rsidRDefault="004174E3" w:rsidP="004174E3">
      <w:r>
        <w:t xml:space="preserve">* </w:t>
      </w:r>
      <w:proofErr w:type="gramStart"/>
      <w:r>
        <w:t>flexion</w:t>
      </w:r>
      <w:proofErr w:type="gramEnd"/>
      <w:r>
        <w:t xml:space="preserve"> and internal rotation of the arm</w:t>
      </w:r>
    </w:p>
    <w:p w14:paraId="4D8B9465" w14:textId="77777777" w:rsidR="004174E3" w:rsidRDefault="004174E3" w:rsidP="004174E3">
      <w:r>
        <w:t xml:space="preserve">* </w:t>
      </w:r>
      <w:proofErr w:type="gramStart"/>
      <w:r>
        <w:t>abduction</w:t>
      </w:r>
      <w:proofErr w:type="gramEnd"/>
      <w:r>
        <w:t xml:space="preserve"> of the arm</w:t>
      </w:r>
    </w:p>
    <w:p w14:paraId="7EC8D761" w14:textId="77777777" w:rsidR="004174E3" w:rsidRDefault="004174E3" w:rsidP="004174E3">
      <w:r>
        <w:t xml:space="preserve">* </w:t>
      </w:r>
      <w:proofErr w:type="gramStart"/>
      <w:r>
        <w:t>extension</w:t>
      </w:r>
      <w:proofErr w:type="gramEnd"/>
      <w:r>
        <w:t xml:space="preserve"> and external rotation of the arm</w:t>
      </w:r>
    </w:p>
    <w:p w14:paraId="79FBABA1" w14:textId="77777777" w:rsidR="004174E3" w:rsidRDefault="004174E3" w:rsidP="004174E3"/>
    <w:p w14:paraId="46F44862" w14:textId="77777777" w:rsidR="004174E3" w:rsidRDefault="004174E3" w:rsidP="004174E3"/>
    <w:p w14:paraId="2489AC0C" w14:textId="77777777" w:rsidR="004174E3" w:rsidRDefault="004174E3" w:rsidP="004174E3">
      <w:pPr>
        <w:pStyle w:val="Heading2"/>
      </w:pPr>
      <w:r>
        <w:t>Card ID: 5.29</w:t>
      </w:r>
    </w:p>
    <w:p w14:paraId="509A1709" w14:textId="77777777" w:rsidR="004174E3" w:rsidRDefault="004174E3" w:rsidP="004174E3">
      <w:r>
        <w:t>Image file: L1344_760140</w:t>
      </w:r>
    </w:p>
    <w:p w14:paraId="42728378" w14:textId="77777777" w:rsidR="004174E3" w:rsidRDefault="004174E3" w:rsidP="004174E3">
      <w:r>
        <w:rPr>
          <w:noProof/>
        </w:rPr>
        <w:drawing>
          <wp:inline distT="0" distB="0" distL="0" distR="0" wp14:anchorId="6FC179D8" wp14:editId="6C6C3566">
            <wp:extent cx="1828800" cy="1196595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6C35" w14:textId="77777777" w:rsidR="004174E3" w:rsidRDefault="004174E3" w:rsidP="004174E3">
      <w:pPr>
        <w:rPr>
          <w:ins w:id="5" w:author="Claire Copa" w:date="2026-07-16T09:16:00Z" w16du:dateUtc="2026-07-16T13:16:00Z"/>
        </w:rPr>
      </w:pPr>
      <w:r>
        <w:t xml:space="preserve">Title: </w:t>
      </w:r>
      <w:r w:rsidRPr="00A529DD">
        <w:rPr>
          <w:highlight w:val="yellow"/>
        </w:rPr>
        <w:t>Levator scapulae</w:t>
      </w:r>
    </w:p>
    <w:p w14:paraId="1CA4469D" w14:textId="77777777" w:rsidR="004174E3" w:rsidRDefault="004174E3" w:rsidP="004174E3">
      <w:r>
        <w:t xml:space="preserve">Activity Interaction: select all that apply </w:t>
      </w:r>
    </w:p>
    <w:p w14:paraId="3E2F655B" w14:textId="77777777" w:rsidR="004174E3" w:rsidRDefault="004174E3" w:rsidP="004174E3">
      <w:r>
        <w:rPr>
          <w:b/>
        </w:rPr>
        <w:t>Back-of-Card Content:</w:t>
      </w:r>
    </w:p>
    <w:p w14:paraId="3B50214F" w14:textId="77777777" w:rsidR="004174E3" w:rsidRDefault="004174E3" w:rsidP="004174E3">
      <w:r>
        <w:t xml:space="preserve">Proximal insertion: </w:t>
      </w:r>
    </w:p>
    <w:p w14:paraId="0C1AB7F5" w14:textId="77777777" w:rsidR="004174E3" w:rsidRDefault="004174E3" w:rsidP="005B2D75">
      <w:pPr>
        <w:pStyle w:val="ListParagraph"/>
        <w:numPr>
          <w:ilvl w:val="0"/>
          <w:numId w:val="35"/>
        </w:numPr>
      </w:pPr>
      <w:r>
        <w:t>*</w:t>
      </w:r>
      <w:proofErr w:type="gramStart"/>
      <w:r>
        <w:t>transverse</w:t>
      </w:r>
      <w:proofErr w:type="gramEnd"/>
      <w:r>
        <w:t xml:space="preserve"> processes of C1-C2 </w:t>
      </w:r>
    </w:p>
    <w:p w14:paraId="780FE6D3" w14:textId="77777777" w:rsidR="004174E3" w:rsidRDefault="004174E3" w:rsidP="005B2D75">
      <w:pPr>
        <w:pStyle w:val="ListParagraph"/>
        <w:numPr>
          <w:ilvl w:val="0"/>
          <w:numId w:val="35"/>
        </w:numPr>
      </w:pPr>
      <w:r>
        <w:t>*</w:t>
      </w:r>
      <w:proofErr w:type="gramStart"/>
      <w:r>
        <w:t>posterior</w:t>
      </w:r>
      <w:proofErr w:type="gramEnd"/>
      <w:r>
        <w:t xml:space="preserve"> tubercles of transverse processes C3-C4</w:t>
      </w:r>
    </w:p>
    <w:p w14:paraId="15172F08" w14:textId="77777777" w:rsidR="004174E3" w:rsidRDefault="004174E3" w:rsidP="005B2D75">
      <w:pPr>
        <w:pStyle w:val="ListParagraph"/>
        <w:numPr>
          <w:ilvl w:val="0"/>
          <w:numId w:val="35"/>
        </w:numPr>
      </w:pPr>
      <w:r>
        <w:t>anterior ends of ribs three to five</w:t>
      </w:r>
    </w:p>
    <w:p w14:paraId="3573FB7B" w14:textId="77777777" w:rsidR="004174E3" w:rsidRDefault="004174E3" w:rsidP="005B2D75">
      <w:pPr>
        <w:pStyle w:val="ListParagraph"/>
        <w:numPr>
          <w:ilvl w:val="0"/>
          <w:numId w:val="35"/>
        </w:numPr>
      </w:pPr>
      <w:r>
        <w:t>superior surface of the costal end of the first rib</w:t>
      </w:r>
    </w:p>
    <w:p w14:paraId="3D8372A7" w14:textId="77777777" w:rsidR="004174E3" w:rsidRDefault="004174E3" w:rsidP="004174E3">
      <w:r>
        <w:t xml:space="preserve">Distal insertion: </w:t>
      </w:r>
    </w:p>
    <w:p w14:paraId="76D249C1" w14:textId="77777777" w:rsidR="004174E3" w:rsidRDefault="004174E3" w:rsidP="005B2D75">
      <w:pPr>
        <w:pStyle w:val="ListParagraph"/>
        <w:numPr>
          <w:ilvl w:val="0"/>
          <w:numId w:val="36"/>
        </w:numPr>
      </w:pPr>
      <w:r>
        <w:lastRenderedPageBreak/>
        <w:t>*</w:t>
      </w:r>
      <w:proofErr w:type="gramStart"/>
      <w:r>
        <w:t>superior</w:t>
      </w:r>
      <w:proofErr w:type="gramEnd"/>
      <w:r>
        <w:t xml:space="preserve"> angle of the scapula</w:t>
      </w:r>
    </w:p>
    <w:p w14:paraId="7C647030" w14:textId="77777777" w:rsidR="004174E3" w:rsidRDefault="004174E3" w:rsidP="005B2D75">
      <w:pPr>
        <w:pStyle w:val="ListParagraph"/>
        <w:numPr>
          <w:ilvl w:val="0"/>
          <w:numId w:val="36"/>
        </w:numPr>
      </w:pPr>
      <w:r>
        <w:t>*</w:t>
      </w:r>
      <w:proofErr w:type="gramStart"/>
      <w:r>
        <w:t>medial</w:t>
      </w:r>
      <w:proofErr w:type="gramEnd"/>
      <w:r>
        <w:t xml:space="preserve"> border of the scapula superior to the spine of the scapula</w:t>
      </w:r>
    </w:p>
    <w:p w14:paraId="3430E40A" w14:textId="77777777" w:rsidR="004174E3" w:rsidRDefault="004174E3" w:rsidP="005B2D75">
      <w:pPr>
        <w:pStyle w:val="ListParagraph"/>
        <w:numPr>
          <w:ilvl w:val="0"/>
          <w:numId w:val="36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52A91E30" w14:textId="77777777" w:rsidR="004174E3" w:rsidRDefault="004174E3" w:rsidP="005B2D75">
      <w:pPr>
        <w:pStyle w:val="ListParagraph"/>
        <w:numPr>
          <w:ilvl w:val="0"/>
          <w:numId w:val="36"/>
        </w:numPr>
      </w:pPr>
      <w:r>
        <w:t>lateral lip of the bicipital groove of the humerus</w:t>
      </w:r>
    </w:p>
    <w:p w14:paraId="3CF7E703" w14:textId="77777777" w:rsidR="004174E3" w:rsidRDefault="004174E3" w:rsidP="004174E3">
      <w:r>
        <w:t xml:space="preserve">Innervation: </w:t>
      </w:r>
    </w:p>
    <w:p w14:paraId="0D663430" w14:textId="77777777" w:rsidR="004174E3" w:rsidRDefault="004174E3" w:rsidP="005B2D75">
      <w:pPr>
        <w:pStyle w:val="ListParagraph"/>
        <w:numPr>
          <w:ilvl w:val="0"/>
          <w:numId w:val="16"/>
        </w:numPr>
      </w:pPr>
      <w:r>
        <w:t xml:space="preserve">*C3-C4 </w:t>
      </w:r>
    </w:p>
    <w:p w14:paraId="24ECBD9A" w14:textId="77777777" w:rsidR="004174E3" w:rsidRDefault="004174E3" w:rsidP="005B2D75">
      <w:pPr>
        <w:pStyle w:val="ListParagraph"/>
        <w:numPr>
          <w:ilvl w:val="0"/>
          <w:numId w:val="16"/>
        </w:numPr>
      </w:pPr>
      <w:r>
        <w:t>*</w:t>
      </w:r>
      <w:proofErr w:type="gramStart"/>
      <w:r>
        <w:t>dorsal</w:t>
      </w:r>
      <w:proofErr w:type="gramEnd"/>
      <w:r>
        <w:t xml:space="preserve"> scapular nerve</w:t>
      </w:r>
    </w:p>
    <w:p w14:paraId="29327E36" w14:textId="77777777" w:rsidR="004174E3" w:rsidRDefault="004174E3" w:rsidP="005B2D75">
      <w:pPr>
        <w:pStyle w:val="ListParagraph"/>
        <w:numPr>
          <w:ilvl w:val="0"/>
          <w:numId w:val="16"/>
        </w:numPr>
      </w:pPr>
      <w:r>
        <w:t>long thoracic (C5-C7) nerve</w:t>
      </w:r>
    </w:p>
    <w:p w14:paraId="1120991D" w14:textId="77777777" w:rsidR="004174E3" w:rsidRDefault="004174E3" w:rsidP="005B2D75">
      <w:pPr>
        <w:pStyle w:val="ListParagraph"/>
        <w:numPr>
          <w:ilvl w:val="0"/>
          <w:numId w:val="16"/>
        </w:numPr>
      </w:pPr>
      <w:r>
        <w:t>axillary nerve</w:t>
      </w:r>
    </w:p>
    <w:p w14:paraId="2A9EA98E" w14:textId="77777777" w:rsidR="004174E3" w:rsidRDefault="004174E3" w:rsidP="004174E3"/>
    <w:p w14:paraId="23DB7305" w14:textId="77777777" w:rsidR="004174E3" w:rsidRDefault="004174E3" w:rsidP="004174E3">
      <w:r>
        <w:t xml:space="preserve">Action: </w:t>
      </w:r>
    </w:p>
    <w:p w14:paraId="34D856C4" w14:textId="77777777" w:rsidR="004174E3" w:rsidRDefault="004174E3" w:rsidP="005B2D75">
      <w:pPr>
        <w:pStyle w:val="ListParagraph"/>
        <w:numPr>
          <w:ilvl w:val="0"/>
          <w:numId w:val="37"/>
        </w:numPr>
      </w:pPr>
      <w:r>
        <w:t>*</w:t>
      </w:r>
      <w:proofErr w:type="gramStart"/>
      <w:r>
        <w:t>elevates</w:t>
      </w:r>
      <w:proofErr w:type="gramEnd"/>
      <w:r>
        <w:t xml:space="preserve"> and downwardly rotates the scapula</w:t>
      </w:r>
    </w:p>
    <w:p w14:paraId="6A856FC6" w14:textId="77777777" w:rsidR="004174E3" w:rsidRDefault="004174E3" w:rsidP="005B2D75">
      <w:pPr>
        <w:pStyle w:val="ListParagraph"/>
        <w:numPr>
          <w:ilvl w:val="0"/>
          <w:numId w:val="37"/>
        </w:numPr>
      </w:pPr>
      <w:r>
        <w:t>*</w:t>
      </w:r>
      <w:proofErr w:type="gramStart"/>
      <w:r>
        <w:t>extends</w:t>
      </w:r>
      <w:proofErr w:type="gramEnd"/>
      <w:r>
        <w:t xml:space="preserve"> and side bends the neck</w:t>
      </w:r>
    </w:p>
    <w:p w14:paraId="1C1DDF37" w14:textId="77777777" w:rsidR="004174E3" w:rsidRDefault="004174E3" w:rsidP="005B2D75">
      <w:pPr>
        <w:pStyle w:val="ListParagraph"/>
        <w:numPr>
          <w:ilvl w:val="0"/>
          <w:numId w:val="37"/>
        </w:numPr>
      </w:pPr>
      <w:r>
        <w:t xml:space="preserve">flexes and side </w:t>
      </w:r>
      <w:proofErr w:type="gramStart"/>
      <w:r>
        <w:t>bends</w:t>
      </w:r>
      <w:proofErr w:type="gramEnd"/>
      <w:r>
        <w:t xml:space="preserve"> the neck</w:t>
      </w:r>
    </w:p>
    <w:p w14:paraId="4109041E" w14:textId="77777777" w:rsidR="004174E3" w:rsidRDefault="004174E3" w:rsidP="005B2D75">
      <w:pPr>
        <w:pStyle w:val="ListParagraph"/>
        <w:numPr>
          <w:ilvl w:val="0"/>
          <w:numId w:val="37"/>
        </w:numPr>
      </w:pPr>
      <w:r>
        <w:t>elevates and upwardly rotates the scapula</w:t>
      </w:r>
    </w:p>
    <w:p w14:paraId="11EFC326" w14:textId="77777777" w:rsidR="004174E3" w:rsidRDefault="004174E3" w:rsidP="004174E3">
      <w:pPr>
        <w:pStyle w:val="ListParagraph"/>
      </w:pPr>
    </w:p>
    <w:p w14:paraId="361E50E3" w14:textId="77777777" w:rsidR="004174E3" w:rsidRDefault="004174E3" w:rsidP="004174E3"/>
    <w:p w14:paraId="4411E443" w14:textId="77777777" w:rsidR="004174E3" w:rsidRDefault="004174E3" w:rsidP="004174E3">
      <w:pPr>
        <w:pStyle w:val="Heading2"/>
      </w:pPr>
      <w:r>
        <w:t>Card ID: 5.30</w:t>
      </w:r>
    </w:p>
    <w:p w14:paraId="7D6EC956" w14:textId="77777777" w:rsidR="004174E3" w:rsidRDefault="004174E3" w:rsidP="004174E3">
      <w:r>
        <w:t>Image file: L1344_760141</w:t>
      </w:r>
    </w:p>
    <w:p w14:paraId="1E2ED0C5" w14:textId="77777777" w:rsidR="004174E3" w:rsidRDefault="004174E3" w:rsidP="004174E3">
      <w:r>
        <w:rPr>
          <w:noProof/>
        </w:rPr>
        <w:drawing>
          <wp:inline distT="0" distB="0" distL="0" distR="0" wp14:anchorId="0E49737B" wp14:editId="32DFFF0A">
            <wp:extent cx="1828800" cy="119659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D808" w14:textId="77777777" w:rsidR="004174E3" w:rsidRDefault="004174E3" w:rsidP="004174E3">
      <w:pPr>
        <w:rPr>
          <w:ins w:id="6" w:author="Claire Copa" w:date="2026-07-16T09:16:00Z" w16du:dateUtc="2026-07-16T13:16:00Z"/>
        </w:rPr>
      </w:pPr>
      <w:r>
        <w:t xml:space="preserve">Title: </w:t>
      </w:r>
      <w:r w:rsidRPr="00FD1FE6">
        <w:rPr>
          <w:highlight w:val="yellow"/>
        </w:rPr>
        <w:t>Trapezius</w:t>
      </w:r>
    </w:p>
    <w:p w14:paraId="6535B88B" w14:textId="77777777" w:rsidR="004174E3" w:rsidRDefault="004174E3" w:rsidP="004174E3">
      <w:r>
        <w:t xml:space="preserve">Activity Interaction: select all that apply </w:t>
      </w:r>
    </w:p>
    <w:p w14:paraId="5CBA3FA4" w14:textId="77777777" w:rsidR="004174E3" w:rsidRDefault="004174E3" w:rsidP="004174E3">
      <w:r>
        <w:rPr>
          <w:b/>
        </w:rPr>
        <w:t>Back-of-Card Content:</w:t>
      </w:r>
    </w:p>
    <w:p w14:paraId="7028695E" w14:textId="77777777" w:rsidR="004174E3" w:rsidRDefault="004174E3" w:rsidP="004174E3">
      <w:r>
        <w:t>Proximal insertion:</w:t>
      </w:r>
    </w:p>
    <w:p w14:paraId="595F1F7A" w14:textId="77777777" w:rsidR="004174E3" w:rsidRDefault="004174E3" w:rsidP="005B2D75">
      <w:pPr>
        <w:pStyle w:val="ListParagraph"/>
        <w:numPr>
          <w:ilvl w:val="0"/>
          <w:numId w:val="26"/>
        </w:numPr>
      </w:pPr>
      <w:r>
        <w:t>*</w:t>
      </w:r>
      <w:proofErr w:type="gramStart"/>
      <w:r>
        <w:t>external</w:t>
      </w:r>
      <w:proofErr w:type="gramEnd"/>
      <w:r>
        <w:t xml:space="preserve"> occipital protuberance and superior nuchal line of the occipital bone, nuchal ligament</w:t>
      </w:r>
    </w:p>
    <w:p w14:paraId="31476D8D" w14:textId="77777777" w:rsidR="004174E3" w:rsidRDefault="004174E3" w:rsidP="005B2D75">
      <w:pPr>
        <w:pStyle w:val="ListParagraph"/>
        <w:numPr>
          <w:ilvl w:val="0"/>
          <w:numId w:val="26"/>
        </w:numPr>
      </w:pPr>
      <w:r>
        <w:t>*</w:t>
      </w:r>
      <w:proofErr w:type="gramStart"/>
      <w:r>
        <w:t>spinous</w:t>
      </w:r>
      <w:proofErr w:type="gramEnd"/>
      <w:r>
        <w:t xml:space="preserve"> processes of C7-T12</w:t>
      </w:r>
    </w:p>
    <w:p w14:paraId="1C429916" w14:textId="77777777" w:rsidR="004174E3" w:rsidRDefault="004174E3" w:rsidP="005B2D75">
      <w:pPr>
        <w:pStyle w:val="ListParagraph"/>
        <w:numPr>
          <w:ilvl w:val="0"/>
          <w:numId w:val="26"/>
        </w:numPr>
      </w:pPr>
      <w:r>
        <w:t>*</w:t>
      </w:r>
      <w:proofErr w:type="gramStart"/>
      <w:r>
        <w:t>medial</w:t>
      </w:r>
      <w:proofErr w:type="gramEnd"/>
      <w:r>
        <w:t xml:space="preserve"> border of the acromion process, upper border of the scapular spine</w:t>
      </w:r>
    </w:p>
    <w:p w14:paraId="41F792D2" w14:textId="77777777" w:rsidR="004174E3" w:rsidRDefault="004174E3" w:rsidP="005B2D75">
      <w:pPr>
        <w:pStyle w:val="ListParagraph"/>
        <w:numPr>
          <w:ilvl w:val="0"/>
          <w:numId w:val="26"/>
        </w:numPr>
      </w:pPr>
      <w:r>
        <w:t>transverse processes of C7-T12</w:t>
      </w:r>
    </w:p>
    <w:p w14:paraId="51C8541C" w14:textId="77777777" w:rsidR="004174E3" w:rsidRDefault="004174E3" w:rsidP="004174E3">
      <w:r>
        <w:lastRenderedPageBreak/>
        <w:t>Distal insertion:</w:t>
      </w:r>
    </w:p>
    <w:p w14:paraId="0D4F9D80" w14:textId="77777777" w:rsidR="004174E3" w:rsidRDefault="004174E3" w:rsidP="005B2D75">
      <w:pPr>
        <w:pStyle w:val="ListParagraph"/>
        <w:numPr>
          <w:ilvl w:val="0"/>
          <w:numId w:val="27"/>
        </w:numPr>
      </w:pPr>
      <w:r>
        <w:t>*</w:t>
      </w:r>
      <w:proofErr w:type="gramStart"/>
      <w:r>
        <w:t>posterior</w:t>
      </w:r>
      <w:proofErr w:type="gramEnd"/>
      <w:r>
        <w:t xml:space="preserve"> aspect of the lateral one third of the clavicle, acromion, and the spine of the scapula</w:t>
      </w:r>
    </w:p>
    <w:p w14:paraId="4259FD7C" w14:textId="77777777" w:rsidR="004174E3" w:rsidRDefault="004174E3" w:rsidP="005B2D75">
      <w:pPr>
        <w:pStyle w:val="ListParagraph"/>
        <w:numPr>
          <w:ilvl w:val="0"/>
          <w:numId w:val="27"/>
        </w:numPr>
      </w:pPr>
      <w:r>
        <w:t>*</w:t>
      </w:r>
      <w:proofErr w:type="gramStart"/>
      <w:r>
        <w:t>medial</w:t>
      </w:r>
      <w:proofErr w:type="gramEnd"/>
      <w:r>
        <w:t xml:space="preserve"> border of the acromion, upper border of the spine of the scapula</w:t>
      </w:r>
    </w:p>
    <w:p w14:paraId="115E4A8D" w14:textId="77777777" w:rsidR="004174E3" w:rsidRDefault="004174E3" w:rsidP="005B2D75">
      <w:pPr>
        <w:pStyle w:val="ListParagraph"/>
        <w:numPr>
          <w:ilvl w:val="0"/>
          <w:numId w:val="27"/>
        </w:numPr>
      </w:pPr>
      <w:r>
        <w:t>*</w:t>
      </w:r>
      <w:proofErr w:type="gramStart"/>
      <w:r>
        <w:t>triangular</w:t>
      </w:r>
      <w:proofErr w:type="gramEnd"/>
      <w:r>
        <w:t xml:space="preserve"> space at the base of the scapular spine</w:t>
      </w:r>
    </w:p>
    <w:p w14:paraId="695EC828" w14:textId="77777777" w:rsidR="004174E3" w:rsidRDefault="004174E3" w:rsidP="005B2D75">
      <w:pPr>
        <w:pStyle w:val="ListParagraph"/>
        <w:numPr>
          <w:ilvl w:val="0"/>
          <w:numId w:val="27"/>
        </w:numPr>
      </w:pPr>
      <w:r>
        <w:t>iliac crest</w:t>
      </w:r>
    </w:p>
    <w:p w14:paraId="74318490" w14:textId="77777777" w:rsidR="004174E3" w:rsidRDefault="004174E3" w:rsidP="004174E3">
      <w:r>
        <w:t xml:space="preserve">Innervation: </w:t>
      </w:r>
    </w:p>
    <w:p w14:paraId="2AB786F1" w14:textId="77777777" w:rsidR="004174E3" w:rsidRDefault="004174E3" w:rsidP="005B2D75">
      <w:pPr>
        <w:pStyle w:val="ListParagraph"/>
        <w:numPr>
          <w:ilvl w:val="0"/>
          <w:numId w:val="38"/>
        </w:numPr>
      </w:pPr>
      <w:r>
        <w:t>*</w:t>
      </w:r>
      <w:proofErr w:type="gramStart"/>
      <w:r>
        <w:t>accessory</w:t>
      </w:r>
      <w:proofErr w:type="gramEnd"/>
      <w:r>
        <w:t xml:space="preserve"> nerve</w:t>
      </w:r>
    </w:p>
    <w:p w14:paraId="5DC0A47D" w14:textId="77777777" w:rsidR="004174E3" w:rsidRDefault="004174E3" w:rsidP="005B2D75">
      <w:pPr>
        <w:pStyle w:val="ListParagraph"/>
        <w:numPr>
          <w:ilvl w:val="0"/>
          <w:numId w:val="38"/>
        </w:numPr>
      </w:pPr>
      <w:r>
        <w:t>axillary nerve</w:t>
      </w:r>
    </w:p>
    <w:p w14:paraId="4273408D" w14:textId="77777777" w:rsidR="004174E3" w:rsidRDefault="004174E3" w:rsidP="005B2D75">
      <w:pPr>
        <w:pStyle w:val="ListParagraph"/>
        <w:numPr>
          <w:ilvl w:val="0"/>
          <w:numId w:val="38"/>
        </w:numPr>
      </w:pPr>
      <w:r>
        <w:t>long thoracic (C5-C7) nerve</w:t>
      </w:r>
    </w:p>
    <w:p w14:paraId="5A8045B3" w14:textId="77777777" w:rsidR="004174E3" w:rsidRDefault="004174E3" w:rsidP="004174E3">
      <w:r>
        <w:t>Action:</w:t>
      </w:r>
    </w:p>
    <w:p w14:paraId="05FED420" w14:textId="77777777" w:rsidR="004174E3" w:rsidRDefault="004174E3" w:rsidP="005B2D75">
      <w:pPr>
        <w:pStyle w:val="ListParagraph"/>
        <w:numPr>
          <w:ilvl w:val="0"/>
          <w:numId w:val="39"/>
        </w:numPr>
      </w:pPr>
      <w:r>
        <w:t>*</w:t>
      </w:r>
      <w:proofErr w:type="gramStart"/>
      <w:r>
        <w:t>elevates</w:t>
      </w:r>
      <w:proofErr w:type="gramEnd"/>
      <w:r>
        <w:t xml:space="preserve"> and upwardly rotates the scapula</w:t>
      </w:r>
    </w:p>
    <w:p w14:paraId="1C1C78EA" w14:textId="77777777" w:rsidR="004174E3" w:rsidRDefault="004174E3" w:rsidP="005B2D75">
      <w:pPr>
        <w:pStyle w:val="ListParagraph"/>
        <w:numPr>
          <w:ilvl w:val="0"/>
          <w:numId w:val="39"/>
        </w:numPr>
      </w:pPr>
      <w:r>
        <w:t>*</w:t>
      </w:r>
      <w:proofErr w:type="gramStart"/>
      <w:r>
        <w:t>extends</w:t>
      </w:r>
      <w:proofErr w:type="gramEnd"/>
      <w:r>
        <w:t xml:space="preserve"> and side bends the neck</w:t>
      </w:r>
    </w:p>
    <w:p w14:paraId="0B575FB6" w14:textId="77777777" w:rsidR="004174E3" w:rsidRDefault="004174E3" w:rsidP="005B2D75">
      <w:pPr>
        <w:pStyle w:val="ListParagraph"/>
        <w:numPr>
          <w:ilvl w:val="0"/>
          <w:numId w:val="39"/>
        </w:numPr>
      </w:pPr>
      <w:r>
        <w:t>extends and rotates the neck</w:t>
      </w:r>
    </w:p>
    <w:p w14:paraId="31FF6D29" w14:textId="77777777" w:rsidR="004174E3" w:rsidRDefault="004174E3" w:rsidP="005B2D75">
      <w:pPr>
        <w:pStyle w:val="ListParagraph"/>
        <w:numPr>
          <w:ilvl w:val="0"/>
          <w:numId w:val="39"/>
        </w:numPr>
      </w:pPr>
      <w:r>
        <w:t>*</w:t>
      </w:r>
      <w:proofErr w:type="gramStart"/>
      <w:r>
        <w:t>depression</w:t>
      </w:r>
      <w:proofErr w:type="gramEnd"/>
      <w:r>
        <w:t xml:space="preserve">, </w:t>
      </w:r>
      <w:proofErr w:type="gramStart"/>
      <w:r>
        <w:t>adduction</w:t>
      </w:r>
      <w:proofErr w:type="gramEnd"/>
      <w:r>
        <w:t>, upward rotation of the scapula</w:t>
      </w:r>
    </w:p>
    <w:p w14:paraId="2F0B7F88" w14:textId="77777777" w:rsidR="004174E3" w:rsidRDefault="004174E3" w:rsidP="004174E3">
      <w:pPr>
        <w:pStyle w:val="Heading2"/>
      </w:pPr>
      <w:r>
        <w:t>Card ID: 5.31</w:t>
      </w:r>
    </w:p>
    <w:p w14:paraId="672862BD" w14:textId="77777777" w:rsidR="004174E3" w:rsidRDefault="004174E3" w:rsidP="004174E3">
      <w:r>
        <w:t>Image file: L1344_760142</w:t>
      </w:r>
    </w:p>
    <w:p w14:paraId="1360E0CD" w14:textId="77777777" w:rsidR="004174E3" w:rsidRDefault="004174E3" w:rsidP="004174E3">
      <w:r>
        <w:rPr>
          <w:noProof/>
        </w:rPr>
        <w:drawing>
          <wp:inline distT="0" distB="0" distL="0" distR="0" wp14:anchorId="5647F5CD" wp14:editId="21ADAB24">
            <wp:extent cx="1828800" cy="11965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0C8" w14:textId="77777777" w:rsidR="004174E3" w:rsidRDefault="004174E3" w:rsidP="004174E3">
      <w:pPr>
        <w:rPr>
          <w:ins w:id="7" w:author="Claire Copa" w:date="2026-07-16T09:16:00Z" w16du:dateUtc="2026-07-16T13:16:00Z"/>
        </w:rPr>
      </w:pPr>
      <w:r>
        <w:t xml:space="preserve">Title: </w:t>
      </w:r>
      <w:r w:rsidRPr="00FD1FE6">
        <w:rPr>
          <w:highlight w:val="yellow"/>
        </w:rPr>
        <w:t>Latissimus dorsi</w:t>
      </w:r>
    </w:p>
    <w:p w14:paraId="58F59F96" w14:textId="77777777" w:rsidR="004174E3" w:rsidRDefault="004174E3" w:rsidP="004174E3">
      <w:r>
        <w:t xml:space="preserve">Activity Interaction: select all that apply </w:t>
      </w:r>
    </w:p>
    <w:p w14:paraId="73471345" w14:textId="77777777" w:rsidR="004174E3" w:rsidRDefault="004174E3" w:rsidP="004174E3">
      <w:r>
        <w:rPr>
          <w:b/>
        </w:rPr>
        <w:t>Back-of-Card Content:</w:t>
      </w:r>
    </w:p>
    <w:p w14:paraId="08BB27B8" w14:textId="77777777" w:rsidR="004174E3" w:rsidRDefault="004174E3" w:rsidP="004174E3">
      <w:r>
        <w:t xml:space="preserve">Proximal insertion: </w:t>
      </w:r>
    </w:p>
    <w:p w14:paraId="0EEF75D2" w14:textId="77777777" w:rsidR="004174E3" w:rsidRDefault="004174E3" w:rsidP="005B2D75">
      <w:pPr>
        <w:pStyle w:val="ListParagraph"/>
        <w:numPr>
          <w:ilvl w:val="0"/>
          <w:numId w:val="28"/>
        </w:numPr>
      </w:pPr>
      <w:r>
        <w:t>*T7-T12 lumbar vertebrae</w:t>
      </w:r>
    </w:p>
    <w:p w14:paraId="1387A0B4" w14:textId="77777777" w:rsidR="004174E3" w:rsidRDefault="004174E3" w:rsidP="005B2D75">
      <w:pPr>
        <w:pStyle w:val="ListParagraph"/>
        <w:numPr>
          <w:ilvl w:val="0"/>
          <w:numId w:val="28"/>
        </w:numPr>
      </w:pPr>
      <w:r>
        <w:t>*</w:t>
      </w:r>
      <w:proofErr w:type="gramStart"/>
      <w:r>
        <w:t>ribs</w:t>
      </w:r>
      <w:proofErr w:type="gramEnd"/>
      <w:r>
        <w:t xml:space="preserve"> 9 to 12</w:t>
      </w:r>
    </w:p>
    <w:p w14:paraId="552CE1B2" w14:textId="77777777" w:rsidR="004174E3" w:rsidRDefault="004174E3" w:rsidP="005B2D75">
      <w:pPr>
        <w:pStyle w:val="ListParagraph"/>
        <w:numPr>
          <w:ilvl w:val="0"/>
          <w:numId w:val="28"/>
        </w:numPr>
      </w:pPr>
      <w:r>
        <w:t>*</w:t>
      </w:r>
      <w:proofErr w:type="gramStart"/>
      <w:r>
        <w:t>iliac</w:t>
      </w:r>
      <w:proofErr w:type="gramEnd"/>
      <w:r>
        <w:t xml:space="preserve"> crest</w:t>
      </w:r>
    </w:p>
    <w:p w14:paraId="35DB4E5E" w14:textId="77777777" w:rsidR="004174E3" w:rsidRDefault="004174E3" w:rsidP="005B2D75">
      <w:pPr>
        <w:pStyle w:val="ListParagraph"/>
        <w:numPr>
          <w:ilvl w:val="0"/>
          <w:numId w:val="28"/>
        </w:numPr>
      </w:pPr>
      <w:r>
        <w:t>upper border of the scapular spine</w:t>
      </w:r>
    </w:p>
    <w:p w14:paraId="395A4AC9" w14:textId="77777777" w:rsidR="004174E3" w:rsidRDefault="004174E3" w:rsidP="004174E3">
      <w:r>
        <w:t xml:space="preserve">Distal insertion: </w:t>
      </w:r>
    </w:p>
    <w:p w14:paraId="57F3C44E" w14:textId="77777777" w:rsidR="004174E3" w:rsidRDefault="004174E3" w:rsidP="005B2D75">
      <w:pPr>
        <w:pStyle w:val="ListParagraph"/>
        <w:numPr>
          <w:ilvl w:val="0"/>
          <w:numId w:val="40"/>
        </w:numPr>
      </w:pPr>
      <w:r>
        <w:t>*</w:t>
      </w:r>
      <w:proofErr w:type="gramStart"/>
      <w:r>
        <w:t>intertubercular</w:t>
      </w:r>
      <w:proofErr w:type="gramEnd"/>
      <w:r>
        <w:t xml:space="preserve"> sulcus of the humerus</w:t>
      </w:r>
    </w:p>
    <w:p w14:paraId="3DBEC285" w14:textId="77777777" w:rsidR="004174E3" w:rsidRDefault="004174E3" w:rsidP="005B2D75">
      <w:pPr>
        <w:pStyle w:val="ListParagraph"/>
        <w:numPr>
          <w:ilvl w:val="0"/>
          <w:numId w:val="40"/>
        </w:numPr>
      </w:pPr>
      <w:r>
        <w:t>lateral lip of the bicipital groove of the humerus</w:t>
      </w:r>
    </w:p>
    <w:p w14:paraId="5A394E84" w14:textId="77777777" w:rsidR="004174E3" w:rsidRDefault="004174E3" w:rsidP="005B2D75">
      <w:pPr>
        <w:pStyle w:val="ListParagraph"/>
        <w:numPr>
          <w:ilvl w:val="0"/>
          <w:numId w:val="40"/>
        </w:numPr>
      </w:pPr>
      <w:proofErr w:type="gramStart"/>
      <w:r>
        <w:lastRenderedPageBreak/>
        <w:t>coracoid</w:t>
      </w:r>
      <w:proofErr w:type="gramEnd"/>
      <w:r>
        <w:t xml:space="preserve"> process of the scapula</w:t>
      </w:r>
    </w:p>
    <w:p w14:paraId="638614DD" w14:textId="77777777" w:rsidR="004174E3" w:rsidRDefault="004174E3" w:rsidP="004174E3"/>
    <w:p w14:paraId="29DB463E" w14:textId="77777777" w:rsidR="004174E3" w:rsidRDefault="004174E3" w:rsidP="004174E3">
      <w:r>
        <w:t xml:space="preserve">Innervation: </w:t>
      </w:r>
    </w:p>
    <w:p w14:paraId="5C2277D6" w14:textId="77777777" w:rsidR="004174E3" w:rsidRDefault="004174E3" w:rsidP="005B2D75">
      <w:pPr>
        <w:pStyle w:val="ListParagraph"/>
        <w:numPr>
          <w:ilvl w:val="0"/>
          <w:numId w:val="29"/>
        </w:numPr>
      </w:pPr>
      <w:r>
        <w:t>*</w:t>
      </w:r>
      <w:proofErr w:type="gramStart"/>
      <w:r>
        <w:t>thoracodorsal</w:t>
      </w:r>
      <w:proofErr w:type="gramEnd"/>
      <w:r>
        <w:t xml:space="preserve"> nerve</w:t>
      </w:r>
    </w:p>
    <w:p w14:paraId="315C393D" w14:textId="77777777" w:rsidR="004174E3" w:rsidRDefault="004174E3" w:rsidP="005B2D75">
      <w:pPr>
        <w:pStyle w:val="ListParagraph"/>
        <w:numPr>
          <w:ilvl w:val="0"/>
          <w:numId w:val="29"/>
        </w:numPr>
      </w:pPr>
      <w:r>
        <w:t>musculocutaneous nerve</w:t>
      </w:r>
    </w:p>
    <w:p w14:paraId="3A0CB399" w14:textId="77777777" w:rsidR="004174E3" w:rsidRDefault="004174E3" w:rsidP="005B2D75">
      <w:pPr>
        <w:pStyle w:val="ListParagraph"/>
        <w:numPr>
          <w:ilvl w:val="0"/>
          <w:numId w:val="29"/>
        </w:numPr>
      </w:pPr>
      <w:r>
        <w:t>long thoracic (C5-C7) nerve</w:t>
      </w:r>
    </w:p>
    <w:p w14:paraId="1452D7A4" w14:textId="77777777" w:rsidR="004174E3" w:rsidRDefault="004174E3" w:rsidP="004174E3">
      <w:r>
        <w:t xml:space="preserve">Action: </w:t>
      </w:r>
    </w:p>
    <w:p w14:paraId="49276700" w14:textId="77777777" w:rsidR="004174E3" w:rsidRDefault="004174E3" w:rsidP="005B2D75">
      <w:pPr>
        <w:pStyle w:val="ListParagraph"/>
        <w:numPr>
          <w:ilvl w:val="0"/>
          <w:numId w:val="41"/>
        </w:numPr>
      </w:pPr>
      <w:r>
        <w:t>*</w:t>
      </w:r>
      <w:proofErr w:type="gramStart"/>
      <w:r>
        <w:t>adducts</w:t>
      </w:r>
      <w:proofErr w:type="gramEnd"/>
      <w:r>
        <w:t xml:space="preserve"> the arm</w:t>
      </w:r>
    </w:p>
    <w:p w14:paraId="07A73C3A" w14:textId="77777777" w:rsidR="004174E3" w:rsidRDefault="004174E3" w:rsidP="005B2D75">
      <w:pPr>
        <w:pStyle w:val="ListParagraph"/>
        <w:numPr>
          <w:ilvl w:val="0"/>
          <w:numId w:val="41"/>
        </w:numPr>
      </w:pPr>
      <w:r>
        <w:t>*</w:t>
      </w:r>
      <w:proofErr w:type="gramStart"/>
      <w:r>
        <w:t>internal</w:t>
      </w:r>
      <w:proofErr w:type="gramEnd"/>
      <w:r>
        <w:t xml:space="preserve"> rotation of the shoulder</w:t>
      </w:r>
    </w:p>
    <w:p w14:paraId="35BE2CA7" w14:textId="77777777" w:rsidR="004174E3" w:rsidRDefault="004174E3" w:rsidP="005B2D75">
      <w:pPr>
        <w:pStyle w:val="ListParagraph"/>
        <w:numPr>
          <w:ilvl w:val="0"/>
          <w:numId w:val="41"/>
        </w:numPr>
        <w:tabs>
          <w:tab w:val="left" w:pos="1878"/>
        </w:tabs>
      </w:pPr>
      <w:r>
        <w:t>externally rotates the shoulder</w:t>
      </w:r>
    </w:p>
    <w:p w14:paraId="5BC3C341" w14:textId="77777777" w:rsidR="004174E3" w:rsidRDefault="004174E3" w:rsidP="005B2D75">
      <w:pPr>
        <w:pStyle w:val="ListParagraph"/>
        <w:numPr>
          <w:ilvl w:val="0"/>
          <w:numId w:val="41"/>
        </w:numPr>
        <w:tabs>
          <w:tab w:val="left" w:pos="1878"/>
        </w:tabs>
      </w:pPr>
      <w:r>
        <w:t>protracts and downwardly rotates the shoulder</w:t>
      </w:r>
    </w:p>
    <w:p w14:paraId="0026847C" w14:textId="77777777" w:rsidR="004174E3" w:rsidRDefault="004174E3" w:rsidP="004174E3"/>
    <w:p w14:paraId="60B543CA" w14:textId="77777777" w:rsidR="004174E3" w:rsidRDefault="004174E3" w:rsidP="004174E3">
      <w:pPr>
        <w:pStyle w:val="Heading2"/>
      </w:pPr>
      <w:r>
        <w:t>Card ID: 5.32</w:t>
      </w:r>
    </w:p>
    <w:p w14:paraId="24F685CF" w14:textId="77777777" w:rsidR="004174E3" w:rsidRDefault="004174E3" w:rsidP="004174E3">
      <w:r>
        <w:t>Image file: L1344_760143</w:t>
      </w:r>
    </w:p>
    <w:p w14:paraId="20782DDE" w14:textId="77777777" w:rsidR="004174E3" w:rsidRDefault="004174E3" w:rsidP="004174E3">
      <w:r>
        <w:rPr>
          <w:noProof/>
        </w:rPr>
        <w:drawing>
          <wp:inline distT="0" distB="0" distL="0" distR="0" wp14:anchorId="1E8B4C9C" wp14:editId="6106CFEA">
            <wp:extent cx="1828800" cy="11965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650E" w14:textId="77777777" w:rsidR="004174E3" w:rsidRDefault="004174E3" w:rsidP="004174E3">
      <w:pPr>
        <w:rPr>
          <w:ins w:id="8" w:author="Claire Copa" w:date="2026-07-16T09:16:00Z" w16du:dateUtc="2026-07-16T13:16:00Z"/>
        </w:rPr>
      </w:pPr>
      <w:r>
        <w:t xml:space="preserve">Title: </w:t>
      </w:r>
      <w:r w:rsidRPr="00FD1FE6">
        <w:rPr>
          <w:highlight w:val="yellow"/>
        </w:rPr>
        <w:t>Infraspinatus</w:t>
      </w:r>
    </w:p>
    <w:p w14:paraId="61F81754" w14:textId="77777777" w:rsidR="004174E3" w:rsidRDefault="004174E3" w:rsidP="004174E3">
      <w:r>
        <w:t xml:space="preserve">Activity Interaction: select all that apply </w:t>
      </w:r>
    </w:p>
    <w:p w14:paraId="0EA6E5EB" w14:textId="77777777" w:rsidR="004174E3" w:rsidRDefault="004174E3" w:rsidP="004174E3">
      <w:r>
        <w:rPr>
          <w:b/>
        </w:rPr>
        <w:t>Back-of-Card Content:</w:t>
      </w:r>
    </w:p>
    <w:p w14:paraId="33CF2729" w14:textId="77777777" w:rsidR="004174E3" w:rsidRDefault="004174E3" w:rsidP="004174E3">
      <w:r>
        <w:t>Proximal insertion:</w:t>
      </w:r>
    </w:p>
    <w:p w14:paraId="2D1E31FA" w14:textId="77777777" w:rsidR="004174E3" w:rsidRDefault="004174E3" w:rsidP="005B2D75">
      <w:pPr>
        <w:pStyle w:val="ListParagraph"/>
        <w:numPr>
          <w:ilvl w:val="0"/>
          <w:numId w:val="43"/>
        </w:numPr>
      </w:pPr>
      <w:r>
        <w:t>*</w:t>
      </w:r>
      <w:proofErr w:type="gramStart"/>
      <w:r>
        <w:t>infraspinous</w:t>
      </w:r>
      <w:proofErr w:type="gramEnd"/>
      <w:r>
        <w:t xml:space="preserve"> fossa of the scapula</w:t>
      </w:r>
    </w:p>
    <w:p w14:paraId="7A7014BD" w14:textId="77777777" w:rsidR="004174E3" w:rsidRDefault="004174E3" w:rsidP="005B2D75">
      <w:pPr>
        <w:pStyle w:val="ListParagraph"/>
        <w:numPr>
          <w:ilvl w:val="0"/>
          <w:numId w:val="43"/>
        </w:numPr>
      </w:pPr>
      <w:r>
        <w:t>lateral border of the dorsal scapular surface</w:t>
      </w:r>
    </w:p>
    <w:p w14:paraId="38D89D75" w14:textId="77777777" w:rsidR="004174E3" w:rsidRDefault="004174E3" w:rsidP="005B2D75">
      <w:pPr>
        <w:pStyle w:val="ListParagraph"/>
        <w:numPr>
          <w:ilvl w:val="0"/>
          <w:numId w:val="43"/>
        </w:numPr>
      </w:pPr>
      <w:r>
        <w:t>medial border of the dorsal scapular surface</w:t>
      </w:r>
    </w:p>
    <w:p w14:paraId="691D62A6" w14:textId="77777777" w:rsidR="004174E3" w:rsidRDefault="004174E3" w:rsidP="004174E3">
      <w:r>
        <w:t xml:space="preserve">Distal insertion: </w:t>
      </w:r>
    </w:p>
    <w:p w14:paraId="275E6FA5" w14:textId="77777777" w:rsidR="004174E3" w:rsidRDefault="004174E3" w:rsidP="005B2D75">
      <w:pPr>
        <w:pStyle w:val="ListParagraph"/>
        <w:numPr>
          <w:ilvl w:val="0"/>
          <w:numId w:val="42"/>
        </w:numPr>
      </w:pPr>
      <w:r>
        <w:t>*</w:t>
      </w:r>
      <w:proofErr w:type="gramStart"/>
      <w:r>
        <w:t>greater</w:t>
      </w:r>
      <w:proofErr w:type="gramEnd"/>
      <w:r>
        <w:t xml:space="preserve"> tubercle of the humerus</w:t>
      </w:r>
    </w:p>
    <w:p w14:paraId="6CEDD1A6" w14:textId="77777777" w:rsidR="004174E3" w:rsidRDefault="004174E3" w:rsidP="005B2D75">
      <w:pPr>
        <w:pStyle w:val="ListParagraph"/>
        <w:numPr>
          <w:ilvl w:val="0"/>
          <w:numId w:val="42"/>
        </w:numPr>
      </w:pPr>
      <w:r>
        <w:t>lesser tubercle of the humerus</w:t>
      </w:r>
    </w:p>
    <w:p w14:paraId="7A90BCCB" w14:textId="77777777" w:rsidR="004174E3" w:rsidRDefault="004174E3" w:rsidP="005B2D75">
      <w:pPr>
        <w:pStyle w:val="ListParagraph"/>
        <w:numPr>
          <w:ilvl w:val="0"/>
          <w:numId w:val="42"/>
        </w:numPr>
      </w:pPr>
      <w:r>
        <w:t>intertubercular sulcus of the humerus</w:t>
      </w:r>
    </w:p>
    <w:p w14:paraId="1DA7C2BE" w14:textId="77777777" w:rsidR="004174E3" w:rsidRDefault="004174E3" w:rsidP="004174E3">
      <w:r>
        <w:lastRenderedPageBreak/>
        <w:t xml:space="preserve">Innervation: </w:t>
      </w:r>
    </w:p>
    <w:p w14:paraId="47E6A467" w14:textId="77777777" w:rsidR="004174E3" w:rsidRDefault="004174E3" w:rsidP="005B2D75">
      <w:pPr>
        <w:pStyle w:val="ListParagraph"/>
        <w:numPr>
          <w:ilvl w:val="0"/>
          <w:numId w:val="44"/>
        </w:numPr>
      </w:pPr>
      <w:r>
        <w:t>*</w:t>
      </w:r>
      <w:proofErr w:type="gramStart"/>
      <w:r>
        <w:t>suprascapular</w:t>
      </w:r>
      <w:proofErr w:type="gramEnd"/>
      <w:r>
        <w:t xml:space="preserve"> nerve</w:t>
      </w:r>
    </w:p>
    <w:p w14:paraId="763DD1CA" w14:textId="77777777" w:rsidR="004174E3" w:rsidRDefault="004174E3" w:rsidP="005B2D75">
      <w:pPr>
        <w:pStyle w:val="ListParagraph"/>
        <w:numPr>
          <w:ilvl w:val="0"/>
          <w:numId w:val="44"/>
        </w:numPr>
      </w:pPr>
      <w:r>
        <w:t>subclavian (C5-C6) nerve</w:t>
      </w:r>
    </w:p>
    <w:p w14:paraId="3CA63270" w14:textId="77777777" w:rsidR="004174E3" w:rsidRDefault="004174E3" w:rsidP="005B2D75">
      <w:pPr>
        <w:pStyle w:val="ListParagraph"/>
        <w:numPr>
          <w:ilvl w:val="0"/>
          <w:numId w:val="44"/>
        </w:numPr>
      </w:pPr>
      <w:r>
        <w:t>musculocutaneous nerve</w:t>
      </w:r>
    </w:p>
    <w:p w14:paraId="4EE9B67F" w14:textId="77777777" w:rsidR="004174E3" w:rsidRDefault="004174E3" w:rsidP="005B2D75">
      <w:pPr>
        <w:pStyle w:val="ListParagraph"/>
        <w:numPr>
          <w:ilvl w:val="0"/>
          <w:numId w:val="44"/>
        </w:numPr>
      </w:pPr>
      <w:r>
        <w:t>long thoracic (C5-C7) nerve</w:t>
      </w:r>
    </w:p>
    <w:p w14:paraId="770B0EBC" w14:textId="77777777" w:rsidR="004174E3" w:rsidRDefault="004174E3" w:rsidP="004174E3">
      <w:r>
        <w:t xml:space="preserve">Action: </w:t>
      </w:r>
    </w:p>
    <w:p w14:paraId="7E413203" w14:textId="77777777" w:rsidR="004174E3" w:rsidRDefault="004174E3" w:rsidP="005B2D75">
      <w:pPr>
        <w:pStyle w:val="ListParagraph"/>
        <w:numPr>
          <w:ilvl w:val="0"/>
          <w:numId w:val="52"/>
        </w:numPr>
      </w:pPr>
      <w:r>
        <w:t>*</w:t>
      </w:r>
      <w:proofErr w:type="gramStart"/>
      <w:r>
        <w:t>externally</w:t>
      </w:r>
      <w:proofErr w:type="gramEnd"/>
      <w:r>
        <w:t xml:space="preserve"> rotates the shoulder</w:t>
      </w:r>
    </w:p>
    <w:p w14:paraId="262896B3" w14:textId="77777777" w:rsidR="004174E3" w:rsidRDefault="004174E3" w:rsidP="005B2D75">
      <w:pPr>
        <w:pStyle w:val="ListParagraph"/>
        <w:numPr>
          <w:ilvl w:val="0"/>
          <w:numId w:val="52"/>
        </w:numPr>
      </w:pPr>
      <w:r>
        <w:t>internally rotates the shoulder</w:t>
      </w:r>
    </w:p>
    <w:p w14:paraId="7E2A235F" w14:textId="77777777" w:rsidR="004174E3" w:rsidRDefault="004174E3" w:rsidP="005B2D75">
      <w:pPr>
        <w:pStyle w:val="ListParagraph"/>
        <w:numPr>
          <w:ilvl w:val="0"/>
          <w:numId w:val="52"/>
        </w:numPr>
      </w:pPr>
      <w:r>
        <w:t>abducts the arm</w:t>
      </w:r>
    </w:p>
    <w:p w14:paraId="319BE541" w14:textId="77777777" w:rsidR="004174E3" w:rsidRDefault="004174E3" w:rsidP="004174E3"/>
    <w:p w14:paraId="44B6BE43" w14:textId="77777777" w:rsidR="004174E3" w:rsidRDefault="004174E3" w:rsidP="004174E3">
      <w:pPr>
        <w:pStyle w:val="Heading2"/>
      </w:pPr>
      <w:r>
        <w:t>Card ID: 5.33</w:t>
      </w:r>
    </w:p>
    <w:p w14:paraId="31ADED67" w14:textId="77777777" w:rsidR="004174E3" w:rsidRDefault="004174E3" w:rsidP="004174E3">
      <w:r>
        <w:t>Image file: L1344_760144</w:t>
      </w:r>
    </w:p>
    <w:p w14:paraId="787952D2" w14:textId="77777777" w:rsidR="004174E3" w:rsidRDefault="004174E3" w:rsidP="004174E3">
      <w:r>
        <w:rPr>
          <w:noProof/>
        </w:rPr>
        <w:drawing>
          <wp:inline distT="0" distB="0" distL="0" distR="0" wp14:anchorId="5D633CA4" wp14:editId="431A4A5A">
            <wp:extent cx="1828800" cy="119659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A4A" w14:textId="77777777" w:rsidR="004174E3" w:rsidRDefault="004174E3" w:rsidP="004174E3">
      <w:pPr>
        <w:rPr>
          <w:ins w:id="9" w:author="Claire Copa" w:date="2026-07-16T09:16:00Z" w16du:dateUtc="2026-07-16T13:16:00Z"/>
        </w:rPr>
      </w:pPr>
      <w:r>
        <w:t xml:space="preserve">Title: </w:t>
      </w:r>
      <w:r w:rsidRPr="00327D88">
        <w:rPr>
          <w:highlight w:val="yellow"/>
        </w:rPr>
        <w:t>Teres minor</w:t>
      </w:r>
    </w:p>
    <w:p w14:paraId="05A3E98E" w14:textId="77777777" w:rsidR="004174E3" w:rsidRDefault="004174E3" w:rsidP="004174E3">
      <w:r>
        <w:t xml:space="preserve">Activity Interaction: select all that apply </w:t>
      </w:r>
    </w:p>
    <w:p w14:paraId="724D2D1E" w14:textId="77777777" w:rsidR="004174E3" w:rsidRDefault="004174E3" w:rsidP="004174E3">
      <w:r>
        <w:rPr>
          <w:b/>
        </w:rPr>
        <w:t>Back-of-Card Content:</w:t>
      </w:r>
    </w:p>
    <w:p w14:paraId="15C8C692" w14:textId="77777777" w:rsidR="004174E3" w:rsidRDefault="004174E3" w:rsidP="004174E3">
      <w:r>
        <w:t xml:space="preserve">Proximal insertion: </w:t>
      </w:r>
    </w:p>
    <w:p w14:paraId="52768D74" w14:textId="77777777" w:rsidR="004174E3" w:rsidRDefault="004174E3" w:rsidP="005B2D75">
      <w:pPr>
        <w:pStyle w:val="ListParagraph"/>
        <w:numPr>
          <w:ilvl w:val="0"/>
          <w:numId w:val="46"/>
        </w:numPr>
      </w:pPr>
      <w:r>
        <w:t>*</w:t>
      </w:r>
      <w:proofErr w:type="gramStart"/>
      <w:r>
        <w:t>lateral</w:t>
      </w:r>
      <w:proofErr w:type="gramEnd"/>
      <w:r>
        <w:t xml:space="preserve"> border of the dorsal scapular surface</w:t>
      </w:r>
    </w:p>
    <w:p w14:paraId="291D80BF" w14:textId="77777777" w:rsidR="004174E3" w:rsidRDefault="004174E3" w:rsidP="005B2D75">
      <w:pPr>
        <w:pStyle w:val="ListParagraph"/>
        <w:numPr>
          <w:ilvl w:val="0"/>
          <w:numId w:val="46"/>
        </w:numPr>
      </w:pPr>
      <w:r>
        <w:t>subscapular fossa of the scapula</w:t>
      </w:r>
    </w:p>
    <w:p w14:paraId="6BE0DE8D" w14:textId="77777777" w:rsidR="004174E3" w:rsidRDefault="004174E3" w:rsidP="005B2D75">
      <w:pPr>
        <w:pStyle w:val="ListParagraph"/>
        <w:numPr>
          <w:ilvl w:val="0"/>
          <w:numId w:val="46"/>
        </w:numPr>
      </w:pPr>
      <w:r>
        <w:t>medial border of the dorsal scapular surface</w:t>
      </w:r>
    </w:p>
    <w:p w14:paraId="2CC6A5C9" w14:textId="77777777" w:rsidR="004174E3" w:rsidRDefault="004174E3" w:rsidP="004174E3">
      <w:r>
        <w:t xml:space="preserve">Distal insertion: </w:t>
      </w:r>
    </w:p>
    <w:p w14:paraId="5BD2CC7C" w14:textId="77777777" w:rsidR="004174E3" w:rsidRDefault="004174E3" w:rsidP="005B2D75">
      <w:pPr>
        <w:pStyle w:val="ListParagraph"/>
        <w:numPr>
          <w:ilvl w:val="0"/>
          <w:numId w:val="45"/>
        </w:numPr>
      </w:pPr>
      <w:r>
        <w:t>*</w:t>
      </w:r>
      <w:proofErr w:type="gramStart"/>
      <w:r>
        <w:t>greater</w:t>
      </w:r>
      <w:proofErr w:type="gramEnd"/>
      <w:r>
        <w:t xml:space="preserve"> tubercle of the humerus</w:t>
      </w:r>
    </w:p>
    <w:p w14:paraId="40FBA14A" w14:textId="77777777" w:rsidR="004174E3" w:rsidRDefault="004174E3" w:rsidP="005B2D75">
      <w:pPr>
        <w:pStyle w:val="ListParagraph"/>
        <w:numPr>
          <w:ilvl w:val="0"/>
          <w:numId w:val="45"/>
        </w:numPr>
      </w:pPr>
      <w:r>
        <w:t>lesser tubercle of the humerus</w:t>
      </w:r>
    </w:p>
    <w:p w14:paraId="10677179" w14:textId="77777777" w:rsidR="004174E3" w:rsidRDefault="004174E3" w:rsidP="005B2D75">
      <w:pPr>
        <w:pStyle w:val="ListParagraph"/>
        <w:numPr>
          <w:ilvl w:val="0"/>
          <w:numId w:val="45"/>
        </w:numPr>
      </w:pPr>
      <w:proofErr w:type="gramStart"/>
      <w:r>
        <w:t>coracoid</w:t>
      </w:r>
      <w:proofErr w:type="gramEnd"/>
      <w:r>
        <w:t xml:space="preserve"> process of the scapula</w:t>
      </w:r>
    </w:p>
    <w:p w14:paraId="6B78DD69" w14:textId="77777777" w:rsidR="004174E3" w:rsidRDefault="004174E3" w:rsidP="004174E3">
      <w:r>
        <w:t xml:space="preserve">Innervation: </w:t>
      </w:r>
    </w:p>
    <w:p w14:paraId="16D2F6AA" w14:textId="77777777" w:rsidR="004174E3" w:rsidRDefault="004174E3" w:rsidP="005B2D75">
      <w:pPr>
        <w:pStyle w:val="ListParagraph"/>
        <w:numPr>
          <w:ilvl w:val="0"/>
          <w:numId w:val="47"/>
        </w:numPr>
      </w:pPr>
      <w:r>
        <w:t>*</w:t>
      </w:r>
      <w:proofErr w:type="gramStart"/>
      <w:r>
        <w:t>lower</w:t>
      </w:r>
      <w:proofErr w:type="gramEnd"/>
      <w:r>
        <w:t xml:space="preserve"> and upper subscapular nerve</w:t>
      </w:r>
    </w:p>
    <w:p w14:paraId="364D926D" w14:textId="77777777" w:rsidR="004174E3" w:rsidRDefault="004174E3" w:rsidP="005B2D75">
      <w:pPr>
        <w:pStyle w:val="ListParagraph"/>
        <w:numPr>
          <w:ilvl w:val="0"/>
          <w:numId w:val="47"/>
        </w:numPr>
      </w:pPr>
      <w:r>
        <w:t>musculocutaneous nerve</w:t>
      </w:r>
    </w:p>
    <w:p w14:paraId="58F7420D" w14:textId="77777777" w:rsidR="004174E3" w:rsidRDefault="004174E3" w:rsidP="005B2D75">
      <w:pPr>
        <w:pStyle w:val="ListParagraph"/>
        <w:numPr>
          <w:ilvl w:val="0"/>
          <w:numId w:val="47"/>
        </w:numPr>
      </w:pPr>
      <w:proofErr w:type="gramStart"/>
      <w:r>
        <w:lastRenderedPageBreak/>
        <w:t>suprascapular</w:t>
      </w:r>
      <w:proofErr w:type="gramEnd"/>
      <w:r>
        <w:t xml:space="preserve"> nerve</w:t>
      </w:r>
    </w:p>
    <w:p w14:paraId="20ADE07D" w14:textId="77777777" w:rsidR="004174E3" w:rsidRDefault="004174E3" w:rsidP="004174E3">
      <w:r>
        <w:t xml:space="preserve">Action: </w:t>
      </w:r>
    </w:p>
    <w:p w14:paraId="4989E73D" w14:textId="77777777" w:rsidR="004174E3" w:rsidRDefault="004174E3" w:rsidP="005B2D75">
      <w:pPr>
        <w:pStyle w:val="ListParagraph"/>
        <w:numPr>
          <w:ilvl w:val="0"/>
          <w:numId w:val="48"/>
        </w:numPr>
      </w:pPr>
      <w:r>
        <w:t>*</w:t>
      </w:r>
      <w:proofErr w:type="gramStart"/>
      <w:r>
        <w:t>externally</w:t>
      </w:r>
      <w:proofErr w:type="gramEnd"/>
      <w:r>
        <w:t xml:space="preserve"> rotates the shoulder</w:t>
      </w:r>
    </w:p>
    <w:p w14:paraId="4A78E21B" w14:textId="77777777" w:rsidR="004174E3" w:rsidRDefault="004174E3" w:rsidP="005B2D75">
      <w:pPr>
        <w:pStyle w:val="ListParagraph"/>
        <w:numPr>
          <w:ilvl w:val="0"/>
          <w:numId w:val="48"/>
        </w:numPr>
      </w:pPr>
      <w:r>
        <w:t>internally rotates the shoulder</w:t>
      </w:r>
    </w:p>
    <w:p w14:paraId="1A870293" w14:textId="77777777" w:rsidR="004174E3" w:rsidRDefault="004174E3" w:rsidP="005B2D75">
      <w:pPr>
        <w:pStyle w:val="ListParagraph"/>
        <w:numPr>
          <w:ilvl w:val="0"/>
          <w:numId w:val="48"/>
        </w:numPr>
      </w:pPr>
      <w:r>
        <w:t>abducts the arm</w:t>
      </w:r>
    </w:p>
    <w:p w14:paraId="487A6FEF" w14:textId="77777777" w:rsidR="004174E3" w:rsidRDefault="004174E3" w:rsidP="004174E3"/>
    <w:p w14:paraId="1C24F5F3" w14:textId="77777777" w:rsidR="004174E3" w:rsidRDefault="004174E3" w:rsidP="004174E3">
      <w:pPr>
        <w:pStyle w:val="Heading2"/>
      </w:pPr>
      <w:r>
        <w:t>Card ID: 5.34</w:t>
      </w:r>
    </w:p>
    <w:p w14:paraId="50FC21C0" w14:textId="77777777" w:rsidR="004174E3" w:rsidRDefault="004174E3" w:rsidP="004174E3">
      <w:r>
        <w:t>Image file: L1344_760145</w:t>
      </w:r>
    </w:p>
    <w:p w14:paraId="73A79E9C" w14:textId="77777777" w:rsidR="004174E3" w:rsidRDefault="004174E3" w:rsidP="004174E3">
      <w:r>
        <w:rPr>
          <w:noProof/>
        </w:rPr>
        <w:drawing>
          <wp:inline distT="0" distB="0" distL="0" distR="0" wp14:anchorId="62A33250" wp14:editId="29CE1C2D">
            <wp:extent cx="1828800" cy="119659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BB0A" w14:textId="77777777" w:rsidR="004174E3" w:rsidRDefault="004174E3" w:rsidP="004174E3">
      <w:pPr>
        <w:rPr>
          <w:ins w:id="10" w:author="Claire Copa" w:date="2026-07-16T09:16:00Z" w16du:dateUtc="2026-07-16T13:16:00Z"/>
        </w:rPr>
      </w:pPr>
      <w:r>
        <w:t xml:space="preserve">Title: </w:t>
      </w:r>
      <w:r w:rsidRPr="00327D88">
        <w:rPr>
          <w:highlight w:val="yellow"/>
        </w:rPr>
        <w:t>Subscapularis</w:t>
      </w:r>
    </w:p>
    <w:p w14:paraId="7C439F9C" w14:textId="77777777" w:rsidR="004174E3" w:rsidRDefault="004174E3" w:rsidP="004174E3">
      <w:r>
        <w:t xml:space="preserve">Activity Interaction: select all that apply </w:t>
      </w:r>
    </w:p>
    <w:p w14:paraId="084D97E6" w14:textId="77777777" w:rsidR="004174E3" w:rsidRDefault="004174E3" w:rsidP="004174E3">
      <w:r>
        <w:rPr>
          <w:b/>
        </w:rPr>
        <w:t>Back-of-Card Content:</w:t>
      </w:r>
    </w:p>
    <w:p w14:paraId="23C9134B" w14:textId="77777777" w:rsidR="004174E3" w:rsidRDefault="004174E3" w:rsidP="004174E3">
      <w:r>
        <w:t xml:space="preserve">Proximal insertion: </w:t>
      </w:r>
    </w:p>
    <w:p w14:paraId="73F5FBAF" w14:textId="77777777" w:rsidR="004174E3" w:rsidRDefault="004174E3" w:rsidP="005B2D75">
      <w:pPr>
        <w:pStyle w:val="ListParagraph"/>
        <w:numPr>
          <w:ilvl w:val="0"/>
          <w:numId w:val="55"/>
        </w:numPr>
      </w:pPr>
      <w:r>
        <w:t>*</w:t>
      </w:r>
      <w:proofErr w:type="gramStart"/>
      <w:r>
        <w:t>subscapular</w:t>
      </w:r>
      <w:proofErr w:type="gramEnd"/>
      <w:r>
        <w:t xml:space="preserve"> fossa of the scapula</w:t>
      </w:r>
    </w:p>
    <w:p w14:paraId="3EC567CE" w14:textId="77777777" w:rsidR="004174E3" w:rsidRDefault="004174E3" w:rsidP="005B2D75">
      <w:pPr>
        <w:pStyle w:val="ListParagraph"/>
        <w:numPr>
          <w:ilvl w:val="0"/>
          <w:numId w:val="55"/>
        </w:numPr>
      </w:pPr>
      <w:r>
        <w:t>lateral border of the dorsal scapular surface</w:t>
      </w:r>
    </w:p>
    <w:p w14:paraId="362C0DCC" w14:textId="77777777" w:rsidR="004174E3" w:rsidRDefault="004174E3" w:rsidP="005B2D75">
      <w:pPr>
        <w:pStyle w:val="ListParagraph"/>
        <w:numPr>
          <w:ilvl w:val="0"/>
          <w:numId w:val="55"/>
        </w:numPr>
      </w:pPr>
      <w:r>
        <w:t>medial border of the dorsal scapular surface</w:t>
      </w:r>
    </w:p>
    <w:p w14:paraId="531A1B48" w14:textId="77777777" w:rsidR="004174E3" w:rsidRDefault="004174E3" w:rsidP="004174E3"/>
    <w:p w14:paraId="2B9580A2" w14:textId="77777777" w:rsidR="004174E3" w:rsidRDefault="004174E3" w:rsidP="004174E3">
      <w:r>
        <w:t xml:space="preserve">Distal insertion: </w:t>
      </w:r>
    </w:p>
    <w:p w14:paraId="21749AC6" w14:textId="77777777" w:rsidR="004174E3" w:rsidRDefault="004174E3" w:rsidP="005B2D75">
      <w:pPr>
        <w:pStyle w:val="ListParagraph"/>
        <w:numPr>
          <w:ilvl w:val="0"/>
          <w:numId w:val="56"/>
        </w:numPr>
      </w:pPr>
      <w:r>
        <w:t>*</w:t>
      </w:r>
      <w:proofErr w:type="gramStart"/>
      <w:r>
        <w:t>lesser</w:t>
      </w:r>
      <w:proofErr w:type="gramEnd"/>
      <w:r>
        <w:t xml:space="preserve"> tubercle of the humerus</w:t>
      </w:r>
    </w:p>
    <w:p w14:paraId="11626231" w14:textId="77777777" w:rsidR="004174E3" w:rsidRDefault="004174E3" w:rsidP="005B2D75">
      <w:pPr>
        <w:pStyle w:val="ListParagraph"/>
        <w:numPr>
          <w:ilvl w:val="0"/>
          <w:numId w:val="56"/>
        </w:numPr>
      </w:pPr>
      <w:r>
        <w:t>greater tubercle of the humerus</w:t>
      </w:r>
    </w:p>
    <w:p w14:paraId="065DB77D" w14:textId="77777777" w:rsidR="004174E3" w:rsidRDefault="004174E3" w:rsidP="005B2D75">
      <w:pPr>
        <w:pStyle w:val="ListParagraph"/>
        <w:numPr>
          <w:ilvl w:val="0"/>
          <w:numId w:val="56"/>
        </w:numPr>
      </w:pPr>
      <w:r>
        <w:t>medial surface of the humeral shaft</w:t>
      </w:r>
    </w:p>
    <w:p w14:paraId="5454E70A" w14:textId="77777777" w:rsidR="004174E3" w:rsidRDefault="004174E3" w:rsidP="005B2D75">
      <w:pPr>
        <w:pStyle w:val="ListParagraph"/>
        <w:numPr>
          <w:ilvl w:val="0"/>
          <w:numId w:val="56"/>
        </w:numPr>
      </w:pPr>
      <w:r>
        <w:t>intertubercular sulcus of the humerus</w:t>
      </w:r>
    </w:p>
    <w:p w14:paraId="5830400D" w14:textId="77777777" w:rsidR="004174E3" w:rsidRDefault="004174E3" w:rsidP="004174E3"/>
    <w:p w14:paraId="4E160F42" w14:textId="77777777" w:rsidR="004174E3" w:rsidRDefault="004174E3" w:rsidP="004174E3">
      <w:r>
        <w:t xml:space="preserve">Innervation: </w:t>
      </w:r>
    </w:p>
    <w:p w14:paraId="3F543D54" w14:textId="77777777" w:rsidR="004174E3" w:rsidRDefault="004174E3" w:rsidP="005B2D75">
      <w:pPr>
        <w:pStyle w:val="ListParagraph"/>
        <w:numPr>
          <w:ilvl w:val="0"/>
          <w:numId w:val="49"/>
        </w:numPr>
      </w:pPr>
      <w:r>
        <w:t>*</w:t>
      </w:r>
      <w:proofErr w:type="gramStart"/>
      <w:r>
        <w:t>lower</w:t>
      </w:r>
      <w:proofErr w:type="gramEnd"/>
      <w:r>
        <w:t xml:space="preserve"> and upper subscapular nerve</w:t>
      </w:r>
    </w:p>
    <w:p w14:paraId="1DC19E01" w14:textId="77777777" w:rsidR="004174E3" w:rsidRDefault="004174E3" w:rsidP="005B2D75">
      <w:pPr>
        <w:pStyle w:val="ListParagraph"/>
        <w:numPr>
          <w:ilvl w:val="0"/>
          <w:numId w:val="49"/>
        </w:numPr>
      </w:pPr>
      <w:r>
        <w:t>musculocutaneous nerve</w:t>
      </w:r>
    </w:p>
    <w:p w14:paraId="27D741B7" w14:textId="77777777" w:rsidR="004174E3" w:rsidRDefault="004174E3" w:rsidP="005B2D75">
      <w:pPr>
        <w:pStyle w:val="ListParagraph"/>
        <w:numPr>
          <w:ilvl w:val="0"/>
          <w:numId w:val="49"/>
        </w:numPr>
      </w:pPr>
      <w:proofErr w:type="gramStart"/>
      <w:r>
        <w:lastRenderedPageBreak/>
        <w:t>suprascapular</w:t>
      </w:r>
      <w:proofErr w:type="gramEnd"/>
      <w:r>
        <w:t xml:space="preserve"> nerve</w:t>
      </w:r>
    </w:p>
    <w:p w14:paraId="0800C98C" w14:textId="77777777" w:rsidR="004174E3" w:rsidRDefault="004174E3" w:rsidP="004174E3">
      <w:r>
        <w:t xml:space="preserve">Action: </w:t>
      </w:r>
    </w:p>
    <w:p w14:paraId="2140BEF4" w14:textId="77777777" w:rsidR="004174E3" w:rsidRDefault="004174E3" w:rsidP="005B2D75">
      <w:pPr>
        <w:pStyle w:val="ListParagraph"/>
        <w:numPr>
          <w:ilvl w:val="0"/>
          <w:numId w:val="50"/>
        </w:numPr>
      </w:pPr>
      <w:r>
        <w:t>*</w:t>
      </w:r>
      <w:proofErr w:type="gramStart"/>
      <w:r>
        <w:t>internally</w:t>
      </w:r>
      <w:proofErr w:type="gramEnd"/>
      <w:r>
        <w:t xml:space="preserve"> rotates the shoulder</w:t>
      </w:r>
    </w:p>
    <w:p w14:paraId="4BEA47DE" w14:textId="77777777" w:rsidR="004174E3" w:rsidRDefault="004174E3" w:rsidP="005B2D75">
      <w:pPr>
        <w:pStyle w:val="ListParagraph"/>
        <w:numPr>
          <w:ilvl w:val="0"/>
          <w:numId w:val="50"/>
        </w:numPr>
      </w:pPr>
      <w:r>
        <w:t>externally rotates the shoulder</w:t>
      </w:r>
    </w:p>
    <w:p w14:paraId="75D3F672" w14:textId="77777777" w:rsidR="004174E3" w:rsidRDefault="004174E3" w:rsidP="005B2D75">
      <w:pPr>
        <w:pStyle w:val="ListParagraph"/>
        <w:numPr>
          <w:ilvl w:val="0"/>
          <w:numId w:val="50"/>
        </w:numPr>
      </w:pPr>
      <w:r>
        <w:t>abducts the arm</w:t>
      </w:r>
    </w:p>
    <w:p w14:paraId="5FA27BB5" w14:textId="77777777" w:rsidR="004174E3" w:rsidRDefault="004174E3" w:rsidP="004174E3">
      <w:pPr>
        <w:pStyle w:val="Heading2"/>
      </w:pPr>
      <w:r>
        <w:t>Card ID: 5.35</w:t>
      </w:r>
    </w:p>
    <w:p w14:paraId="7770B82D" w14:textId="77777777" w:rsidR="004174E3" w:rsidRDefault="004174E3" w:rsidP="004174E3">
      <w:r>
        <w:t>Image file: L1344_760146</w:t>
      </w:r>
    </w:p>
    <w:p w14:paraId="3A5685FE" w14:textId="77777777" w:rsidR="004174E3" w:rsidRDefault="004174E3" w:rsidP="004174E3">
      <w:r>
        <w:rPr>
          <w:noProof/>
        </w:rPr>
        <w:drawing>
          <wp:inline distT="0" distB="0" distL="0" distR="0" wp14:anchorId="631BC083" wp14:editId="3AB55D72">
            <wp:extent cx="1828800" cy="119659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2DA1" w14:textId="77777777" w:rsidR="004174E3" w:rsidRDefault="004174E3" w:rsidP="004174E3">
      <w:pPr>
        <w:rPr>
          <w:ins w:id="11" w:author="Claire Copa" w:date="2026-07-16T09:16:00Z" w16du:dateUtc="2026-07-16T13:16:00Z"/>
        </w:rPr>
      </w:pPr>
      <w:r>
        <w:t xml:space="preserve">Title: </w:t>
      </w:r>
      <w:r w:rsidRPr="00327D88">
        <w:rPr>
          <w:highlight w:val="yellow"/>
        </w:rPr>
        <w:t>Supraspinatus</w:t>
      </w:r>
    </w:p>
    <w:p w14:paraId="494F1843" w14:textId="77777777" w:rsidR="004174E3" w:rsidRDefault="004174E3" w:rsidP="004174E3">
      <w:r>
        <w:t xml:space="preserve">Activity Interaction: select all that apply </w:t>
      </w:r>
    </w:p>
    <w:p w14:paraId="555EEB53" w14:textId="77777777" w:rsidR="004174E3" w:rsidRDefault="004174E3" w:rsidP="004174E3">
      <w:r>
        <w:rPr>
          <w:b/>
        </w:rPr>
        <w:t>Back-of-Card Content:</w:t>
      </w:r>
    </w:p>
    <w:p w14:paraId="3576A6BF" w14:textId="77777777" w:rsidR="004174E3" w:rsidRDefault="004174E3" w:rsidP="004174E3">
      <w:r>
        <w:t xml:space="preserve">Proximal insertion: </w:t>
      </w:r>
    </w:p>
    <w:p w14:paraId="23E7ADD4" w14:textId="77777777" w:rsidR="004174E3" w:rsidRDefault="004174E3" w:rsidP="005B2D75">
      <w:pPr>
        <w:pStyle w:val="ListParagraph"/>
        <w:numPr>
          <w:ilvl w:val="0"/>
          <w:numId w:val="57"/>
        </w:numPr>
      </w:pPr>
      <w:r>
        <w:t>*</w:t>
      </w:r>
      <w:proofErr w:type="gramStart"/>
      <w:r>
        <w:t>supraspinous</w:t>
      </w:r>
      <w:proofErr w:type="gramEnd"/>
      <w:r>
        <w:t xml:space="preserve"> fossa of the scapula</w:t>
      </w:r>
    </w:p>
    <w:p w14:paraId="0A045996" w14:textId="77777777" w:rsidR="004174E3" w:rsidRDefault="004174E3" w:rsidP="005B2D75">
      <w:pPr>
        <w:pStyle w:val="ListParagraph"/>
        <w:numPr>
          <w:ilvl w:val="0"/>
          <w:numId w:val="57"/>
        </w:numPr>
      </w:pPr>
      <w:r>
        <w:t>medial border of the dorsal scapular surface</w:t>
      </w:r>
    </w:p>
    <w:p w14:paraId="63ED927A" w14:textId="77777777" w:rsidR="004174E3" w:rsidRDefault="004174E3" w:rsidP="005B2D75">
      <w:pPr>
        <w:pStyle w:val="ListParagraph"/>
        <w:numPr>
          <w:ilvl w:val="0"/>
          <w:numId w:val="57"/>
        </w:numPr>
      </w:pPr>
      <w:r>
        <w:t>lateral border of the dorsal scapular surface</w:t>
      </w:r>
    </w:p>
    <w:p w14:paraId="2C193AFF" w14:textId="77777777" w:rsidR="004174E3" w:rsidRDefault="004174E3" w:rsidP="004174E3"/>
    <w:p w14:paraId="5EF918F5" w14:textId="77777777" w:rsidR="004174E3" w:rsidRDefault="004174E3" w:rsidP="004174E3"/>
    <w:p w14:paraId="153F646B" w14:textId="77777777" w:rsidR="004174E3" w:rsidRDefault="004174E3" w:rsidP="004174E3">
      <w:r>
        <w:t xml:space="preserve">Distal insertion: </w:t>
      </w:r>
    </w:p>
    <w:p w14:paraId="3BFC288D" w14:textId="77777777" w:rsidR="004174E3" w:rsidRDefault="004174E3" w:rsidP="005B2D75">
      <w:pPr>
        <w:pStyle w:val="ListParagraph"/>
        <w:numPr>
          <w:ilvl w:val="0"/>
          <w:numId w:val="54"/>
        </w:numPr>
      </w:pPr>
      <w:r>
        <w:t>*</w:t>
      </w:r>
      <w:proofErr w:type="gramStart"/>
      <w:r>
        <w:t>greater</w:t>
      </w:r>
      <w:proofErr w:type="gramEnd"/>
      <w:r>
        <w:t xml:space="preserve"> tubercle of the humerus</w:t>
      </w:r>
    </w:p>
    <w:p w14:paraId="53AC6E3B" w14:textId="77777777" w:rsidR="004174E3" w:rsidRDefault="004174E3" w:rsidP="005B2D75">
      <w:pPr>
        <w:pStyle w:val="ListParagraph"/>
        <w:numPr>
          <w:ilvl w:val="0"/>
          <w:numId w:val="54"/>
        </w:numPr>
      </w:pPr>
      <w:r>
        <w:t>intertubercular sulcus of the humerus</w:t>
      </w:r>
    </w:p>
    <w:p w14:paraId="190DB271" w14:textId="77777777" w:rsidR="004174E3" w:rsidRDefault="004174E3" w:rsidP="005B2D75">
      <w:pPr>
        <w:pStyle w:val="ListParagraph"/>
        <w:numPr>
          <w:ilvl w:val="0"/>
          <w:numId w:val="54"/>
        </w:numPr>
      </w:pPr>
      <w:r>
        <w:t>lesser tubercle of the humerus</w:t>
      </w:r>
    </w:p>
    <w:p w14:paraId="3D8346D5" w14:textId="77777777" w:rsidR="004174E3" w:rsidRDefault="004174E3" w:rsidP="004174E3">
      <w:r>
        <w:t xml:space="preserve">Innervation: </w:t>
      </w:r>
    </w:p>
    <w:p w14:paraId="7041328A" w14:textId="77777777" w:rsidR="004174E3" w:rsidRDefault="004174E3" w:rsidP="005B2D75">
      <w:pPr>
        <w:pStyle w:val="ListParagraph"/>
        <w:numPr>
          <w:ilvl w:val="0"/>
          <w:numId w:val="51"/>
        </w:numPr>
      </w:pPr>
      <w:r>
        <w:t>*</w:t>
      </w:r>
      <w:proofErr w:type="gramStart"/>
      <w:r>
        <w:t>suprascapular</w:t>
      </w:r>
      <w:proofErr w:type="gramEnd"/>
      <w:r>
        <w:t xml:space="preserve"> nerve</w:t>
      </w:r>
    </w:p>
    <w:p w14:paraId="103CDE2F" w14:textId="77777777" w:rsidR="004174E3" w:rsidRDefault="004174E3" w:rsidP="005B2D75">
      <w:pPr>
        <w:pStyle w:val="ListParagraph"/>
        <w:numPr>
          <w:ilvl w:val="0"/>
          <w:numId w:val="51"/>
        </w:numPr>
      </w:pPr>
      <w:r>
        <w:t>lower and upper subscapular nerve</w:t>
      </w:r>
    </w:p>
    <w:p w14:paraId="0A2462E8" w14:textId="77777777" w:rsidR="004174E3" w:rsidRDefault="004174E3" w:rsidP="005B2D75">
      <w:pPr>
        <w:pStyle w:val="ListParagraph"/>
        <w:numPr>
          <w:ilvl w:val="0"/>
          <w:numId w:val="51"/>
        </w:numPr>
      </w:pPr>
      <w:r>
        <w:t>axillary nerve</w:t>
      </w:r>
    </w:p>
    <w:p w14:paraId="30F309BE" w14:textId="77777777" w:rsidR="004174E3" w:rsidRDefault="004174E3" w:rsidP="004174E3">
      <w:r>
        <w:t>Action:</w:t>
      </w:r>
    </w:p>
    <w:p w14:paraId="76C97EFC" w14:textId="77777777" w:rsidR="004174E3" w:rsidRDefault="004174E3" w:rsidP="005B2D75">
      <w:pPr>
        <w:pStyle w:val="ListParagraph"/>
        <w:numPr>
          <w:ilvl w:val="0"/>
          <w:numId w:val="53"/>
        </w:numPr>
      </w:pPr>
      <w:r>
        <w:lastRenderedPageBreak/>
        <w:t>*</w:t>
      </w:r>
      <w:proofErr w:type="gramStart"/>
      <w:r>
        <w:t>abducts</w:t>
      </w:r>
      <w:proofErr w:type="gramEnd"/>
      <w:r>
        <w:t xml:space="preserve"> the arm</w:t>
      </w:r>
    </w:p>
    <w:p w14:paraId="2B1975E5" w14:textId="77777777" w:rsidR="004174E3" w:rsidRDefault="004174E3" w:rsidP="005B2D75">
      <w:pPr>
        <w:pStyle w:val="ListParagraph"/>
        <w:numPr>
          <w:ilvl w:val="0"/>
          <w:numId w:val="53"/>
        </w:numPr>
      </w:pPr>
      <w:r>
        <w:t>internally rotates the shoulder</w:t>
      </w:r>
    </w:p>
    <w:p w14:paraId="0ACC9ED9" w14:textId="77777777" w:rsidR="004174E3" w:rsidRDefault="004174E3" w:rsidP="005B2D75">
      <w:pPr>
        <w:pStyle w:val="ListParagraph"/>
        <w:numPr>
          <w:ilvl w:val="0"/>
          <w:numId w:val="53"/>
        </w:numPr>
      </w:pPr>
      <w:r>
        <w:t>externally rotates the shoulder</w:t>
      </w:r>
    </w:p>
    <w:p w14:paraId="66F69756" w14:textId="77777777" w:rsidR="004174E3" w:rsidRDefault="004174E3" w:rsidP="004174E3"/>
    <w:p w14:paraId="1D18BA67" w14:textId="77777777" w:rsidR="004174E3" w:rsidRDefault="004174E3" w:rsidP="004174E3">
      <w:pPr>
        <w:pStyle w:val="Heading2"/>
      </w:pPr>
      <w:r>
        <w:t>Card ID: 5.36</w:t>
      </w:r>
    </w:p>
    <w:p w14:paraId="58B3B411" w14:textId="77777777" w:rsidR="004174E3" w:rsidRDefault="004174E3" w:rsidP="004174E3">
      <w:r>
        <w:t>Image file: L1344_760147</w:t>
      </w:r>
    </w:p>
    <w:p w14:paraId="010FE84A" w14:textId="77777777" w:rsidR="004174E3" w:rsidRDefault="004174E3" w:rsidP="004174E3">
      <w:r>
        <w:rPr>
          <w:noProof/>
        </w:rPr>
        <w:drawing>
          <wp:inline distT="0" distB="0" distL="0" distR="0" wp14:anchorId="5ACEC1EB" wp14:editId="48F2369A">
            <wp:extent cx="1828800" cy="11965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18E0" w14:textId="77777777" w:rsidR="004174E3" w:rsidRDefault="004174E3" w:rsidP="004174E3">
      <w:pPr>
        <w:rPr>
          <w:ins w:id="12" w:author="Claire Copa" w:date="2026-07-16T09:16:00Z" w16du:dateUtc="2026-07-16T13:16:00Z"/>
        </w:rPr>
      </w:pPr>
      <w:r>
        <w:t xml:space="preserve">Title: </w:t>
      </w:r>
      <w:r w:rsidRPr="005E3FE2">
        <w:rPr>
          <w:highlight w:val="yellow"/>
        </w:rPr>
        <w:t>Rhomboid major</w:t>
      </w:r>
    </w:p>
    <w:p w14:paraId="7A628E17" w14:textId="77777777" w:rsidR="004174E3" w:rsidRDefault="004174E3" w:rsidP="004174E3">
      <w:r>
        <w:t xml:space="preserve">Activity Interaction: select all that apply </w:t>
      </w:r>
    </w:p>
    <w:p w14:paraId="1709EB10" w14:textId="77777777" w:rsidR="004174E3" w:rsidRDefault="004174E3" w:rsidP="004174E3">
      <w:r>
        <w:rPr>
          <w:b/>
        </w:rPr>
        <w:t>Back-of-Card Content:</w:t>
      </w:r>
    </w:p>
    <w:p w14:paraId="728B8540" w14:textId="77777777" w:rsidR="004174E3" w:rsidRDefault="004174E3" w:rsidP="004174E3">
      <w:r>
        <w:t xml:space="preserve">Proximal insertion: </w:t>
      </w:r>
    </w:p>
    <w:p w14:paraId="6D83CA2E" w14:textId="77777777" w:rsidR="004174E3" w:rsidRDefault="004174E3" w:rsidP="005B2D75">
      <w:pPr>
        <w:pStyle w:val="ListParagraph"/>
        <w:numPr>
          <w:ilvl w:val="0"/>
          <w:numId w:val="60"/>
        </w:numPr>
      </w:pPr>
      <w:r>
        <w:t>*</w:t>
      </w:r>
      <w:proofErr w:type="gramStart"/>
      <w:r>
        <w:t>spinous</w:t>
      </w:r>
      <w:proofErr w:type="gramEnd"/>
      <w:r>
        <w:t xml:space="preserve"> processes of T2-T5</w:t>
      </w:r>
    </w:p>
    <w:p w14:paraId="73F03022" w14:textId="77777777" w:rsidR="004174E3" w:rsidRDefault="004174E3" w:rsidP="005B2D75">
      <w:pPr>
        <w:pStyle w:val="ListParagraph"/>
        <w:numPr>
          <w:ilvl w:val="0"/>
          <w:numId w:val="60"/>
        </w:numPr>
        <w:spacing w:after="160" w:line="278" w:lineRule="auto"/>
      </w:pPr>
      <w:r>
        <w:t>posterior surface of the scapula</w:t>
      </w:r>
    </w:p>
    <w:p w14:paraId="60737811" w14:textId="77777777" w:rsidR="004174E3" w:rsidRDefault="004174E3" w:rsidP="005B2D75">
      <w:pPr>
        <w:pStyle w:val="ListParagraph"/>
        <w:numPr>
          <w:ilvl w:val="0"/>
          <w:numId w:val="60"/>
        </w:numPr>
        <w:spacing w:after="160" w:line="278" w:lineRule="auto"/>
      </w:pPr>
      <w:r>
        <w:t>coracoid process</w:t>
      </w:r>
    </w:p>
    <w:p w14:paraId="48D21DC9" w14:textId="77777777" w:rsidR="004174E3" w:rsidRDefault="004174E3" w:rsidP="005B2D75">
      <w:pPr>
        <w:pStyle w:val="ListParagraph"/>
        <w:numPr>
          <w:ilvl w:val="0"/>
          <w:numId w:val="60"/>
        </w:numPr>
        <w:spacing w:after="160" w:line="278" w:lineRule="auto"/>
      </w:pPr>
      <w:r>
        <w:t>tubercle above the glenoid cavity</w:t>
      </w:r>
    </w:p>
    <w:p w14:paraId="3FCD7A4B" w14:textId="77777777" w:rsidR="004174E3" w:rsidRDefault="004174E3" w:rsidP="004174E3"/>
    <w:p w14:paraId="48D953A8" w14:textId="77777777" w:rsidR="004174E3" w:rsidRDefault="004174E3" w:rsidP="004174E3">
      <w:r>
        <w:t xml:space="preserve">Distal insertion: </w:t>
      </w:r>
    </w:p>
    <w:p w14:paraId="546B27A6" w14:textId="77777777" w:rsidR="004174E3" w:rsidRDefault="004174E3" w:rsidP="005B2D75">
      <w:pPr>
        <w:pStyle w:val="ListParagraph"/>
        <w:numPr>
          <w:ilvl w:val="0"/>
          <w:numId w:val="61"/>
        </w:numPr>
      </w:pPr>
      <w:r>
        <w:t>*</w:t>
      </w:r>
      <w:proofErr w:type="gramStart"/>
      <w:r>
        <w:t>medial</w:t>
      </w:r>
      <w:proofErr w:type="gramEnd"/>
      <w:r>
        <w:t xml:space="preserve"> border of the scapula inferior to the spine of the scapula</w:t>
      </w:r>
    </w:p>
    <w:p w14:paraId="2DDD006B" w14:textId="77777777" w:rsidR="004174E3" w:rsidRDefault="004174E3" w:rsidP="005B2D75">
      <w:pPr>
        <w:pStyle w:val="ListParagraph"/>
        <w:numPr>
          <w:ilvl w:val="0"/>
          <w:numId w:val="61"/>
        </w:numPr>
      </w:pPr>
      <w:r>
        <w:t>intertubercular sulcus of the humerus</w:t>
      </w:r>
    </w:p>
    <w:p w14:paraId="1265DF0B" w14:textId="77777777" w:rsidR="004174E3" w:rsidRDefault="004174E3" w:rsidP="005B2D75">
      <w:pPr>
        <w:pStyle w:val="ListParagraph"/>
        <w:numPr>
          <w:ilvl w:val="0"/>
          <w:numId w:val="61"/>
        </w:numPr>
      </w:pPr>
      <w:r>
        <w:t>radial tuberosity</w:t>
      </w:r>
    </w:p>
    <w:p w14:paraId="692A5820" w14:textId="77777777" w:rsidR="004174E3" w:rsidRDefault="004174E3" w:rsidP="004174E3"/>
    <w:p w14:paraId="1883A722" w14:textId="77777777" w:rsidR="004174E3" w:rsidRDefault="004174E3" w:rsidP="004174E3">
      <w:r>
        <w:t xml:space="preserve">Innervation: </w:t>
      </w:r>
    </w:p>
    <w:p w14:paraId="0DAF7F39" w14:textId="77777777" w:rsidR="004174E3" w:rsidRDefault="004174E3" w:rsidP="005B2D75">
      <w:pPr>
        <w:pStyle w:val="ListParagraph"/>
        <w:numPr>
          <w:ilvl w:val="0"/>
          <w:numId w:val="62"/>
        </w:numPr>
      </w:pPr>
      <w:r>
        <w:t>*</w:t>
      </w:r>
      <w:proofErr w:type="gramStart"/>
      <w:r>
        <w:t>dorsal</w:t>
      </w:r>
      <w:proofErr w:type="gramEnd"/>
      <w:r>
        <w:t xml:space="preserve"> scapular nerve</w:t>
      </w:r>
    </w:p>
    <w:p w14:paraId="20B06635" w14:textId="77777777" w:rsidR="004174E3" w:rsidRDefault="004174E3" w:rsidP="005B2D75">
      <w:pPr>
        <w:pStyle w:val="ListParagraph"/>
        <w:numPr>
          <w:ilvl w:val="0"/>
          <w:numId w:val="62"/>
        </w:numPr>
      </w:pPr>
      <w:r>
        <w:t>axillary nerve</w:t>
      </w:r>
    </w:p>
    <w:p w14:paraId="2A4DB115" w14:textId="77777777" w:rsidR="004174E3" w:rsidRDefault="004174E3" w:rsidP="005B2D75">
      <w:pPr>
        <w:pStyle w:val="ListParagraph"/>
        <w:numPr>
          <w:ilvl w:val="0"/>
          <w:numId w:val="62"/>
        </w:numPr>
      </w:pPr>
      <w:proofErr w:type="gramStart"/>
      <w:r>
        <w:t>suprascapular</w:t>
      </w:r>
      <w:proofErr w:type="gramEnd"/>
      <w:r>
        <w:t xml:space="preserve"> nerve</w:t>
      </w:r>
    </w:p>
    <w:p w14:paraId="018F4474" w14:textId="77777777" w:rsidR="004174E3" w:rsidRDefault="004174E3" w:rsidP="005B2D75">
      <w:pPr>
        <w:pStyle w:val="ListParagraph"/>
        <w:numPr>
          <w:ilvl w:val="0"/>
          <w:numId w:val="62"/>
        </w:numPr>
      </w:pPr>
      <w:r>
        <w:t>lower subscapular nerve</w:t>
      </w:r>
    </w:p>
    <w:p w14:paraId="7041D71A" w14:textId="77777777" w:rsidR="004174E3" w:rsidRDefault="004174E3" w:rsidP="004174E3">
      <w:r>
        <w:t>Action:</w:t>
      </w:r>
    </w:p>
    <w:p w14:paraId="28E5ECCB" w14:textId="77777777" w:rsidR="004174E3" w:rsidRDefault="004174E3" w:rsidP="005B2D75">
      <w:pPr>
        <w:pStyle w:val="ListParagraph"/>
        <w:numPr>
          <w:ilvl w:val="0"/>
          <w:numId w:val="63"/>
        </w:numPr>
      </w:pPr>
      <w:r>
        <w:lastRenderedPageBreak/>
        <w:t>*</w:t>
      </w:r>
      <w:proofErr w:type="gramStart"/>
      <w:r>
        <w:t>retracts</w:t>
      </w:r>
      <w:proofErr w:type="gramEnd"/>
      <w:r>
        <w:t xml:space="preserve"> and downwardly rotates the scapula</w:t>
      </w:r>
    </w:p>
    <w:p w14:paraId="17B9FFCA" w14:textId="77777777" w:rsidR="004174E3" w:rsidRDefault="004174E3" w:rsidP="005B2D75">
      <w:pPr>
        <w:pStyle w:val="ListParagraph"/>
        <w:numPr>
          <w:ilvl w:val="0"/>
          <w:numId w:val="63"/>
        </w:numPr>
        <w:tabs>
          <w:tab w:val="left" w:pos="1878"/>
        </w:tabs>
      </w:pPr>
      <w:r>
        <w:t>protracts and downwardly rotates the shoulder</w:t>
      </w:r>
    </w:p>
    <w:p w14:paraId="5596AC44" w14:textId="77777777" w:rsidR="004174E3" w:rsidRDefault="004174E3" w:rsidP="005B2D75">
      <w:pPr>
        <w:pStyle w:val="ListParagraph"/>
        <w:numPr>
          <w:ilvl w:val="0"/>
          <w:numId w:val="63"/>
        </w:numPr>
        <w:spacing w:after="160" w:line="278" w:lineRule="auto"/>
      </w:pPr>
      <w:proofErr w:type="gramStart"/>
      <w:r>
        <w:t>adducts</w:t>
      </w:r>
      <w:proofErr w:type="gramEnd"/>
      <w:r>
        <w:t xml:space="preserve"> and internally rotates humerus</w:t>
      </w:r>
    </w:p>
    <w:p w14:paraId="105B9C46" w14:textId="77777777" w:rsidR="004174E3" w:rsidRDefault="004174E3" w:rsidP="005B2D75">
      <w:pPr>
        <w:pStyle w:val="ListParagraph"/>
        <w:numPr>
          <w:ilvl w:val="0"/>
          <w:numId w:val="63"/>
        </w:numPr>
        <w:spacing w:after="160" w:line="278" w:lineRule="auto"/>
      </w:pPr>
      <w:r>
        <w:t>externally rotates the shoulder</w:t>
      </w:r>
    </w:p>
    <w:p w14:paraId="2586EEAA" w14:textId="77777777" w:rsidR="004174E3" w:rsidRDefault="004174E3" w:rsidP="004174E3"/>
    <w:p w14:paraId="447EC34E" w14:textId="77777777" w:rsidR="004174E3" w:rsidRDefault="004174E3" w:rsidP="004174E3">
      <w:pPr>
        <w:pStyle w:val="Heading2"/>
      </w:pPr>
      <w:r>
        <w:t>Card ID: 5.37</w:t>
      </w:r>
    </w:p>
    <w:p w14:paraId="4E174F1E" w14:textId="77777777" w:rsidR="004174E3" w:rsidRDefault="004174E3" w:rsidP="004174E3">
      <w:r>
        <w:t>Image file: L1344_760148</w:t>
      </w:r>
    </w:p>
    <w:p w14:paraId="6F430C2F" w14:textId="77777777" w:rsidR="004174E3" w:rsidRDefault="004174E3" w:rsidP="004174E3">
      <w:r>
        <w:rPr>
          <w:noProof/>
        </w:rPr>
        <w:drawing>
          <wp:inline distT="0" distB="0" distL="0" distR="0" wp14:anchorId="0F2590CF" wp14:editId="2F310707">
            <wp:extent cx="1828800" cy="11965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628E" w14:textId="77777777" w:rsidR="004174E3" w:rsidRDefault="004174E3" w:rsidP="004174E3">
      <w:pPr>
        <w:rPr>
          <w:ins w:id="13" w:author="Claire Copa" w:date="2026-07-16T09:16:00Z" w16du:dateUtc="2026-07-16T13:16:00Z"/>
        </w:rPr>
      </w:pPr>
      <w:r>
        <w:t xml:space="preserve">Title: </w:t>
      </w:r>
      <w:r w:rsidRPr="005E3FE2">
        <w:rPr>
          <w:highlight w:val="yellow"/>
        </w:rPr>
        <w:t>Rhomboid minor</w:t>
      </w:r>
    </w:p>
    <w:p w14:paraId="31F1FAB2" w14:textId="77777777" w:rsidR="004174E3" w:rsidRDefault="004174E3" w:rsidP="004174E3">
      <w:r>
        <w:t xml:space="preserve">Activity Interaction: select all that apply </w:t>
      </w:r>
    </w:p>
    <w:p w14:paraId="0038FF96" w14:textId="77777777" w:rsidR="004174E3" w:rsidRDefault="004174E3" w:rsidP="004174E3">
      <w:r>
        <w:rPr>
          <w:b/>
        </w:rPr>
        <w:t>Back-of-Card Content:</w:t>
      </w:r>
    </w:p>
    <w:p w14:paraId="25B1DB16" w14:textId="77777777" w:rsidR="004174E3" w:rsidRDefault="004174E3" w:rsidP="004174E3">
      <w:r>
        <w:t xml:space="preserve">Proximal insertion: </w:t>
      </w:r>
    </w:p>
    <w:p w14:paraId="332E9A4F" w14:textId="77777777" w:rsidR="004174E3" w:rsidRDefault="004174E3" w:rsidP="005B2D75">
      <w:pPr>
        <w:pStyle w:val="ListParagraph"/>
        <w:numPr>
          <w:ilvl w:val="0"/>
          <w:numId w:val="64"/>
        </w:numPr>
      </w:pPr>
      <w:r>
        <w:t>*</w:t>
      </w:r>
      <w:proofErr w:type="gramStart"/>
      <w:r>
        <w:t>nuchal</w:t>
      </w:r>
      <w:proofErr w:type="gramEnd"/>
      <w:r>
        <w:t xml:space="preserve"> ligament </w:t>
      </w:r>
    </w:p>
    <w:p w14:paraId="1DE29D39" w14:textId="77777777" w:rsidR="004174E3" w:rsidRDefault="004174E3" w:rsidP="005B2D75">
      <w:pPr>
        <w:pStyle w:val="ListParagraph"/>
        <w:numPr>
          <w:ilvl w:val="0"/>
          <w:numId w:val="64"/>
        </w:numPr>
      </w:pPr>
      <w:r>
        <w:t>*</w:t>
      </w:r>
      <w:proofErr w:type="gramStart"/>
      <w:r>
        <w:t>spinous</w:t>
      </w:r>
      <w:proofErr w:type="gramEnd"/>
      <w:r>
        <w:t xml:space="preserve"> processes of C7-T1</w:t>
      </w:r>
    </w:p>
    <w:p w14:paraId="19B642FD" w14:textId="77777777" w:rsidR="004174E3" w:rsidRDefault="004174E3" w:rsidP="005B2D75">
      <w:pPr>
        <w:pStyle w:val="ListParagraph"/>
        <w:numPr>
          <w:ilvl w:val="0"/>
          <w:numId w:val="64"/>
        </w:numPr>
        <w:spacing w:after="160" w:line="278" w:lineRule="auto"/>
      </w:pPr>
      <w:r>
        <w:t>coracoid process</w:t>
      </w:r>
    </w:p>
    <w:p w14:paraId="0034AEFE" w14:textId="77777777" w:rsidR="004174E3" w:rsidRDefault="004174E3" w:rsidP="005B2D75">
      <w:pPr>
        <w:pStyle w:val="ListParagraph"/>
        <w:numPr>
          <w:ilvl w:val="0"/>
          <w:numId w:val="64"/>
        </w:numPr>
        <w:spacing w:after="160" w:line="278" w:lineRule="auto"/>
      </w:pPr>
      <w:r>
        <w:t>posterior surface of the scapula</w:t>
      </w:r>
    </w:p>
    <w:p w14:paraId="0029F9E7" w14:textId="77777777" w:rsidR="004174E3" w:rsidRDefault="004174E3" w:rsidP="004174E3"/>
    <w:p w14:paraId="6564CC2A" w14:textId="77777777" w:rsidR="004174E3" w:rsidRDefault="004174E3" w:rsidP="004174E3">
      <w:r>
        <w:t xml:space="preserve">Distal insertion: </w:t>
      </w:r>
    </w:p>
    <w:p w14:paraId="66F946C7" w14:textId="77777777" w:rsidR="004174E3" w:rsidRDefault="004174E3" w:rsidP="005B2D75">
      <w:pPr>
        <w:pStyle w:val="ListParagraph"/>
        <w:numPr>
          <w:ilvl w:val="0"/>
          <w:numId w:val="65"/>
        </w:numPr>
      </w:pPr>
      <w:r>
        <w:t>*</w:t>
      </w:r>
      <w:proofErr w:type="gramStart"/>
      <w:r>
        <w:t>medial</w:t>
      </w:r>
      <w:proofErr w:type="gramEnd"/>
      <w:r>
        <w:t xml:space="preserve"> border of the scapula adjacent to the spine of the scapula</w:t>
      </w:r>
    </w:p>
    <w:p w14:paraId="041D2B38" w14:textId="77777777" w:rsidR="004174E3" w:rsidRDefault="004174E3" w:rsidP="005B2D75">
      <w:pPr>
        <w:pStyle w:val="ListParagraph"/>
        <w:numPr>
          <w:ilvl w:val="0"/>
          <w:numId w:val="65"/>
        </w:numPr>
      </w:pPr>
      <w:r>
        <w:t>intertubercular sulcus of the humerus</w:t>
      </w:r>
    </w:p>
    <w:p w14:paraId="6E0FBE89" w14:textId="77777777" w:rsidR="004174E3" w:rsidRDefault="004174E3" w:rsidP="005B2D75">
      <w:pPr>
        <w:pStyle w:val="ListParagraph"/>
        <w:numPr>
          <w:ilvl w:val="0"/>
          <w:numId w:val="65"/>
        </w:numPr>
      </w:pPr>
      <w:r>
        <w:t>radial tuberosity</w:t>
      </w:r>
    </w:p>
    <w:p w14:paraId="6D0D7AA3" w14:textId="77777777" w:rsidR="004174E3" w:rsidRDefault="004174E3" w:rsidP="005B2D75">
      <w:pPr>
        <w:pStyle w:val="ListParagraph"/>
        <w:numPr>
          <w:ilvl w:val="0"/>
          <w:numId w:val="65"/>
        </w:numPr>
        <w:spacing w:after="160" w:line="278" w:lineRule="auto"/>
      </w:pPr>
      <w:r>
        <w:t>posterior surface of the scapula</w:t>
      </w:r>
    </w:p>
    <w:p w14:paraId="3926BC92" w14:textId="77777777" w:rsidR="004174E3" w:rsidRDefault="004174E3" w:rsidP="004174E3"/>
    <w:p w14:paraId="1E1D0289" w14:textId="77777777" w:rsidR="004174E3" w:rsidRDefault="004174E3" w:rsidP="004174E3">
      <w:r>
        <w:t xml:space="preserve">Innervation: </w:t>
      </w:r>
    </w:p>
    <w:p w14:paraId="59F6FEE9" w14:textId="77777777" w:rsidR="004174E3" w:rsidRDefault="004174E3" w:rsidP="005B2D75">
      <w:pPr>
        <w:pStyle w:val="ListParagraph"/>
        <w:numPr>
          <w:ilvl w:val="0"/>
          <w:numId w:val="59"/>
        </w:numPr>
      </w:pPr>
      <w:r>
        <w:t>*</w:t>
      </w:r>
      <w:proofErr w:type="gramStart"/>
      <w:r>
        <w:t>dorsal</w:t>
      </w:r>
      <w:proofErr w:type="gramEnd"/>
      <w:r>
        <w:t xml:space="preserve"> scapular nerve</w:t>
      </w:r>
    </w:p>
    <w:p w14:paraId="739E12DF" w14:textId="77777777" w:rsidR="004174E3" w:rsidRDefault="004174E3" w:rsidP="005B2D75">
      <w:pPr>
        <w:pStyle w:val="ListParagraph"/>
        <w:numPr>
          <w:ilvl w:val="0"/>
          <w:numId w:val="59"/>
        </w:numPr>
      </w:pPr>
      <w:r>
        <w:t>long thoracic (C5-C7) nerve</w:t>
      </w:r>
    </w:p>
    <w:p w14:paraId="1246FA3D" w14:textId="77777777" w:rsidR="004174E3" w:rsidRDefault="004174E3" w:rsidP="005B2D75">
      <w:pPr>
        <w:pStyle w:val="ListParagraph"/>
        <w:numPr>
          <w:ilvl w:val="0"/>
          <w:numId w:val="59"/>
        </w:numPr>
      </w:pPr>
      <w:r>
        <w:t>axillary nerve</w:t>
      </w:r>
    </w:p>
    <w:p w14:paraId="47FAA823" w14:textId="77777777" w:rsidR="004174E3" w:rsidRDefault="004174E3" w:rsidP="005B2D75">
      <w:pPr>
        <w:pStyle w:val="ListParagraph"/>
        <w:numPr>
          <w:ilvl w:val="0"/>
          <w:numId w:val="59"/>
        </w:numPr>
      </w:pPr>
      <w:proofErr w:type="gramStart"/>
      <w:r>
        <w:t>suprascapular</w:t>
      </w:r>
      <w:proofErr w:type="gramEnd"/>
      <w:r>
        <w:t xml:space="preserve"> nerve</w:t>
      </w:r>
    </w:p>
    <w:p w14:paraId="76112678" w14:textId="77777777" w:rsidR="004174E3" w:rsidRDefault="004174E3" w:rsidP="004174E3">
      <w:r>
        <w:lastRenderedPageBreak/>
        <w:t xml:space="preserve">Action: </w:t>
      </w:r>
    </w:p>
    <w:p w14:paraId="0AFDCF0B" w14:textId="77777777" w:rsidR="004174E3" w:rsidRDefault="004174E3" w:rsidP="005B2D75">
      <w:pPr>
        <w:pStyle w:val="ListParagraph"/>
        <w:numPr>
          <w:ilvl w:val="0"/>
          <w:numId w:val="58"/>
        </w:numPr>
      </w:pPr>
      <w:r>
        <w:t>*</w:t>
      </w:r>
      <w:proofErr w:type="gramStart"/>
      <w:r>
        <w:t>retracts</w:t>
      </w:r>
      <w:proofErr w:type="gramEnd"/>
      <w:r>
        <w:t xml:space="preserve"> and downwardly rotates the scapula</w:t>
      </w:r>
    </w:p>
    <w:p w14:paraId="45FC9FCE" w14:textId="77777777" w:rsidR="004174E3" w:rsidRDefault="004174E3" w:rsidP="005B2D75">
      <w:pPr>
        <w:pStyle w:val="ListParagraph"/>
        <w:numPr>
          <w:ilvl w:val="0"/>
          <w:numId w:val="58"/>
        </w:numPr>
        <w:tabs>
          <w:tab w:val="left" w:pos="1878"/>
        </w:tabs>
      </w:pPr>
      <w:r>
        <w:t>protracts and downwardly rotates the shoulder</w:t>
      </w:r>
    </w:p>
    <w:p w14:paraId="078B6E44" w14:textId="77777777" w:rsidR="004174E3" w:rsidRDefault="004174E3" w:rsidP="005B2D75">
      <w:pPr>
        <w:pStyle w:val="ListParagraph"/>
        <w:numPr>
          <w:ilvl w:val="0"/>
          <w:numId w:val="58"/>
        </w:numPr>
        <w:spacing w:after="160" w:line="278" w:lineRule="auto"/>
      </w:pPr>
      <w:proofErr w:type="gramStart"/>
      <w:r>
        <w:t>adducts</w:t>
      </w:r>
      <w:proofErr w:type="gramEnd"/>
      <w:r>
        <w:t xml:space="preserve"> and internally rotates humerus</w:t>
      </w:r>
    </w:p>
    <w:p w14:paraId="0B11E4AC" w14:textId="77777777" w:rsidR="004174E3" w:rsidRDefault="004174E3" w:rsidP="005B2D75">
      <w:pPr>
        <w:pStyle w:val="ListParagraph"/>
        <w:numPr>
          <w:ilvl w:val="0"/>
          <w:numId w:val="58"/>
        </w:numPr>
        <w:spacing w:after="160" w:line="278" w:lineRule="auto"/>
      </w:pPr>
      <w:r>
        <w:t>transverse adduction at the glenohumeral joint</w:t>
      </w:r>
    </w:p>
    <w:p w14:paraId="487E5647" w14:textId="77777777" w:rsidR="004174E3" w:rsidRDefault="004174E3" w:rsidP="004174E3"/>
    <w:p w14:paraId="31C0B9AF" w14:textId="77777777" w:rsidR="004174E3" w:rsidRDefault="004174E3" w:rsidP="004174E3">
      <w:pPr>
        <w:pStyle w:val="Heading2"/>
      </w:pPr>
      <w:r>
        <w:t>Card ID: 5.38</w:t>
      </w:r>
    </w:p>
    <w:p w14:paraId="49A04AE3" w14:textId="77777777" w:rsidR="004174E3" w:rsidRDefault="004174E3" w:rsidP="004174E3">
      <w:r>
        <w:t>Image file: L1344_760149</w:t>
      </w:r>
    </w:p>
    <w:p w14:paraId="2565B7EA" w14:textId="77777777" w:rsidR="004174E3" w:rsidRDefault="004174E3" w:rsidP="004174E3">
      <w:r>
        <w:rPr>
          <w:noProof/>
        </w:rPr>
        <w:drawing>
          <wp:inline distT="0" distB="0" distL="0" distR="0" wp14:anchorId="06E7695E" wp14:editId="76C1FC1C">
            <wp:extent cx="1828800" cy="11965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507E" w14:textId="77777777" w:rsidR="004174E3" w:rsidRDefault="004174E3" w:rsidP="004174E3">
      <w:pPr>
        <w:rPr>
          <w:ins w:id="14" w:author="Claire Copa" w:date="2026-07-16T09:16:00Z" w16du:dateUtc="2026-07-16T13:16:00Z"/>
        </w:rPr>
      </w:pPr>
      <w:r>
        <w:t xml:space="preserve">Title: </w:t>
      </w:r>
      <w:r w:rsidRPr="005E3FE2">
        <w:rPr>
          <w:highlight w:val="yellow"/>
        </w:rPr>
        <w:t>Teres major</w:t>
      </w:r>
    </w:p>
    <w:p w14:paraId="2B2B5FB3" w14:textId="77777777" w:rsidR="004174E3" w:rsidRDefault="004174E3" w:rsidP="004174E3">
      <w:r>
        <w:t xml:space="preserve">Activity Interaction: select all that apply </w:t>
      </w:r>
    </w:p>
    <w:p w14:paraId="464DD66A" w14:textId="77777777" w:rsidR="004174E3" w:rsidRDefault="004174E3" w:rsidP="004174E3">
      <w:r>
        <w:rPr>
          <w:b/>
        </w:rPr>
        <w:t>Back-of-Card Content:</w:t>
      </w:r>
    </w:p>
    <w:p w14:paraId="3327770D" w14:textId="77777777" w:rsidR="004174E3" w:rsidRDefault="004174E3" w:rsidP="004174E3">
      <w:r>
        <w:t xml:space="preserve">Proximal insertion: </w:t>
      </w:r>
    </w:p>
    <w:p w14:paraId="0C0EFFB3" w14:textId="77777777" w:rsidR="004174E3" w:rsidRDefault="004174E3" w:rsidP="005B2D75">
      <w:pPr>
        <w:pStyle w:val="ListParagraph"/>
        <w:numPr>
          <w:ilvl w:val="0"/>
          <w:numId w:val="68"/>
        </w:numPr>
      </w:pPr>
      <w:r>
        <w:t>*</w:t>
      </w:r>
      <w:proofErr w:type="gramStart"/>
      <w:r>
        <w:t>posterior</w:t>
      </w:r>
      <w:proofErr w:type="gramEnd"/>
      <w:r>
        <w:t xml:space="preserve"> surface of the scapula</w:t>
      </w:r>
    </w:p>
    <w:p w14:paraId="36741E91" w14:textId="77777777" w:rsidR="004174E3" w:rsidRDefault="004174E3" w:rsidP="005B2D75">
      <w:pPr>
        <w:pStyle w:val="ListParagraph"/>
        <w:numPr>
          <w:ilvl w:val="0"/>
          <w:numId w:val="68"/>
        </w:numPr>
        <w:spacing w:after="160" w:line="278" w:lineRule="auto"/>
      </w:pPr>
      <w:r>
        <w:t>coracoid process</w:t>
      </w:r>
    </w:p>
    <w:p w14:paraId="1FC55E6B" w14:textId="77777777" w:rsidR="004174E3" w:rsidRDefault="004174E3" w:rsidP="005B2D75">
      <w:pPr>
        <w:pStyle w:val="ListParagraph"/>
        <w:numPr>
          <w:ilvl w:val="0"/>
          <w:numId w:val="68"/>
        </w:numPr>
        <w:spacing w:after="160" w:line="278" w:lineRule="auto"/>
      </w:pPr>
      <w:r>
        <w:t>tubercle above the glenoid cavity</w:t>
      </w:r>
    </w:p>
    <w:p w14:paraId="71C3FC1F" w14:textId="77777777" w:rsidR="004174E3" w:rsidRDefault="004174E3" w:rsidP="004174E3"/>
    <w:p w14:paraId="06AC1585" w14:textId="77777777" w:rsidR="004174E3" w:rsidRDefault="004174E3" w:rsidP="004174E3">
      <w:r>
        <w:t xml:space="preserve">Distal insertion: </w:t>
      </w:r>
    </w:p>
    <w:p w14:paraId="12C2444B" w14:textId="77777777" w:rsidR="004174E3" w:rsidRDefault="004174E3" w:rsidP="005B2D75">
      <w:pPr>
        <w:pStyle w:val="ListParagraph"/>
        <w:numPr>
          <w:ilvl w:val="0"/>
          <w:numId w:val="69"/>
        </w:numPr>
      </w:pPr>
      <w:r>
        <w:t>*</w:t>
      </w:r>
      <w:proofErr w:type="gramStart"/>
      <w:r>
        <w:t>intertubercular</w:t>
      </w:r>
      <w:proofErr w:type="gramEnd"/>
      <w:r>
        <w:t xml:space="preserve"> sulcus of the humerus</w:t>
      </w:r>
    </w:p>
    <w:p w14:paraId="41C2B4D5" w14:textId="77777777" w:rsidR="004174E3" w:rsidRDefault="004174E3" w:rsidP="005B2D75">
      <w:pPr>
        <w:pStyle w:val="ListParagraph"/>
        <w:numPr>
          <w:ilvl w:val="0"/>
          <w:numId w:val="69"/>
        </w:numPr>
      </w:pPr>
      <w:r>
        <w:t>medial border of the scapula adjacent to the spine of the scapula</w:t>
      </w:r>
    </w:p>
    <w:p w14:paraId="65A02312" w14:textId="77777777" w:rsidR="004174E3" w:rsidRDefault="004174E3" w:rsidP="005B2D75">
      <w:pPr>
        <w:pStyle w:val="ListParagraph"/>
        <w:numPr>
          <w:ilvl w:val="0"/>
          <w:numId w:val="69"/>
        </w:numPr>
      </w:pPr>
      <w:r>
        <w:t>radial tuberosity</w:t>
      </w:r>
    </w:p>
    <w:p w14:paraId="4B6E659F" w14:textId="77777777" w:rsidR="004174E3" w:rsidRDefault="004174E3" w:rsidP="004174E3"/>
    <w:p w14:paraId="653D56CE" w14:textId="77777777" w:rsidR="004174E3" w:rsidRDefault="004174E3" w:rsidP="004174E3">
      <w:r>
        <w:t xml:space="preserve">Innervation: </w:t>
      </w:r>
    </w:p>
    <w:p w14:paraId="7D381910" w14:textId="77777777" w:rsidR="004174E3" w:rsidRDefault="004174E3" w:rsidP="005B2D75">
      <w:pPr>
        <w:pStyle w:val="ListParagraph"/>
        <w:numPr>
          <w:ilvl w:val="0"/>
          <w:numId w:val="67"/>
        </w:numPr>
      </w:pPr>
      <w:r>
        <w:t>*</w:t>
      </w:r>
      <w:proofErr w:type="gramStart"/>
      <w:r>
        <w:t>lower</w:t>
      </w:r>
      <w:proofErr w:type="gramEnd"/>
      <w:r>
        <w:t xml:space="preserve"> subscapular nerve</w:t>
      </w:r>
    </w:p>
    <w:p w14:paraId="6C268128" w14:textId="77777777" w:rsidR="004174E3" w:rsidRDefault="004174E3" w:rsidP="005B2D75">
      <w:pPr>
        <w:pStyle w:val="ListParagraph"/>
        <w:numPr>
          <w:ilvl w:val="0"/>
          <w:numId w:val="67"/>
        </w:numPr>
      </w:pPr>
      <w:r>
        <w:t>long thoracic (C5-C7) nerve</w:t>
      </w:r>
    </w:p>
    <w:p w14:paraId="1C35CF99" w14:textId="77777777" w:rsidR="004174E3" w:rsidRDefault="004174E3" w:rsidP="005B2D75">
      <w:pPr>
        <w:pStyle w:val="ListParagraph"/>
        <w:numPr>
          <w:ilvl w:val="0"/>
          <w:numId w:val="67"/>
        </w:numPr>
      </w:pPr>
      <w:r>
        <w:t>axillary nerve</w:t>
      </w:r>
    </w:p>
    <w:p w14:paraId="5769E1FE" w14:textId="77777777" w:rsidR="004174E3" w:rsidRDefault="004174E3" w:rsidP="005B2D75">
      <w:pPr>
        <w:pStyle w:val="ListParagraph"/>
        <w:numPr>
          <w:ilvl w:val="0"/>
          <w:numId w:val="67"/>
        </w:numPr>
      </w:pPr>
      <w:proofErr w:type="gramStart"/>
      <w:r>
        <w:t>suprascapular</w:t>
      </w:r>
      <w:proofErr w:type="gramEnd"/>
      <w:r>
        <w:t xml:space="preserve"> nerve</w:t>
      </w:r>
    </w:p>
    <w:p w14:paraId="140FBD12" w14:textId="77777777" w:rsidR="004174E3" w:rsidRDefault="004174E3" w:rsidP="004174E3">
      <w:r>
        <w:lastRenderedPageBreak/>
        <w:t xml:space="preserve">Action: </w:t>
      </w:r>
    </w:p>
    <w:p w14:paraId="3AD50F51" w14:textId="77777777" w:rsidR="004174E3" w:rsidRDefault="004174E3" w:rsidP="005B2D75">
      <w:pPr>
        <w:pStyle w:val="ListParagraph"/>
        <w:numPr>
          <w:ilvl w:val="0"/>
          <w:numId w:val="66"/>
        </w:numPr>
      </w:pPr>
      <w:r>
        <w:t>*</w:t>
      </w:r>
      <w:proofErr w:type="gramStart"/>
      <w:r>
        <w:t>adducts</w:t>
      </w:r>
      <w:proofErr w:type="gramEnd"/>
      <w:r>
        <w:t xml:space="preserve"> and internally rotates humerus</w:t>
      </w:r>
    </w:p>
    <w:p w14:paraId="1AB95D9C" w14:textId="77777777" w:rsidR="004174E3" w:rsidRDefault="004174E3" w:rsidP="005B2D75">
      <w:pPr>
        <w:pStyle w:val="ListParagraph"/>
        <w:numPr>
          <w:ilvl w:val="0"/>
          <w:numId w:val="66"/>
        </w:numPr>
        <w:tabs>
          <w:tab w:val="left" w:pos="1878"/>
        </w:tabs>
      </w:pPr>
      <w:r>
        <w:t>protracts and downwardly rotates the shoulder</w:t>
      </w:r>
    </w:p>
    <w:p w14:paraId="5448F294" w14:textId="77777777" w:rsidR="004174E3" w:rsidRDefault="004174E3" w:rsidP="005B2D75">
      <w:pPr>
        <w:pStyle w:val="ListParagraph"/>
        <w:numPr>
          <w:ilvl w:val="0"/>
          <w:numId w:val="66"/>
        </w:numPr>
        <w:tabs>
          <w:tab w:val="left" w:pos="1878"/>
        </w:tabs>
      </w:pPr>
      <w:r>
        <w:t>retracts and downwardly rotates the scapula</w:t>
      </w:r>
    </w:p>
    <w:p w14:paraId="0D8EE77E" w14:textId="77777777" w:rsidR="004174E3" w:rsidRDefault="004174E3" w:rsidP="005B2D75">
      <w:pPr>
        <w:pStyle w:val="ListParagraph"/>
        <w:numPr>
          <w:ilvl w:val="0"/>
          <w:numId w:val="66"/>
        </w:numPr>
        <w:spacing w:after="160" w:line="278" w:lineRule="auto"/>
      </w:pPr>
      <w:r>
        <w:t>externally rotates the shoulder</w:t>
      </w:r>
    </w:p>
    <w:p w14:paraId="3E538A71" w14:textId="77777777" w:rsidR="004174E3" w:rsidRDefault="004174E3" w:rsidP="004174E3"/>
    <w:p w14:paraId="25F2D756" w14:textId="77777777" w:rsidR="004174E3" w:rsidRDefault="004174E3" w:rsidP="004174E3">
      <w:pPr>
        <w:pStyle w:val="Heading2"/>
      </w:pPr>
      <w:r>
        <w:t>Card ID: 5.39</w:t>
      </w:r>
    </w:p>
    <w:p w14:paraId="703BC040" w14:textId="77777777" w:rsidR="004174E3" w:rsidRDefault="004174E3" w:rsidP="004174E3">
      <w:r>
        <w:t>Image file: L1344_760150</w:t>
      </w:r>
    </w:p>
    <w:p w14:paraId="3F4B586D" w14:textId="77777777" w:rsidR="004174E3" w:rsidRDefault="004174E3" w:rsidP="004174E3">
      <w:r>
        <w:rPr>
          <w:noProof/>
        </w:rPr>
        <w:drawing>
          <wp:inline distT="0" distB="0" distL="0" distR="0" wp14:anchorId="0AF1AA86" wp14:editId="74277CF7">
            <wp:extent cx="1828800" cy="119659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2D22" w14:textId="77777777" w:rsidR="004174E3" w:rsidRDefault="004174E3" w:rsidP="004174E3">
      <w:pPr>
        <w:rPr>
          <w:ins w:id="15" w:author="Claire Copa" w:date="2026-07-16T09:16:00Z" w16du:dateUtc="2026-07-16T13:16:00Z"/>
        </w:rPr>
      </w:pPr>
      <w:r>
        <w:t xml:space="preserve">Title: </w:t>
      </w:r>
      <w:r w:rsidRPr="005E3FE2">
        <w:rPr>
          <w:highlight w:val="yellow"/>
        </w:rPr>
        <w:t>Biceps brachii</w:t>
      </w:r>
      <w:r>
        <w:t xml:space="preserve"> (long head, short head)</w:t>
      </w:r>
    </w:p>
    <w:p w14:paraId="3A03121F" w14:textId="77777777" w:rsidR="004174E3" w:rsidRDefault="004174E3" w:rsidP="004174E3">
      <w:r>
        <w:t xml:space="preserve">Activity Interaction: select all that apply </w:t>
      </w:r>
    </w:p>
    <w:p w14:paraId="1E74A381" w14:textId="77777777" w:rsidR="004174E3" w:rsidRDefault="004174E3" w:rsidP="004174E3">
      <w:r>
        <w:rPr>
          <w:b/>
        </w:rPr>
        <w:t>Back-of-Card Content:</w:t>
      </w:r>
    </w:p>
    <w:p w14:paraId="7BB15032" w14:textId="77777777" w:rsidR="004174E3" w:rsidRDefault="004174E3" w:rsidP="004174E3">
      <w:r>
        <w:t xml:space="preserve">Proximal insertion: </w:t>
      </w:r>
    </w:p>
    <w:p w14:paraId="5C5E812D" w14:textId="77777777" w:rsidR="004174E3" w:rsidRDefault="004174E3" w:rsidP="005B2D75">
      <w:pPr>
        <w:pStyle w:val="ListParagraph"/>
        <w:numPr>
          <w:ilvl w:val="0"/>
          <w:numId w:val="71"/>
        </w:numPr>
      </w:pPr>
      <w:r>
        <w:t>*</w:t>
      </w:r>
      <w:proofErr w:type="gramStart"/>
      <w:r>
        <w:t>coracoid</w:t>
      </w:r>
      <w:proofErr w:type="gramEnd"/>
      <w:r>
        <w:t xml:space="preserve"> process</w:t>
      </w:r>
    </w:p>
    <w:p w14:paraId="308E94A8" w14:textId="77777777" w:rsidR="004174E3" w:rsidRDefault="004174E3" w:rsidP="005B2D75">
      <w:pPr>
        <w:pStyle w:val="ListParagraph"/>
        <w:numPr>
          <w:ilvl w:val="0"/>
          <w:numId w:val="71"/>
        </w:numPr>
      </w:pPr>
      <w:r>
        <w:t>*</w:t>
      </w:r>
      <w:proofErr w:type="gramStart"/>
      <w:r>
        <w:t>tubercle</w:t>
      </w:r>
      <w:proofErr w:type="gramEnd"/>
      <w:r>
        <w:t xml:space="preserve"> above the glenoid cavity</w:t>
      </w:r>
    </w:p>
    <w:p w14:paraId="68E9CDCA" w14:textId="77777777" w:rsidR="004174E3" w:rsidRDefault="004174E3" w:rsidP="005B2D75">
      <w:pPr>
        <w:pStyle w:val="ListParagraph"/>
        <w:numPr>
          <w:ilvl w:val="0"/>
          <w:numId w:val="71"/>
        </w:numPr>
      </w:pPr>
      <w:r>
        <w:t>posterior shaft of the humerus</w:t>
      </w:r>
    </w:p>
    <w:p w14:paraId="6C88B9A3" w14:textId="77777777" w:rsidR="004174E3" w:rsidRDefault="004174E3" w:rsidP="004174E3">
      <w:r>
        <w:t xml:space="preserve">Distal insertion: </w:t>
      </w:r>
    </w:p>
    <w:p w14:paraId="54469AB3" w14:textId="77777777" w:rsidR="004174E3" w:rsidRDefault="004174E3" w:rsidP="005B2D75">
      <w:pPr>
        <w:pStyle w:val="ListParagraph"/>
        <w:numPr>
          <w:ilvl w:val="0"/>
          <w:numId w:val="70"/>
        </w:numPr>
      </w:pPr>
      <w:r>
        <w:t>*</w:t>
      </w:r>
      <w:proofErr w:type="gramStart"/>
      <w:r>
        <w:t>radial</w:t>
      </w:r>
      <w:proofErr w:type="gramEnd"/>
      <w:r>
        <w:t xml:space="preserve"> tuberosity</w:t>
      </w:r>
    </w:p>
    <w:p w14:paraId="33A9A1DD" w14:textId="77777777" w:rsidR="004174E3" w:rsidRDefault="004174E3" w:rsidP="005B2D75">
      <w:pPr>
        <w:pStyle w:val="ListParagraph"/>
        <w:numPr>
          <w:ilvl w:val="0"/>
          <w:numId w:val="70"/>
        </w:numPr>
      </w:pPr>
      <w:r>
        <w:t>intertubercular sulcus of the humerus</w:t>
      </w:r>
    </w:p>
    <w:p w14:paraId="0DB37727" w14:textId="77777777" w:rsidR="004174E3" w:rsidRDefault="004174E3" w:rsidP="005B2D75">
      <w:pPr>
        <w:pStyle w:val="ListParagraph"/>
        <w:numPr>
          <w:ilvl w:val="0"/>
          <w:numId w:val="70"/>
        </w:numPr>
      </w:pPr>
      <w:r>
        <w:t>posterior humeral shaft distal to the radial groove</w:t>
      </w:r>
    </w:p>
    <w:p w14:paraId="38EEBACE" w14:textId="77777777" w:rsidR="004174E3" w:rsidRDefault="004174E3" w:rsidP="005B2D75">
      <w:pPr>
        <w:pStyle w:val="ListParagraph"/>
        <w:numPr>
          <w:ilvl w:val="0"/>
          <w:numId w:val="70"/>
        </w:numPr>
        <w:spacing w:after="160" w:line="278" w:lineRule="auto"/>
      </w:pPr>
      <w:r>
        <w:t>lateral epicondyle of the humerus</w:t>
      </w:r>
    </w:p>
    <w:p w14:paraId="39814E0C" w14:textId="77777777" w:rsidR="004174E3" w:rsidRDefault="004174E3" w:rsidP="004174E3">
      <w:r>
        <w:t xml:space="preserve">Innervation: </w:t>
      </w:r>
    </w:p>
    <w:p w14:paraId="309BFAB3" w14:textId="77777777" w:rsidR="004174E3" w:rsidRDefault="004174E3" w:rsidP="005B2D75">
      <w:pPr>
        <w:pStyle w:val="ListParagraph"/>
        <w:numPr>
          <w:ilvl w:val="0"/>
          <w:numId w:val="72"/>
        </w:numPr>
      </w:pPr>
      <w:r>
        <w:t>*</w:t>
      </w:r>
      <w:proofErr w:type="gramStart"/>
      <w:r>
        <w:t>musculocutaneous</w:t>
      </w:r>
      <w:proofErr w:type="gramEnd"/>
    </w:p>
    <w:p w14:paraId="6AED84C9" w14:textId="77777777" w:rsidR="004174E3" w:rsidRDefault="004174E3" w:rsidP="005B2D75">
      <w:pPr>
        <w:pStyle w:val="ListParagraph"/>
        <w:numPr>
          <w:ilvl w:val="0"/>
          <w:numId w:val="72"/>
        </w:numPr>
      </w:pPr>
      <w:r>
        <w:t>radial</w:t>
      </w:r>
    </w:p>
    <w:p w14:paraId="350BF21B" w14:textId="77777777" w:rsidR="004174E3" w:rsidRDefault="004174E3" w:rsidP="005B2D75">
      <w:pPr>
        <w:pStyle w:val="ListParagraph"/>
        <w:numPr>
          <w:ilvl w:val="0"/>
          <w:numId w:val="72"/>
        </w:numPr>
      </w:pPr>
      <w:r>
        <w:t>ulnar</w:t>
      </w:r>
    </w:p>
    <w:p w14:paraId="2653BC9E" w14:textId="77777777" w:rsidR="004174E3" w:rsidRDefault="004174E3" w:rsidP="004174E3">
      <w:r>
        <w:t>Action:</w:t>
      </w:r>
    </w:p>
    <w:p w14:paraId="7577C5D3" w14:textId="77777777" w:rsidR="004174E3" w:rsidRDefault="004174E3" w:rsidP="005B2D75">
      <w:pPr>
        <w:pStyle w:val="ListParagraph"/>
        <w:numPr>
          <w:ilvl w:val="0"/>
          <w:numId w:val="73"/>
        </w:numPr>
      </w:pPr>
      <w:r>
        <w:t>*</w:t>
      </w:r>
      <w:proofErr w:type="gramStart"/>
      <w:r>
        <w:t>flexes</w:t>
      </w:r>
      <w:proofErr w:type="gramEnd"/>
      <w:r>
        <w:t xml:space="preserve"> the forearm</w:t>
      </w:r>
    </w:p>
    <w:p w14:paraId="0EED13FC" w14:textId="77777777" w:rsidR="004174E3" w:rsidRDefault="004174E3" w:rsidP="005B2D75">
      <w:pPr>
        <w:pStyle w:val="ListParagraph"/>
        <w:numPr>
          <w:ilvl w:val="0"/>
          <w:numId w:val="73"/>
        </w:numPr>
      </w:pPr>
      <w:r>
        <w:lastRenderedPageBreak/>
        <w:t>*</w:t>
      </w:r>
      <w:proofErr w:type="gramStart"/>
      <w:r>
        <w:t>supinates</w:t>
      </w:r>
      <w:proofErr w:type="gramEnd"/>
      <w:r>
        <w:t xml:space="preserve"> the forearm</w:t>
      </w:r>
    </w:p>
    <w:p w14:paraId="3824666A" w14:textId="77777777" w:rsidR="004174E3" w:rsidRDefault="004174E3" w:rsidP="005B2D75">
      <w:pPr>
        <w:pStyle w:val="ListParagraph"/>
        <w:numPr>
          <w:ilvl w:val="0"/>
          <w:numId w:val="73"/>
        </w:numPr>
      </w:pPr>
      <w:r>
        <w:t>pronates the forearm</w:t>
      </w:r>
    </w:p>
    <w:p w14:paraId="6779CF5D" w14:textId="77777777" w:rsidR="004174E3" w:rsidRDefault="004174E3" w:rsidP="005B2D75">
      <w:pPr>
        <w:pStyle w:val="ListParagraph"/>
        <w:numPr>
          <w:ilvl w:val="0"/>
          <w:numId w:val="73"/>
        </w:numPr>
      </w:pPr>
      <w:r>
        <w:t>abducts the arm</w:t>
      </w:r>
    </w:p>
    <w:p w14:paraId="47152157" w14:textId="77777777" w:rsidR="004174E3" w:rsidRDefault="004174E3" w:rsidP="004174E3"/>
    <w:p w14:paraId="10ACD86E" w14:textId="77777777" w:rsidR="004174E3" w:rsidRDefault="004174E3" w:rsidP="004174E3">
      <w:pPr>
        <w:pStyle w:val="Heading2"/>
      </w:pPr>
      <w:r>
        <w:t>Card ID: 5.40</w:t>
      </w:r>
    </w:p>
    <w:p w14:paraId="51F7B4EC" w14:textId="77777777" w:rsidR="004174E3" w:rsidRDefault="004174E3" w:rsidP="004174E3">
      <w:r>
        <w:t>Image file: L1344_760151</w:t>
      </w:r>
    </w:p>
    <w:p w14:paraId="26E4AE15" w14:textId="77777777" w:rsidR="004174E3" w:rsidRDefault="004174E3" w:rsidP="004174E3">
      <w:r>
        <w:rPr>
          <w:noProof/>
        </w:rPr>
        <w:drawing>
          <wp:inline distT="0" distB="0" distL="0" distR="0" wp14:anchorId="29F208F7" wp14:editId="454EC1AC">
            <wp:extent cx="1828800" cy="11965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2822" w14:textId="77777777" w:rsidR="004174E3" w:rsidRDefault="004174E3" w:rsidP="004174E3">
      <w:pPr>
        <w:rPr>
          <w:ins w:id="16" w:author="Claire Copa" w:date="2026-07-16T09:17:00Z" w16du:dateUtc="2026-07-16T13:17:00Z"/>
        </w:rPr>
      </w:pPr>
      <w:r>
        <w:t xml:space="preserve">Title: </w:t>
      </w:r>
      <w:r w:rsidRPr="003E5FB3">
        <w:rPr>
          <w:highlight w:val="yellow"/>
        </w:rPr>
        <w:t>Brachialis</w:t>
      </w:r>
    </w:p>
    <w:p w14:paraId="22DAFCAA" w14:textId="77777777" w:rsidR="004174E3" w:rsidRDefault="004174E3" w:rsidP="004174E3">
      <w:r>
        <w:t xml:space="preserve">Activity Interaction: select all that apply </w:t>
      </w:r>
    </w:p>
    <w:p w14:paraId="7EF97F8D" w14:textId="77777777" w:rsidR="004174E3" w:rsidRDefault="004174E3" w:rsidP="004174E3">
      <w:r>
        <w:rPr>
          <w:b/>
        </w:rPr>
        <w:t>Back-of-Card Content:</w:t>
      </w:r>
    </w:p>
    <w:p w14:paraId="449F42ED" w14:textId="77777777" w:rsidR="004174E3" w:rsidRDefault="004174E3" w:rsidP="004174E3">
      <w:r>
        <w:t xml:space="preserve">Proximal insertion: </w:t>
      </w:r>
    </w:p>
    <w:p w14:paraId="2CD75DEF" w14:textId="77777777" w:rsidR="004174E3" w:rsidRDefault="004174E3" w:rsidP="005B2D75">
      <w:pPr>
        <w:pStyle w:val="ListParagraph"/>
        <w:numPr>
          <w:ilvl w:val="0"/>
          <w:numId w:val="86"/>
        </w:numPr>
      </w:pPr>
      <w:r>
        <w:t>*</w:t>
      </w:r>
      <w:proofErr w:type="gramStart"/>
      <w:r>
        <w:t>front</w:t>
      </w:r>
      <w:proofErr w:type="gramEnd"/>
      <w:r>
        <w:t xml:space="preserve"> of the distal humerus</w:t>
      </w:r>
    </w:p>
    <w:p w14:paraId="5D3B5983" w14:textId="77777777" w:rsidR="004174E3" w:rsidRDefault="004174E3" w:rsidP="005B2D75">
      <w:pPr>
        <w:pStyle w:val="ListParagraph"/>
        <w:numPr>
          <w:ilvl w:val="0"/>
          <w:numId w:val="86"/>
        </w:numPr>
      </w:pPr>
      <w:r>
        <w:t>posterior shaft of the humerus</w:t>
      </w:r>
    </w:p>
    <w:p w14:paraId="48E5DF90" w14:textId="77777777" w:rsidR="004174E3" w:rsidRDefault="004174E3" w:rsidP="005B2D75">
      <w:pPr>
        <w:pStyle w:val="ListParagraph"/>
        <w:numPr>
          <w:ilvl w:val="0"/>
          <w:numId w:val="86"/>
        </w:numPr>
        <w:spacing w:after="160" w:line="278" w:lineRule="auto"/>
      </w:pPr>
      <w:r>
        <w:t>coracoid process</w:t>
      </w:r>
    </w:p>
    <w:p w14:paraId="35BE8383" w14:textId="77777777" w:rsidR="004174E3" w:rsidRDefault="004174E3" w:rsidP="005B2D75">
      <w:pPr>
        <w:pStyle w:val="ListParagraph"/>
        <w:numPr>
          <w:ilvl w:val="0"/>
          <w:numId w:val="86"/>
        </w:numPr>
        <w:spacing w:after="160" w:line="278" w:lineRule="auto"/>
      </w:pPr>
      <w:r>
        <w:t>tubercle above the glenoid cavity</w:t>
      </w:r>
    </w:p>
    <w:p w14:paraId="68C7F727" w14:textId="77777777" w:rsidR="004174E3" w:rsidRDefault="004174E3" w:rsidP="004174E3">
      <w:r>
        <w:t>Distal insertion:</w:t>
      </w:r>
    </w:p>
    <w:p w14:paraId="5A6186B5" w14:textId="77777777" w:rsidR="004174E3" w:rsidRDefault="004174E3" w:rsidP="005B2D75">
      <w:pPr>
        <w:pStyle w:val="ListParagraph"/>
        <w:numPr>
          <w:ilvl w:val="0"/>
          <w:numId w:val="75"/>
        </w:numPr>
      </w:pPr>
      <w:r>
        <w:t>*</w:t>
      </w:r>
      <w:proofErr w:type="gramStart"/>
      <w:r>
        <w:t>coronoid</w:t>
      </w:r>
      <w:proofErr w:type="gramEnd"/>
      <w:r>
        <w:t xml:space="preserve"> process</w:t>
      </w:r>
    </w:p>
    <w:p w14:paraId="6A79AB0A" w14:textId="77777777" w:rsidR="004174E3" w:rsidRDefault="004174E3" w:rsidP="005B2D75">
      <w:pPr>
        <w:pStyle w:val="ListParagraph"/>
        <w:numPr>
          <w:ilvl w:val="0"/>
          <w:numId w:val="75"/>
        </w:numPr>
        <w:spacing w:after="160" w:line="278" w:lineRule="auto"/>
      </w:pPr>
      <w:r>
        <w:t>coracoid process</w:t>
      </w:r>
    </w:p>
    <w:p w14:paraId="58A37DF1" w14:textId="77777777" w:rsidR="004174E3" w:rsidRDefault="004174E3" w:rsidP="005B2D75">
      <w:pPr>
        <w:pStyle w:val="ListParagraph"/>
        <w:numPr>
          <w:ilvl w:val="0"/>
          <w:numId w:val="75"/>
        </w:numPr>
      </w:pPr>
      <w:r>
        <w:t>radial tuberosity</w:t>
      </w:r>
    </w:p>
    <w:p w14:paraId="13236231" w14:textId="77777777" w:rsidR="004174E3" w:rsidRDefault="004174E3" w:rsidP="005B2D75">
      <w:pPr>
        <w:pStyle w:val="ListParagraph"/>
        <w:numPr>
          <w:ilvl w:val="0"/>
          <w:numId w:val="75"/>
        </w:numPr>
      </w:pPr>
      <w:r>
        <w:t>lateral radius</w:t>
      </w:r>
    </w:p>
    <w:p w14:paraId="4F7AAAE5" w14:textId="77777777" w:rsidR="004174E3" w:rsidRDefault="004174E3" w:rsidP="004174E3">
      <w:r>
        <w:t>Innervation:</w:t>
      </w:r>
    </w:p>
    <w:p w14:paraId="2FFAFCC4" w14:textId="77777777" w:rsidR="004174E3" w:rsidRDefault="004174E3" w:rsidP="005B2D75">
      <w:pPr>
        <w:pStyle w:val="ListParagraph"/>
        <w:numPr>
          <w:ilvl w:val="0"/>
          <w:numId w:val="74"/>
        </w:numPr>
      </w:pPr>
      <w:r>
        <w:t>musculocutaneous</w:t>
      </w:r>
    </w:p>
    <w:p w14:paraId="4ABFC26B" w14:textId="77777777" w:rsidR="004174E3" w:rsidRDefault="004174E3" w:rsidP="005B2D75">
      <w:pPr>
        <w:pStyle w:val="ListParagraph"/>
        <w:numPr>
          <w:ilvl w:val="0"/>
          <w:numId w:val="74"/>
        </w:numPr>
      </w:pPr>
      <w:r>
        <w:t>*</w:t>
      </w:r>
      <w:proofErr w:type="gramStart"/>
      <w:r>
        <w:t>radial</w:t>
      </w:r>
      <w:proofErr w:type="gramEnd"/>
    </w:p>
    <w:p w14:paraId="39926D32" w14:textId="77777777" w:rsidR="004174E3" w:rsidRDefault="004174E3" w:rsidP="005B2D75">
      <w:pPr>
        <w:pStyle w:val="ListParagraph"/>
        <w:numPr>
          <w:ilvl w:val="0"/>
          <w:numId w:val="74"/>
        </w:numPr>
      </w:pPr>
      <w:r>
        <w:t>ulnar</w:t>
      </w:r>
    </w:p>
    <w:p w14:paraId="4173E756" w14:textId="77777777" w:rsidR="004174E3" w:rsidRDefault="004174E3" w:rsidP="005B2D75">
      <w:pPr>
        <w:pStyle w:val="ListParagraph"/>
        <w:numPr>
          <w:ilvl w:val="0"/>
          <w:numId w:val="74"/>
        </w:numPr>
      </w:pPr>
      <w:r>
        <w:t>axillary nerve</w:t>
      </w:r>
    </w:p>
    <w:p w14:paraId="167EB5B9" w14:textId="77777777" w:rsidR="004174E3" w:rsidRDefault="004174E3" w:rsidP="004174E3"/>
    <w:p w14:paraId="160E27C4" w14:textId="77777777" w:rsidR="004174E3" w:rsidRDefault="004174E3" w:rsidP="004174E3">
      <w:r>
        <w:t xml:space="preserve">Action: </w:t>
      </w:r>
    </w:p>
    <w:p w14:paraId="38184E77" w14:textId="77777777" w:rsidR="004174E3" w:rsidRDefault="004174E3" w:rsidP="005B2D75">
      <w:pPr>
        <w:pStyle w:val="ListParagraph"/>
        <w:numPr>
          <w:ilvl w:val="0"/>
          <w:numId w:val="87"/>
        </w:numPr>
      </w:pPr>
      <w:r>
        <w:lastRenderedPageBreak/>
        <w:t>*</w:t>
      </w:r>
      <w:proofErr w:type="gramStart"/>
      <w:r>
        <w:t>flexes</w:t>
      </w:r>
      <w:proofErr w:type="gramEnd"/>
      <w:r>
        <w:t xml:space="preserve"> the elbow</w:t>
      </w:r>
    </w:p>
    <w:p w14:paraId="1786F0EB" w14:textId="77777777" w:rsidR="004174E3" w:rsidRDefault="004174E3" w:rsidP="005B2D75">
      <w:pPr>
        <w:pStyle w:val="ListParagraph"/>
        <w:numPr>
          <w:ilvl w:val="0"/>
          <w:numId w:val="87"/>
        </w:numPr>
      </w:pPr>
      <w:r>
        <w:t>extends the elbow</w:t>
      </w:r>
    </w:p>
    <w:p w14:paraId="2ED51800" w14:textId="77777777" w:rsidR="004174E3" w:rsidRDefault="004174E3" w:rsidP="005B2D75">
      <w:pPr>
        <w:pStyle w:val="ListParagraph"/>
        <w:numPr>
          <w:ilvl w:val="0"/>
          <w:numId w:val="87"/>
        </w:numPr>
      </w:pPr>
      <w:r>
        <w:t>pronates the forearm</w:t>
      </w:r>
    </w:p>
    <w:p w14:paraId="40068D6B" w14:textId="77777777" w:rsidR="004174E3" w:rsidRDefault="004174E3" w:rsidP="005B2D75">
      <w:pPr>
        <w:pStyle w:val="ListParagraph"/>
        <w:numPr>
          <w:ilvl w:val="0"/>
          <w:numId w:val="87"/>
        </w:numPr>
      </w:pPr>
      <w:r>
        <w:t>supinates the forearm</w:t>
      </w:r>
    </w:p>
    <w:p w14:paraId="566C1E68" w14:textId="77777777" w:rsidR="004174E3" w:rsidRDefault="004174E3" w:rsidP="004174E3"/>
    <w:p w14:paraId="0CD76223" w14:textId="77777777" w:rsidR="004174E3" w:rsidRDefault="004174E3" w:rsidP="004174E3">
      <w:pPr>
        <w:pStyle w:val="Heading2"/>
      </w:pPr>
      <w:r>
        <w:t>Card ID: 5.41</w:t>
      </w:r>
    </w:p>
    <w:p w14:paraId="3DDC90D6" w14:textId="77777777" w:rsidR="004174E3" w:rsidRDefault="004174E3" w:rsidP="004174E3">
      <w:r>
        <w:t>Image file: L1344_760152</w:t>
      </w:r>
    </w:p>
    <w:p w14:paraId="51AD3D74" w14:textId="77777777" w:rsidR="004174E3" w:rsidRDefault="004174E3" w:rsidP="004174E3">
      <w:r>
        <w:rPr>
          <w:noProof/>
        </w:rPr>
        <w:drawing>
          <wp:inline distT="0" distB="0" distL="0" distR="0" wp14:anchorId="7968CA6F" wp14:editId="442AF431">
            <wp:extent cx="1828800" cy="119659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7190" w14:textId="77777777" w:rsidR="004174E3" w:rsidRDefault="004174E3" w:rsidP="004174E3">
      <w:pPr>
        <w:rPr>
          <w:ins w:id="17" w:author="Claire Copa" w:date="2026-07-16T09:17:00Z" w16du:dateUtc="2026-07-16T13:17:00Z"/>
        </w:rPr>
      </w:pPr>
      <w:r>
        <w:t xml:space="preserve">Title: </w:t>
      </w:r>
      <w:r w:rsidRPr="003E5FB3">
        <w:rPr>
          <w:highlight w:val="yellow"/>
        </w:rPr>
        <w:t>Triceps brachii</w:t>
      </w:r>
    </w:p>
    <w:p w14:paraId="461BD196" w14:textId="77777777" w:rsidR="004174E3" w:rsidRDefault="004174E3" w:rsidP="004174E3">
      <w:r>
        <w:t xml:space="preserve">Activity Interaction: select all that apply </w:t>
      </w:r>
    </w:p>
    <w:p w14:paraId="2F5EA2BB" w14:textId="77777777" w:rsidR="004174E3" w:rsidRDefault="004174E3" w:rsidP="004174E3">
      <w:r>
        <w:rPr>
          <w:b/>
        </w:rPr>
        <w:t>Back-of-Card Content:</w:t>
      </w:r>
    </w:p>
    <w:p w14:paraId="5C95AE62" w14:textId="77777777" w:rsidR="004174E3" w:rsidRDefault="004174E3" w:rsidP="004174E3">
      <w:r>
        <w:t xml:space="preserve">Proximal insertion: </w:t>
      </w:r>
    </w:p>
    <w:p w14:paraId="754FC642" w14:textId="77777777" w:rsidR="004174E3" w:rsidRDefault="004174E3" w:rsidP="005B2D75">
      <w:pPr>
        <w:pStyle w:val="ListParagraph"/>
        <w:numPr>
          <w:ilvl w:val="0"/>
          <w:numId w:val="76"/>
        </w:numPr>
      </w:pPr>
      <w:r>
        <w:t>*</w:t>
      </w:r>
      <w:proofErr w:type="spellStart"/>
      <w:proofErr w:type="gramStart"/>
      <w:r>
        <w:t>infraglenoid</w:t>
      </w:r>
      <w:proofErr w:type="spellEnd"/>
      <w:proofErr w:type="gramEnd"/>
      <w:r>
        <w:t xml:space="preserve"> tubercle of the scapula</w:t>
      </w:r>
    </w:p>
    <w:p w14:paraId="1075B7F5" w14:textId="77777777" w:rsidR="004174E3" w:rsidRDefault="004174E3" w:rsidP="005B2D75">
      <w:pPr>
        <w:pStyle w:val="ListParagraph"/>
        <w:numPr>
          <w:ilvl w:val="0"/>
          <w:numId w:val="76"/>
        </w:numPr>
      </w:pPr>
      <w:r>
        <w:t>*</w:t>
      </w:r>
      <w:proofErr w:type="gramStart"/>
      <w:r>
        <w:t>posterior</w:t>
      </w:r>
      <w:proofErr w:type="gramEnd"/>
      <w:r>
        <w:t xml:space="preserve"> shaft of the humerus</w:t>
      </w:r>
    </w:p>
    <w:p w14:paraId="0F1EEDBA" w14:textId="77777777" w:rsidR="004174E3" w:rsidRDefault="004174E3" w:rsidP="005B2D75">
      <w:pPr>
        <w:pStyle w:val="ListParagraph"/>
        <w:numPr>
          <w:ilvl w:val="0"/>
          <w:numId w:val="76"/>
        </w:numPr>
      </w:pPr>
      <w:r>
        <w:t>*</w:t>
      </w:r>
      <w:proofErr w:type="gramStart"/>
      <w:r>
        <w:t>posterior</w:t>
      </w:r>
      <w:proofErr w:type="gramEnd"/>
      <w:r>
        <w:t xml:space="preserve"> humeral shaft distal to the radial groove</w:t>
      </w:r>
    </w:p>
    <w:p w14:paraId="3092A321" w14:textId="77777777" w:rsidR="004174E3" w:rsidRDefault="004174E3" w:rsidP="004174E3">
      <w:r>
        <w:t xml:space="preserve">Distal insertion: </w:t>
      </w:r>
    </w:p>
    <w:p w14:paraId="0489096D" w14:textId="77777777" w:rsidR="004174E3" w:rsidRDefault="004174E3" w:rsidP="005B2D75">
      <w:pPr>
        <w:pStyle w:val="ListParagraph"/>
        <w:numPr>
          <w:ilvl w:val="0"/>
          <w:numId w:val="77"/>
        </w:numPr>
      </w:pPr>
      <w:r>
        <w:t>*</w:t>
      </w:r>
      <w:proofErr w:type="gramStart"/>
      <w:r>
        <w:t>olecranon</w:t>
      </w:r>
      <w:proofErr w:type="gramEnd"/>
      <w:r>
        <w:t xml:space="preserve"> process of the ulna</w:t>
      </w:r>
    </w:p>
    <w:p w14:paraId="183B454F" w14:textId="77777777" w:rsidR="004174E3" w:rsidRDefault="004174E3" w:rsidP="005B2D75">
      <w:pPr>
        <w:pStyle w:val="ListParagraph"/>
        <w:numPr>
          <w:ilvl w:val="0"/>
          <w:numId w:val="77"/>
        </w:numPr>
      </w:pPr>
      <w:r>
        <w:t>coronoid process</w:t>
      </w:r>
    </w:p>
    <w:p w14:paraId="34DEAFB5" w14:textId="77777777" w:rsidR="004174E3" w:rsidRDefault="004174E3" w:rsidP="005B2D75">
      <w:pPr>
        <w:pStyle w:val="ListParagraph"/>
        <w:numPr>
          <w:ilvl w:val="0"/>
          <w:numId w:val="77"/>
        </w:numPr>
      </w:pPr>
      <w:r>
        <w:t>lateral radius</w:t>
      </w:r>
    </w:p>
    <w:p w14:paraId="5E077B95" w14:textId="77777777" w:rsidR="004174E3" w:rsidRDefault="004174E3" w:rsidP="004174E3">
      <w:r>
        <w:t>Innervation:</w:t>
      </w:r>
    </w:p>
    <w:p w14:paraId="601CF23F" w14:textId="77777777" w:rsidR="004174E3" w:rsidRDefault="004174E3" w:rsidP="005B2D75">
      <w:pPr>
        <w:pStyle w:val="ListParagraph"/>
        <w:numPr>
          <w:ilvl w:val="0"/>
          <w:numId w:val="78"/>
        </w:numPr>
      </w:pPr>
      <w:r>
        <w:t>*</w:t>
      </w:r>
      <w:proofErr w:type="gramStart"/>
      <w:r>
        <w:t>radial</w:t>
      </w:r>
      <w:proofErr w:type="gramEnd"/>
    </w:p>
    <w:p w14:paraId="51864309" w14:textId="77777777" w:rsidR="004174E3" w:rsidRDefault="004174E3" w:rsidP="005B2D75">
      <w:pPr>
        <w:pStyle w:val="ListParagraph"/>
        <w:numPr>
          <w:ilvl w:val="0"/>
          <w:numId w:val="78"/>
        </w:numPr>
      </w:pPr>
      <w:r>
        <w:t>ulnar</w:t>
      </w:r>
    </w:p>
    <w:p w14:paraId="26C69C8B" w14:textId="77777777" w:rsidR="004174E3" w:rsidRDefault="004174E3" w:rsidP="005B2D75">
      <w:pPr>
        <w:pStyle w:val="ListParagraph"/>
        <w:numPr>
          <w:ilvl w:val="0"/>
          <w:numId w:val="78"/>
        </w:numPr>
      </w:pPr>
      <w:r>
        <w:t>axillary nerve</w:t>
      </w:r>
    </w:p>
    <w:p w14:paraId="2C704608" w14:textId="77777777" w:rsidR="004174E3" w:rsidRDefault="004174E3" w:rsidP="005B2D75">
      <w:pPr>
        <w:pStyle w:val="ListParagraph"/>
        <w:numPr>
          <w:ilvl w:val="0"/>
          <w:numId w:val="78"/>
        </w:numPr>
      </w:pPr>
      <w:r>
        <w:t>musculocutaneous nerve</w:t>
      </w:r>
    </w:p>
    <w:p w14:paraId="6A3B69F6" w14:textId="77777777" w:rsidR="004174E3" w:rsidRDefault="004174E3" w:rsidP="004174E3">
      <w:r>
        <w:t xml:space="preserve">Action: </w:t>
      </w:r>
    </w:p>
    <w:p w14:paraId="045CE008" w14:textId="77777777" w:rsidR="004174E3" w:rsidRDefault="004174E3" w:rsidP="005B2D75">
      <w:pPr>
        <w:pStyle w:val="ListParagraph"/>
        <w:numPr>
          <w:ilvl w:val="0"/>
          <w:numId w:val="79"/>
        </w:numPr>
      </w:pPr>
      <w:r>
        <w:t>*</w:t>
      </w:r>
      <w:proofErr w:type="gramStart"/>
      <w:r>
        <w:t>extends</w:t>
      </w:r>
      <w:proofErr w:type="gramEnd"/>
      <w:r>
        <w:t xml:space="preserve"> the elbow </w:t>
      </w:r>
    </w:p>
    <w:p w14:paraId="7A0B4854" w14:textId="77777777" w:rsidR="004174E3" w:rsidRDefault="004174E3" w:rsidP="005B2D75">
      <w:pPr>
        <w:pStyle w:val="ListParagraph"/>
        <w:numPr>
          <w:ilvl w:val="0"/>
          <w:numId w:val="79"/>
        </w:numPr>
      </w:pPr>
      <w:r>
        <w:t>*</w:t>
      </w:r>
      <w:proofErr w:type="gramStart"/>
      <w:r>
        <w:t>extends</w:t>
      </w:r>
      <w:proofErr w:type="gramEnd"/>
      <w:r>
        <w:t xml:space="preserve"> the shoulder</w:t>
      </w:r>
    </w:p>
    <w:p w14:paraId="1DE2ABEA" w14:textId="77777777" w:rsidR="004174E3" w:rsidRDefault="004174E3" w:rsidP="005B2D75">
      <w:pPr>
        <w:pStyle w:val="ListParagraph"/>
        <w:numPr>
          <w:ilvl w:val="0"/>
          <w:numId w:val="79"/>
        </w:numPr>
      </w:pPr>
      <w:proofErr w:type="gramStart"/>
      <w:r>
        <w:t>adducts</w:t>
      </w:r>
      <w:proofErr w:type="gramEnd"/>
      <w:r>
        <w:t xml:space="preserve"> the arm</w:t>
      </w:r>
    </w:p>
    <w:p w14:paraId="1BE9EAFB" w14:textId="77777777" w:rsidR="004174E3" w:rsidRDefault="004174E3" w:rsidP="004174E3"/>
    <w:p w14:paraId="77E850C8" w14:textId="77777777" w:rsidR="004174E3" w:rsidRDefault="004174E3" w:rsidP="004174E3">
      <w:pPr>
        <w:pStyle w:val="Heading2"/>
      </w:pPr>
      <w:r>
        <w:t>Card ID: 5.42</w:t>
      </w:r>
    </w:p>
    <w:p w14:paraId="2670124D" w14:textId="77777777" w:rsidR="004174E3" w:rsidRDefault="004174E3" w:rsidP="004174E3">
      <w:r>
        <w:t>Image file: L1344_760153</w:t>
      </w:r>
    </w:p>
    <w:p w14:paraId="347AE160" w14:textId="77777777" w:rsidR="004174E3" w:rsidRDefault="004174E3" w:rsidP="004174E3">
      <w:r>
        <w:rPr>
          <w:noProof/>
        </w:rPr>
        <w:drawing>
          <wp:inline distT="0" distB="0" distL="0" distR="0" wp14:anchorId="3EE6DCFC" wp14:editId="39B87994">
            <wp:extent cx="1828800" cy="1196595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EBB3" w14:textId="77777777" w:rsidR="004174E3" w:rsidRDefault="004174E3" w:rsidP="004174E3">
      <w:pPr>
        <w:rPr>
          <w:ins w:id="18" w:author="Claire Copa" w:date="2026-07-16T09:17:00Z" w16du:dateUtc="2026-07-16T13:17:00Z"/>
        </w:rPr>
      </w:pPr>
      <w:r>
        <w:t xml:space="preserve">Title: </w:t>
      </w:r>
      <w:r w:rsidRPr="003E5FB3">
        <w:rPr>
          <w:highlight w:val="yellow"/>
        </w:rPr>
        <w:t>Anconeus</w:t>
      </w:r>
    </w:p>
    <w:p w14:paraId="34443A70" w14:textId="77777777" w:rsidR="004174E3" w:rsidRDefault="004174E3" w:rsidP="004174E3">
      <w:r>
        <w:t xml:space="preserve">Activity Interaction: select all that apply </w:t>
      </w:r>
    </w:p>
    <w:p w14:paraId="05525F02" w14:textId="77777777" w:rsidR="004174E3" w:rsidRDefault="004174E3" w:rsidP="004174E3">
      <w:r>
        <w:rPr>
          <w:b/>
        </w:rPr>
        <w:t>Back-of-Card Content:</w:t>
      </w:r>
    </w:p>
    <w:p w14:paraId="44137E42" w14:textId="77777777" w:rsidR="004174E3" w:rsidRDefault="004174E3" w:rsidP="004174E3">
      <w:r>
        <w:t xml:space="preserve">Proximal insertion: </w:t>
      </w:r>
    </w:p>
    <w:p w14:paraId="3ADF7C19" w14:textId="77777777" w:rsidR="004174E3" w:rsidRDefault="004174E3" w:rsidP="005B2D75">
      <w:pPr>
        <w:pStyle w:val="ListParagraph"/>
        <w:numPr>
          <w:ilvl w:val="0"/>
          <w:numId w:val="91"/>
        </w:numPr>
      </w:pPr>
      <w:r>
        <w:t>*</w:t>
      </w:r>
      <w:proofErr w:type="gramStart"/>
      <w:r>
        <w:t>lateral</w:t>
      </w:r>
      <w:proofErr w:type="gramEnd"/>
      <w:r>
        <w:t xml:space="preserve"> epicondyle of the humerus</w:t>
      </w:r>
    </w:p>
    <w:p w14:paraId="2AA8A7EB" w14:textId="77777777" w:rsidR="004174E3" w:rsidRDefault="004174E3" w:rsidP="005B2D75">
      <w:pPr>
        <w:pStyle w:val="ListParagraph"/>
        <w:numPr>
          <w:ilvl w:val="0"/>
          <w:numId w:val="91"/>
        </w:numPr>
      </w:pPr>
      <w:r>
        <w:t>posterior shaft of the humerus</w:t>
      </w:r>
    </w:p>
    <w:p w14:paraId="233EBE3C" w14:textId="77777777" w:rsidR="004174E3" w:rsidRDefault="004174E3" w:rsidP="005B2D75">
      <w:pPr>
        <w:pStyle w:val="ListParagraph"/>
        <w:numPr>
          <w:ilvl w:val="0"/>
          <w:numId w:val="91"/>
        </w:numPr>
      </w:pPr>
      <w:r>
        <w:t>intertubercular sulcus of the humerus</w:t>
      </w:r>
    </w:p>
    <w:p w14:paraId="3914D1CC" w14:textId="77777777" w:rsidR="004174E3" w:rsidRDefault="004174E3" w:rsidP="004174E3">
      <w:r>
        <w:t xml:space="preserve">Distal insertion: </w:t>
      </w:r>
    </w:p>
    <w:p w14:paraId="6EC15C51" w14:textId="77777777" w:rsidR="004174E3" w:rsidRDefault="004174E3" w:rsidP="005B2D75">
      <w:pPr>
        <w:pStyle w:val="ListParagraph"/>
        <w:numPr>
          <w:ilvl w:val="0"/>
          <w:numId w:val="90"/>
        </w:numPr>
      </w:pPr>
      <w:r>
        <w:t>*</w:t>
      </w:r>
      <w:proofErr w:type="gramStart"/>
      <w:r>
        <w:t>lateral</w:t>
      </w:r>
      <w:proofErr w:type="gramEnd"/>
      <w:r>
        <w:t xml:space="preserve"> aspect of the olecranon process of the ulna</w:t>
      </w:r>
    </w:p>
    <w:p w14:paraId="0AFF8E22" w14:textId="77777777" w:rsidR="004174E3" w:rsidRDefault="004174E3" w:rsidP="005B2D75">
      <w:pPr>
        <w:pStyle w:val="ListParagraph"/>
        <w:numPr>
          <w:ilvl w:val="0"/>
          <w:numId w:val="90"/>
        </w:numPr>
      </w:pPr>
      <w:r>
        <w:t>radial tuberosity</w:t>
      </w:r>
    </w:p>
    <w:p w14:paraId="08FC67D3" w14:textId="77777777" w:rsidR="004174E3" w:rsidRDefault="004174E3" w:rsidP="005B2D75">
      <w:pPr>
        <w:pStyle w:val="ListParagraph"/>
        <w:numPr>
          <w:ilvl w:val="0"/>
          <w:numId w:val="90"/>
        </w:numPr>
      </w:pPr>
      <w:r>
        <w:t>posterior shaft of the humerus</w:t>
      </w:r>
    </w:p>
    <w:p w14:paraId="5627C957" w14:textId="77777777" w:rsidR="004174E3" w:rsidRDefault="004174E3" w:rsidP="004174E3">
      <w:r>
        <w:t xml:space="preserve">Innervation: </w:t>
      </w:r>
    </w:p>
    <w:p w14:paraId="4F63F794" w14:textId="77777777" w:rsidR="004174E3" w:rsidRDefault="004174E3" w:rsidP="005B2D75">
      <w:pPr>
        <w:pStyle w:val="ListParagraph"/>
        <w:numPr>
          <w:ilvl w:val="0"/>
          <w:numId w:val="89"/>
        </w:numPr>
      </w:pPr>
      <w:r>
        <w:t>*</w:t>
      </w:r>
      <w:proofErr w:type="gramStart"/>
      <w:r>
        <w:t>radial</w:t>
      </w:r>
      <w:proofErr w:type="gramEnd"/>
      <w:r>
        <w:t xml:space="preserve"> nerve</w:t>
      </w:r>
    </w:p>
    <w:p w14:paraId="491DD4F6" w14:textId="77777777" w:rsidR="004174E3" w:rsidRDefault="004174E3" w:rsidP="005B2D75">
      <w:pPr>
        <w:pStyle w:val="ListParagraph"/>
        <w:numPr>
          <w:ilvl w:val="0"/>
          <w:numId w:val="89"/>
        </w:numPr>
      </w:pPr>
      <w:r>
        <w:t>ulnar</w:t>
      </w:r>
    </w:p>
    <w:p w14:paraId="187FC64C" w14:textId="77777777" w:rsidR="004174E3" w:rsidRDefault="004174E3" w:rsidP="005B2D75">
      <w:pPr>
        <w:pStyle w:val="ListParagraph"/>
        <w:numPr>
          <w:ilvl w:val="0"/>
          <w:numId w:val="89"/>
        </w:numPr>
      </w:pPr>
      <w:r>
        <w:t>axillary nerve</w:t>
      </w:r>
    </w:p>
    <w:p w14:paraId="78E71EC8" w14:textId="77777777" w:rsidR="004174E3" w:rsidRDefault="004174E3" w:rsidP="005B2D75">
      <w:pPr>
        <w:pStyle w:val="ListParagraph"/>
        <w:numPr>
          <w:ilvl w:val="0"/>
          <w:numId w:val="89"/>
        </w:numPr>
      </w:pPr>
      <w:r>
        <w:t>musculocutaneous nerve</w:t>
      </w:r>
    </w:p>
    <w:p w14:paraId="5594E24E" w14:textId="77777777" w:rsidR="004174E3" w:rsidRDefault="004174E3" w:rsidP="004174E3">
      <w:r>
        <w:t xml:space="preserve">Action: </w:t>
      </w:r>
    </w:p>
    <w:p w14:paraId="4BBAA9B8" w14:textId="77777777" w:rsidR="004174E3" w:rsidRDefault="004174E3" w:rsidP="005B2D75">
      <w:pPr>
        <w:pStyle w:val="ListParagraph"/>
        <w:numPr>
          <w:ilvl w:val="0"/>
          <w:numId w:val="88"/>
        </w:numPr>
      </w:pPr>
      <w:r>
        <w:t>*</w:t>
      </w:r>
      <w:proofErr w:type="gramStart"/>
      <w:r>
        <w:t>extends</w:t>
      </w:r>
      <w:proofErr w:type="gramEnd"/>
      <w:r>
        <w:t xml:space="preserve"> the elbow </w:t>
      </w:r>
    </w:p>
    <w:p w14:paraId="530DDA73" w14:textId="77777777" w:rsidR="004174E3" w:rsidRDefault="004174E3" w:rsidP="005B2D75">
      <w:pPr>
        <w:pStyle w:val="ListParagraph"/>
        <w:numPr>
          <w:ilvl w:val="0"/>
          <w:numId w:val="88"/>
        </w:numPr>
      </w:pPr>
      <w:r>
        <w:t>*</w:t>
      </w:r>
      <w:proofErr w:type="gramStart"/>
      <w:r>
        <w:t>extends</w:t>
      </w:r>
      <w:proofErr w:type="gramEnd"/>
      <w:r>
        <w:t xml:space="preserve"> the shoulder</w:t>
      </w:r>
    </w:p>
    <w:p w14:paraId="5582491D" w14:textId="77777777" w:rsidR="004174E3" w:rsidRDefault="004174E3" w:rsidP="005B2D75">
      <w:pPr>
        <w:pStyle w:val="ListParagraph"/>
        <w:numPr>
          <w:ilvl w:val="0"/>
          <w:numId w:val="88"/>
        </w:numPr>
      </w:pPr>
      <w:r>
        <w:t>pronates the forearm</w:t>
      </w:r>
    </w:p>
    <w:p w14:paraId="023BC77D" w14:textId="77777777" w:rsidR="004174E3" w:rsidRDefault="004174E3" w:rsidP="005B2D75">
      <w:pPr>
        <w:pStyle w:val="ListParagraph"/>
        <w:numPr>
          <w:ilvl w:val="0"/>
          <w:numId w:val="88"/>
        </w:numPr>
      </w:pPr>
      <w:r>
        <w:t>supinates the forearm</w:t>
      </w:r>
    </w:p>
    <w:p w14:paraId="4A60B3BE" w14:textId="77777777" w:rsidR="004174E3" w:rsidRDefault="004174E3" w:rsidP="004174E3"/>
    <w:p w14:paraId="7ADC55BE" w14:textId="77777777" w:rsidR="004174E3" w:rsidRDefault="004174E3" w:rsidP="004174E3">
      <w:pPr>
        <w:pStyle w:val="Heading2"/>
      </w:pPr>
      <w:r>
        <w:lastRenderedPageBreak/>
        <w:t>Card ID: 5.43</w:t>
      </w:r>
    </w:p>
    <w:p w14:paraId="71D24312" w14:textId="77777777" w:rsidR="004174E3" w:rsidRDefault="004174E3" w:rsidP="004174E3">
      <w:r>
        <w:t>Image file: L1344_760154</w:t>
      </w:r>
    </w:p>
    <w:p w14:paraId="2A63FCDB" w14:textId="77777777" w:rsidR="004174E3" w:rsidRDefault="004174E3" w:rsidP="004174E3">
      <w:r>
        <w:rPr>
          <w:noProof/>
        </w:rPr>
        <w:drawing>
          <wp:inline distT="0" distB="0" distL="0" distR="0" wp14:anchorId="751CE7EC" wp14:editId="70FA3BAC">
            <wp:extent cx="1828800" cy="11965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603" w14:textId="77777777" w:rsidR="004174E3" w:rsidRDefault="004174E3" w:rsidP="004174E3">
      <w:pPr>
        <w:rPr>
          <w:ins w:id="19" w:author="Claire Copa" w:date="2026-07-16T09:17:00Z" w16du:dateUtc="2026-07-16T13:17:00Z"/>
        </w:rPr>
      </w:pPr>
      <w:r>
        <w:t xml:space="preserve">Title: </w:t>
      </w:r>
      <w:r w:rsidRPr="003E5FB3">
        <w:rPr>
          <w:highlight w:val="yellow"/>
        </w:rPr>
        <w:t>Pronator teres</w:t>
      </w:r>
    </w:p>
    <w:p w14:paraId="3882B773" w14:textId="77777777" w:rsidR="004174E3" w:rsidRDefault="004174E3" w:rsidP="004174E3">
      <w:r>
        <w:t xml:space="preserve">Activity Interaction: select all that apply </w:t>
      </w:r>
    </w:p>
    <w:p w14:paraId="78586353" w14:textId="77777777" w:rsidR="004174E3" w:rsidRDefault="004174E3" w:rsidP="004174E3">
      <w:r>
        <w:rPr>
          <w:b/>
        </w:rPr>
        <w:t>Back-of-Card Content:</w:t>
      </w:r>
    </w:p>
    <w:p w14:paraId="71E7518C" w14:textId="77777777" w:rsidR="004174E3" w:rsidRDefault="004174E3" w:rsidP="004174E3">
      <w:r>
        <w:t xml:space="preserve">Proximal insertion: </w:t>
      </w:r>
    </w:p>
    <w:p w14:paraId="5230655D" w14:textId="77777777" w:rsidR="004174E3" w:rsidRDefault="004174E3" w:rsidP="005B2D75">
      <w:pPr>
        <w:pStyle w:val="ListParagraph"/>
        <w:numPr>
          <w:ilvl w:val="0"/>
          <w:numId w:val="82"/>
        </w:numPr>
      </w:pPr>
      <w:r>
        <w:t>*</w:t>
      </w:r>
      <w:proofErr w:type="gramStart"/>
      <w:r>
        <w:t>medial</w:t>
      </w:r>
      <w:proofErr w:type="gramEnd"/>
      <w:r>
        <w:t xml:space="preserve"> epicondyle of the humerus</w:t>
      </w:r>
    </w:p>
    <w:p w14:paraId="25AD8438" w14:textId="77777777" w:rsidR="004174E3" w:rsidRDefault="004174E3" w:rsidP="005B2D75">
      <w:pPr>
        <w:pStyle w:val="ListParagraph"/>
        <w:numPr>
          <w:ilvl w:val="0"/>
          <w:numId w:val="82"/>
        </w:numPr>
        <w:spacing w:after="160" w:line="278" w:lineRule="auto"/>
      </w:pPr>
      <w:r>
        <w:t>lateral epicondyle of the humerus</w:t>
      </w:r>
    </w:p>
    <w:p w14:paraId="0CB60D3F" w14:textId="77777777" w:rsidR="004174E3" w:rsidRDefault="004174E3" w:rsidP="005B2D75">
      <w:pPr>
        <w:pStyle w:val="ListParagraph"/>
        <w:numPr>
          <w:ilvl w:val="0"/>
          <w:numId w:val="82"/>
        </w:numPr>
      </w:pPr>
      <w:r>
        <w:t>*</w:t>
      </w:r>
      <w:proofErr w:type="gramStart"/>
      <w:r>
        <w:t>coronoid</w:t>
      </w:r>
      <w:proofErr w:type="gramEnd"/>
      <w:r>
        <w:t xml:space="preserve"> process of the ulna</w:t>
      </w:r>
    </w:p>
    <w:p w14:paraId="3F26E681" w14:textId="77777777" w:rsidR="004174E3" w:rsidRDefault="004174E3" w:rsidP="004174E3">
      <w:r>
        <w:t xml:space="preserve">Distal insertion: </w:t>
      </w:r>
    </w:p>
    <w:p w14:paraId="5265BAAE" w14:textId="77777777" w:rsidR="004174E3" w:rsidRDefault="004174E3" w:rsidP="005B2D75">
      <w:pPr>
        <w:pStyle w:val="ListParagraph"/>
        <w:numPr>
          <w:ilvl w:val="0"/>
          <w:numId w:val="81"/>
        </w:numPr>
      </w:pPr>
      <w:r>
        <w:t>*</w:t>
      </w:r>
      <w:proofErr w:type="gramStart"/>
      <w:r>
        <w:t>lateral</w:t>
      </w:r>
      <w:proofErr w:type="gramEnd"/>
      <w:r>
        <w:t xml:space="preserve"> radius</w:t>
      </w:r>
    </w:p>
    <w:p w14:paraId="23B77A8E" w14:textId="77777777" w:rsidR="004174E3" w:rsidRDefault="004174E3" w:rsidP="005B2D75">
      <w:pPr>
        <w:pStyle w:val="ListParagraph"/>
        <w:numPr>
          <w:ilvl w:val="0"/>
          <w:numId w:val="81"/>
        </w:numPr>
      </w:pPr>
      <w:r>
        <w:t>radial tuberosity</w:t>
      </w:r>
    </w:p>
    <w:p w14:paraId="50E56F27" w14:textId="77777777" w:rsidR="004174E3" w:rsidRDefault="004174E3" w:rsidP="005B2D75">
      <w:pPr>
        <w:pStyle w:val="ListParagraph"/>
        <w:numPr>
          <w:ilvl w:val="0"/>
          <w:numId w:val="81"/>
        </w:numPr>
      </w:pPr>
      <w:r>
        <w:t>olecranon process</w:t>
      </w:r>
    </w:p>
    <w:p w14:paraId="0CE615A5" w14:textId="77777777" w:rsidR="004174E3" w:rsidRDefault="004174E3" w:rsidP="005B2D75">
      <w:pPr>
        <w:pStyle w:val="ListParagraph"/>
        <w:numPr>
          <w:ilvl w:val="0"/>
          <w:numId w:val="81"/>
        </w:numPr>
      </w:pPr>
      <w:r>
        <w:t>posterior surface of the ulna</w:t>
      </w:r>
    </w:p>
    <w:p w14:paraId="71D912AF" w14:textId="77777777" w:rsidR="004174E3" w:rsidRDefault="004174E3" w:rsidP="004174E3">
      <w:r>
        <w:t xml:space="preserve">Innervation: </w:t>
      </w:r>
    </w:p>
    <w:p w14:paraId="2FAEC92C" w14:textId="77777777" w:rsidR="004174E3" w:rsidRDefault="004174E3" w:rsidP="005B2D75">
      <w:pPr>
        <w:pStyle w:val="ListParagraph"/>
        <w:numPr>
          <w:ilvl w:val="0"/>
          <w:numId w:val="80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5F6871BA" w14:textId="77777777" w:rsidR="004174E3" w:rsidRDefault="004174E3" w:rsidP="005B2D75">
      <w:pPr>
        <w:pStyle w:val="ListParagraph"/>
        <w:numPr>
          <w:ilvl w:val="0"/>
          <w:numId w:val="80"/>
        </w:numPr>
      </w:pPr>
      <w:r>
        <w:t>radial nerve</w:t>
      </w:r>
    </w:p>
    <w:p w14:paraId="44DFD71E" w14:textId="77777777" w:rsidR="004174E3" w:rsidRDefault="004174E3" w:rsidP="005B2D75">
      <w:pPr>
        <w:pStyle w:val="ListParagraph"/>
        <w:numPr>
          <w:ilvl w:val="0"/>
          <w:numId w:val="80"/>
        </w:numPr>
      </w:pPr>
      <w:r>
        <w:t>musculocutaneous nerve</w:t>
      </w:r>
    </w:p>
    <w:p w14:paraId="5A4C7EFA" w14:textId="77777777" w:rsidR="004174E3" w:rsidRDefault="004174E3" w:rsidP="005B2D75">
      <w:pPr>
        <w:pStyle w:val="ListParagraph"/>
        <w:numPr>
          <w:ilvl w:val="0"/>
          <w:numId w:val="80"/>
        </w:numPr>
      </w:pPr>
      <w:r>
        <w:t>ulnar nerve</w:t>
      </w:r>
    </w:p>
    <w:p w14:paraId="43B017EF" w14:textId="77777777" w:rsidR="004174E3" w:rsidRDefault="004174E3" w:rsidP="004174E3">
      <w:r>
        <w:t xml:space="preserve">Action: </w:t>
      </w:r>
    </w:p>
    <w:p w14:paraId="559300DE" w14:textId="77777777" w:rsidR="004174E3" w:rsidRDefault="004174E3" w:rsidP="005B2D75">
      <w:pPr>
        <w:pStyle w:val="ListParagraph"/>
        <w:numPr>
          <w:ilvl w:val="0"/>
          <w:numId w:val="83"/>
        </w:numPr>
      </w:pPr>
      <w:r>
        <w:t>*</w:t>
      </w:r>
      <w:proofErr w:type="gramStart"/>
      <w:r>
        <w:t>pronates</w:t>
      </w:r>
      <w:proofErr w:type="gramEnd"/>
      <w:r>
        <w:t xml:space="preserve"> the forearm</w:t>
      </w:r>
    </w:p>
    <w:p w14:paraId="039524B6" w14:textId="77777777" w:rsidR="004174E3" w:rsidRDefault="004174E3" w:rsidP="005B2D75">
      <w:pPr>
        <w:pStyle w:val="ListParagraph"/>
        <w:numPr>
          <w:ilvl w:val="0"/>
          <w:numId w:val="83"/>
        </w:numPr>
      </w:pPr>
      <w:r>
        <w:t>extends the elbow</w:t>
      </w:r>
    </w:p>
    <w:p w14:paraId="0BAE085A" w14:textId="77777777" w:rsidR="004174E3" w:rsidRDefault="004174E3" w:rsidP="005B2D75">
      <w:pPr>
        <w:pStyle w:val="ListParagraph"/>
        <w:numPr>
          <w:ilvl w:val="0"/>
          <w:numId w:val="83"/>
        </w:numPr>
      </w:pPr>
      <w:r>
        <w:t>flexes the hand</w:t>
      </w:r>
    </w:p>
    <w:p w14:paraId="2E831AF2" w14:textId="77777777" w:rsidR="004174E3" w:rsidRDefault="004174E3" w:rsidP="004174E3"/>
    <w:p w14:paraId="76AD7CDE" w14:textId="77777777" w:rsidR="004174E3" w:rsidRDefault="004174E3" w:rsidP="004174E3">
      <w:pPr>
        <w:pStyle w:val="Heading2"/>
      </w:pPr>
      <w:r>
        <w:t>Card ID: 5.44</w:t>
      </w:r>
    </w:p>
    <w:p w14:paraId="789C515F" w14:textId="77777777" w:rsidR="004174E3" w:rsidRDefault="004174E3" w:rsidP="004174E3">
      <w:r>
        <w:t>Image file: L1344_760155</w:t>
      </w:r>
    </w:p>
    <w:p w14:paraId="1FEAAC1D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4AD027E6" wp14:editId="2E978A7B">
            <wp:extent cx="1828800" cy="1196595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9F18" w14:textId="77777777" w:rsidR="004174E3" w:rsidRDefault="004174E3" w:rsidP="004174E3">
      <w:pPr>
        <w:rPr>
          <w:ins w:id="20" w:author="Claire Copa" w:date="2026-07-16T09:17:00Z" w16du:dateUtc="2026-07-16T13:17:00Z"/>
        </w:rPr>
      </w:pPr>
      <w:r>
        <w:t xml:space="preserve">Title: </w:t>
      </w:r>
      <w:r w:rsidRPr="003E5FB3">
        <w:rPr>
          <w:highlight w:val="yellow"/>
        </w:rPr>
        <w:t>Flexor carpi radialis</w:t>
      </w:r>
    </w:p>
    <w:p w14:paraId="09C48BAD" w14:textId="77777777" w:rsidR="004174E3" w:rsidRDefault="004174E3" w:rsidP="004174E3">
      <w:r>
        <w:t xml:space="preserve">Activity Interaction: select all that apply </w:t>
      </w:r>
    </w:p>
    <w:p w14:paraId="17FEF48E" w14:textId="77777777" w:rsidR="004174E3" w:rsidRDefault="004174E3" w:rsidP="004174E3">
      <w:r>
        <w:rPr>
          <w:b/>
        </w:rPr>
        <w:t>Back-of-Card Content:</w:t>
      </w:r>
    </w:p>
    <w:p w14:paraId="2AF8BA1D" w14:textId="77777777" w:rsidR="004174E3" w:rsidRDefault="004174E3" w:rsidP="004174E3">
      <w:r>
        <w:t xml:space="preserve">Proximal insertion: </w:t>
      </w:r>
    </w:p>
    <w:p w14:paraId="2308ABCD" w14:textId="77777777" w:rsidR="004174E3" w:rsidRDefault="004174E3" w:rsidP="005B2D75">
      <w:pPr>
        <w:pStyle w:val="ListParagraph"/>
        <w:numPr>
          <w:ilvl w:val="0"/>
          <w:numId w:val="84"/>
        </w:numPr>
      </w:pPr>
      <w:r>
        <w:t>*</w:t>
      </w:r>
      <w:proofErr w:type="gramStart"/>
      <w:r>
        <w:t>medial</w:t>
      </w:r>
      <w:proofErr w:type="gramEnd"/>
      <w:r>
        <w:t xml:space="preserve"> epicondyle of the humerus</w:t>
      </w:r>
    </w:p>
    <w:p w14:paraId="1EB392F8" w14:textId="77777777" w:rsidR="004174E3" w:rsidRDefault="004174E3" w:rsidP="005B2D75">
      <w:pPr>
        <w:pStyle w:val="ListParagraph"/>
        <w:numPr>
          <w:ilvl w:val="0"/>
          <w:numId w:val="84"/>
        </w:numPr>
      </w:pPr>
      <w:r>
        <w:t>olecranon process</w:t>
      </w:r>
    </w:p>
    <w:p w14:paraId="6A19F01C" w14:textId="77777777" w:rsidR="004174E3" w:rsidRDefault="004174E3" w:rsidP="005B2D75">
      <w:pPr>
        <w:pStyle w:val="ListParagraph"/>
        <w:numPr>
          <w:ilvl w:val="0"/>
          <w:numId w:val="84"/>
        </w:numPr>
      </w:pPr>
      <w:r>
        <w:t>posterior surface of the ulna</w:t>
      </w:r>
    </w:p>
    <w:p w14:paraId="001D4EF9" w14:textId="77777777" w:rsidR="004174E3" w:rsidRDefault="004174E3" w:rsidP="004174E3">
      <w:r>
        <w:t>Distal insertion:</w:t>
      </w:r>
    </w:p>
    <w:p w14:paraId="7F6B500A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*</w:t>
      </w:r>
      <w:proofErr w:type="gramStart"/>
      <w:r>
        <w:t>base</w:t>
      </w:r>
      <w:proofErr w:type="gramEnd"/>
      <w:r>
        <w:t xml:space="preserve"> of the second and third metacarpals</w:t>
      </w:r>
    </w:p>
    <w:p w14:paraId="52EA8891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radial tuberosity</w:t>
      </w:r>
    </w:p>
    <w:p w14:paraId="0A861159" w14:textId="77777777" w:rsidR="004174E3" w:rsidRDefault="004174E3" w:rsidP="005B2D75">
      <w:pPr>
        <w:pStyle w:val="ListParagraph"/>
        <w:numPr>
          <w:ilvl w:val="0"/>
          <w:numId w:val="85"/>
        </w:numPr>
        <w:spacing w:after="160" w:line="278" w:lineRule="auto"/>
      </w:pPr>
      <w:r>
        <w:t>lateral epicondyle of the humerus</w:t>
      </w:r>
    </w:p>
    <w:p w14:paraId="545441AC" w14:textId="77777777" w:rsidR="004174E3" w:rsidRDefault="004174E3" w:rsidP="004174E3">
      <w:r>
        <w:t xml:space="preserve">Innervation: </w:t>
      </w:r>
    </w:p>
    <w:p w14:paraId="3F68421F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1DBD628D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ulnar nerve</w:t>
      </w:r>
    </w:p>
    <w:p w14:paraId="057A730C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musculocutaneous nerve</w:t>
      </w:r>
    </w:p>
    <w:p w14:paraId="459C5333" w14:textId="77777777" w:rsidR="004174E3" w:rsidRDefault="004174E3" w:rsidP="005B2D75">
      <w:pPr>
        <w:pStyle w:val="ListParagraph"/>
        <w:numPr>
          <w:ilvl w:val="0"/>
          <w:numId w:val="85"/>
        </w:numPr>
      </w:pPr>
      <w:r>
        <w:t>radial nerve</w:t>
      </w:r>
    </w:p>
    <w:p w14:paraId="19309C14" w14:textId="77777777" w:rsidR="004174E3" w:rsidRDefault="004174E3" w:rsidP="004174E3">
      <w:r>
        <w:t xml:space="preserve">Action: </w:t>
      </w:r>
    </w:p>
    <w:p w14:paraId="78E068DB" w14:textId="77777777" w:rsidR="004174E3" w:rsidRDefault="004174E3" w:rsidP="005B2D75">
      <w:pPr>
        <w:pStyle w:val="ListParagraph"/>
        <w:numPr>
          <w:ilvl w:val="0"/>
          <w:numId w:val="92"/>
        </w:numPr>
      </w:pPr>
      <w:r>
        <w:t>*</w:t>
      </w:r>
      <w:proofErr w:type="gramStart"/>
      <w:r>
        <w:t>flexes</w:t>
      </w:r>
      <w:proofErr w:type="gramEnd"/>
      <w:r>
        <w:t xml:space="preserve"> and abducts the hand</w:t>
      </w:r>
    </w:p>
    <w:p w14:paraId="54237F3C" w14:textId="77777777" w:rsidR="004174E3" w:rsidRDefault="004174E3" w:rsidP="005B2D75">
      <w:pPr>
        <w:pStyle w:val="ListParagraph"/>
        <w:numPr>
          <w:ilvl w:val="0"/>
          <w:numId w:val="92"/>
        </w:numPr>
      </w:pPr>
      <w:r>
        <w:t>extends the hand</w:t>
      </w:r>
    </w:p>
    <w:p w14:paraId="70D50D5E" w14:textId="77777777" w:rsidR="004174E3" w:rsidRDefault="004174E3" w:rsidP="004174E3"/>
    <w:p w14:paraId="386EB08E" w14:textId="77777777" w:rsidR="004174E3" w:rsidRDefault="004174E3" w:rsidP="004174E3">
      <w:pPr>
        <w:pStyle w:val="Heading2"/>
      </w:pPr>
      <w:r>
        <w:t>Card ID: 5.45</w:t>
      </w:r>
    </w:p>
    <w:p w14:paraId="09781686" w14:textId="77777777" w:rsidR="004174E3" w:rsidRDefault="004174E3" w:rsidP="004174E3">
      <w:r>
        <w:t>Image file: L1344_760156</w:t>
      </w:r>
    </w:p>
    <w:p w14:paraId="5F04CB79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06A8680E" wp14:editId="05AC8CA0">
            <wp:extent cx="1828800" cy="11965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505" w14:textId="77777777" w:rsidR="004174E3" w:rsidRDefault="004174E3" w:rsidP="004174E3">
      <w:pPr>
        <w:rPr>
          <w:ins w:id="21" w:author="Claire Copa" w:date="2026-07-16T09:17:00Z" w16du:dateUtc="2026-07-16T13:17:00Z"/>
        </w:rPr>
      </w:pPr>
      <w:r>
        <w:t xml:space="preserve">Title: </w:t>
      </w:r>
      <w:r w:rsidRPr="003973EF">
        <w:rPr>
          <w:highlight w:val="yellow"/>
        </w:rPr>
        <w:t>Palmaris longus</w:t>
      </w:r>
    </w:p>
    <w:p w14:paraId="542F179B" w14:textId="77777777" w:rsidR="004174E3" w:rsidRDefault="004174E3" w:rsidP="004174E3">
      <w:r>
        <w:t xml:space="preserve">Activity Interaction: select all that apply </w:t>
      </w:r>
    </w:p>
    <w:p w14:paraId="093698C8" w14:textId="77777777" w:rsidR="004174E3" w:rsidRDefault="004174E3" w:rsidP="004174E3">
      <w:r>
        <w:rPr>
          <w:b/>
        </w:rPr>
        <w:t>Back-of-Card Content:</w:t>
      </w:r>
    </w:p>
    <w:p w14:paraId="0E8FE88E" w14:textId="77777777" w:rsidR="004174E3" w:rsidRDefault="004174E3" w:rsidP="004174E3">
      <w:r>
        <w:t xml:space="preserve">Proximal insertion: </w:t>
      </w:r>
    </w:p>
    <w:p w14:paraId="41D95665" w14:textId="77777777" w:rsidR="004174E3" w:rsidRDefault="004174E3" w:rsidP="005B2D75">
      <w:pPr>
        <w:pStyle w:val="ListParagraph"/>
        <w:numPr>
          <w:ilvl w:val="0"/>
          <w:numId w:val="95"/>
        </w:numPr>
      </w:pPr>
      <w:r>
        <w:t>*</w:t>
      </w:r>
      <w:proofErr w:type="gramStart"/>
      <w:r>
        <w:t>medial</w:t>
      </w:r>
      <w:proofErr w:type="gramEnd"/>
      <w:r>
        <w:t xml:space="preserve"> epicondyle of the humerus</w:t>
      </w:r>
    </w:p>
    <w:p w14:paraId="49D42D1E" w14:textId="77777777" w:rsidR="004174E3" w:rsidRDefault="004174E3" w:rsidP="005B2D75">
      <w:pPr>
        <w:pStyle w:val="ListParagraph"/>
        <w:numPr>
          <w:ilvl w:val="0"/>
          <w:numId w:val="95"/>
        </w:numPr>
        <w:spacing w:after="160" w:line="278" w:lineRule="auto"/>
      </w:pPr>
      <w:r>
        <w:t>lateral epicondyle of the humerus</w:t>
      </w:r>
    </w:p>
    <w:p w14:paraId="6BD3BC3A" w14:textId="77777777" w:rsidR="004174E3" w:rsidRDefault="004174E3" w:rsidP="005B2D75">
      <w:pPr>
        <w:pStyle w:val="ListParagraph"/>
        <w:numPr>
          <w:ilvl w:val="0"/>
          <w:numId w:val="95"/>
        </w:numPr>
        <w:spacing w:after="160" w:line="278" w:lineRule="auto"/>
      </w:pPr>
      <w:r>
        <w:t>olecranon process of the ulna</w:t>
      </w:r>
    </w:p>
    <w:p w14:paraId="34E8DF3A" w14:textId="77777777" w:rsidR="004174E3" w:rsidRDefault="004174E3" w:rsidP="004174E3">
      <w:r>
        <w:t xml:space="preserve">Distal insertion: </w:t>
      </w:r>
    </w:p>
    <w:p w14:paraId="64C88C1C" w14:textId="77777777" w:rsidR="004174E3" w:rsidRDefault="004174E3" w:rsidP="005B2D75">
      <w:pPr>
        <w:pStyle w:val="ListParagraph"/>
        <w:numPr>
          <w:ilvl w:val="0"/>
          <w:numId w:val="94"/>
        </w:numPr>
      </w:pPr>
      <w:r>
        <w:t>*</w:t>
      </w:r>
      <w:proofErr w:type="gramStart"/>
      <w:r>
        <w:t>palmar</w:t>
      </w:r>
      <w:proofErr w:type="gramEnd"/>
      <w:r>
        <w:t xml:space="preserve"> aponeurosis</w:t>
      </w:r>
    </w:p>
    <w:p w14:paraId="7CB3F86B" w14:textId="77777777" w:rsidR="004174E3" w:rsidRDefault="004174E3" w:rsidP="005B2D75">
      <w:pPr>
        <w:pStyle w:val="ListParagraph"/>
        <w:numPr>
          <w:ilvl w:val="0"/>
          <w:numId w:val="94"/>
        </w:numPr>
      </w:pPr>
      <w:r>
        <w:t>*</w:t>
      </w:r>
      <w:proofErr w:type="gramStart"/>
      <w:r>
        <w:t>skin</w:t>
      </w:r>
      <w:proofErr w:type="gramEnd"/>
      <w:r>
        <w:t xml:space="preserve"> and fascia of the palm</w:t>
      </w:r>
    </w:p>
    <w:p w14:paraId="1F4E1071" w14:textId="77777777" w:rsidR="004174E3" w:rsidRDefault="004174E3" w:rsidP="005B2D75">
      <w:pPr>
        <w:pStyle w:val="ListParagraph"/>
        <w:numPr>
          <w:ilvl w:val="0"/>
          <w:numId w:val="94"/>
        </w:numPr>
      </w:pPr>
      <w:r>
        <w:t>base of the second and third metacarpals</w:t>
      </w:r>
    </w:p>
    <w:p w14:paraId="10D9845D" w14:textId="77777777" w:rsidR="004174E3" w:rsidRDefault="004174E3" w:rsidP="004174E3">
      <w:r>
        <w:t xml:space="preserve">Innervation: </w:t>
      </w:r>
    </w:p>
    <w:p w14:paraId="03B797F0" w14:textId="77777777" w:rsidR="004174E3" w:rsidRDefault="004174E3" w:rsidP="005B2D75">
      <w:pPr>
        <w:pStyle w:val="ListParagraph"/>
        <w:numPr>
          <w:ilvl w:val="0"/>
          <w:numId w:val="93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354C95D9" w14:textId="77777777" w:rsidR="004174E3" w:rsidRDefault="004174E3" w:rsidP="005B2D75">
      <w:pPr>
        <w:pStyle w:val="ListParagraph"/>
        <w:numPr>
          <w:ilvl w:val="0"/>
          <w:numId w:val="93"/>
        </w:numPr>
      </w:pPr>
      <w:r>
        <w:t>ulnar nerve</w:t>
      </w:r>
    </w:p>
    <w:p w14:paraId="561D807F" w14:textId="77777777" w:rsidR="004174E3" w:rsidRDefault="004174E3" w:rsidP="005B2D75">
      <w:pPr>
        <w:pStyle w:val="ListParagraph"/>
        <w:numPr>
          <w:ilvl w:val="0"/>
          <w:numId w:val="93"/>
        </w:numPr>
      </w:pPr>
      <w:r>
        <w:t>musculocutaneous nerve</w:t>
      </w:r>
    </w:p>
    <w:p w14:paraId="44D759BC" w14:textId="77777777" w:rsidR="004174E3" w:rsidRDefault="004174E3" w:rsidP="005B2D75">
      <w:pPr>
        <w:pStyle w:val="ListParagraph"/>
        <w:numPr>
          <w:ilvl w:val="0"/>
          <w:numId w:val="93"/>
        </w:numPr>
      </w:pPr>
      <w:r>
        <w:t>radial nerve</w:t>
      </w:r>
    </w:p>
    <w:p w14:paraId="149A53B9" w14:textId="77777777" w:rsidR="004174E3" w:rsidRDefault="004174E3" w:rsidP="004174E3">
      <w:r>
        <w:t xml:space="preserve">Action: </w:t>
      </w:r>
    </w:p>
    <w:p w14:paraId="7F8A8C30" w14:textId="77777777" w:rsidR="004174E3" w:rsidRDefault="004174E3" w:rsidP="005B2D75">
      <w:pPr>
        <w:pStyle w:val="ListParagraph"/>
        <w:numPr>
          <w:ilvl w:val="0"/>
          <w:numId w:val="96"/>
        </w:numPr>
      </w:pPr>
      <w:r>
        <w:t>*</w:t>
      </w:r>
      <w:proofErr w:type="gramStart"/>
      <w:r>
        <w:t>aids</w:t>
      </w:r>
      <w:proofErr w:type="gramEnd"/>
      <w:r>
        <w:t xml:space="preserve"> in flexion of the wrist and elbow</w:t>
      </w:r>
    </w:p>
    <w:p w14:paraId="0130FF2F" w14:textId="77777777" w:rsidR="004174E3" w:rsidRDefault="004174E3" w:rsidP="005B2D75">
      <w:pPr>
        <w:pStyle w:val="ListParagraph"/>
        <w:numPr>
          <w:ilvl w:val="0"/>
          <w:numId w:val="96"/>
        </w:numPr>
      </w:pPr>
      <w:r>
        <w:t>*</w:t>
      </w:r>
      <w:proofErr w:type="gramStart"/>
      <w:r>
        <w:t>tenses</w:t>
      </w:r>
      <w:proofErr w:type="gramEnd"/>
      <w:r>
        <w:t xml:space="preserve"> the skin and fascia of the palm</w:t>
      </w:r>
    </w:p>
    <w:p w14:paraId="4FBA575C" w14:textId="77777777" w:rsidR="004174E3" w:rsidRDefault="004174E3" w:rsidP="005B2D75">
      <w:pPr>
        <w:pStyle w:val="ListParagraph"/>
        <w:numPr>
          <w:ilvl w:val="0"/>
          <w:numId w:val="96"/>
        </w:numPr>
      </w:pPr>
      <w:r>
        <w:t xml:space="preserve">flexes and </w:t>
      </w:r>
      <w:proofErr w:type="gramStart"/>
      <w:r>
        <w:t>adducts</w:t>
      </w:r>
      <w:proofErr w:type="gramEnd"/>
      <w:r>
        <w:t xml:space="preserve"> the hand</w:t>
      </w:r>
    </w:p>
    <w:p w14:paraId="3AB6417C" w14:textId="77777777" w:rsidR="004174E3" w:rsidRDefault="004174E3" w:rsidP="004174E3"/>
    <w:p w14:paraId="7CFB07E9" w14:textId="77777777" w:rsidR="004174E3" w:rsidRDefault="004174E3" w:rsidP="004174E3">
      <w:pPr>
        <w:pStyle w:val="Heading2"/>
      </w:pPr>
      <w:r>
        <w:t>Card ID: 5.46</w:t>
      </w:r>
    </w:p>
    <w:p w14:paraId="456B7BFE" w14:textId="77777777" w:rsidR="004174E3" w:rsidRDefault="004174E3" w:rsidP="004174E3">
      <w:r>
        <w:t>Image file: L1344_760157</w:t>
      </w:r>
    </w:p>
    <w:p w14:paraId="47808CF9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479B77B1" wp14:editId="324BA987">
            <wp:extent cx="1828800" cy="11965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1429" w14:textId="77777777" w:rsidR="004174E3" w:rsidRDefault="004174E3" w:rsidP="004174E3">
      <w:pPr>
        <w:rPr>
          <w:ins w:id="22" w:author="Claire Copa" w:date="2026-07-16T09:17:00Z" w16du:dateUtc="2026-07-16T13:17:00Z"/>
        </w:rPr>
      </w:pPr>
      <w:r>
        <w:t xml:space="preserve">Title: </w:t>
      </w:r>
      <w:r w:rsidRPr="003973EF">
        <w:rPr>
          <w:highlight w:val="yellow"/>
        </w:rPr>
        <w:t xml:space="preserve">Flexor carpi </w:t>
      </w:r>
      <w:proofErr w:type="spellStart"/>
      <w:r w:rsidRPr="003973EF">
        <w:rPr>
          <w:highlight w:val="yellow"/>
        </w:rPr>
        <w:t>ulnaris</w:t>
      </w:r>
      <w:proofErr w:type="spellEnd"/>
    </w:p>
    <w:p w14:paraId="2DA97225" w14:textId="77777777" w:rsidR="004174E3" w:rsidRDefault="004174E3" w:rsidP="004174E3">
      <w:r>
        <w:t xml:space="preserve">Activity Interaction: select all that apply </w:t>
      </w:r>
    </w:p>
    <w:p w14:paraId="2BEB2052" w14:textId="77777777" w:rsidR="004174E3" w:rsidRDefault="004174E3" w:rsidP="004174E3">
      <w:r>
        <w:rPr>
          <w:b/>
        </w:rPr>
        <w:t>Back-of-Card Content:</w:t>
      </w:r>
    </w:p>
    <w:p w14:paraId="7643B0BE" w14:textId="77777777" w:rsidR="004174E3" w:rsidRDefault="004174E3" w:rsidP="004174E3">
      <w:r>
        <w:t xml:space="preserve">Proximal insertion: </w:t>
      </w:r>
    </w:p>
    <w:p w14:paraId="1DE069C1" w14:textId="77777777" w:rsidR="004174E3" w:rsidRDefault="004174E3" w:rsidP="005B2D75">
      <w:pPr>
        <w:pStyle w:val="ListParagraph"/>
        <w:numPr>
          <w:ilvl w:val="0"/>
          <w:numId w:val="97"/>
        </w:numPr>
      </w:pPr>
      <w:r>
        <w:t>*</w:t>
      </w:r>
      <w:proofErr w:type="gramStart"/>
      <w:r>
        <w:t>medial</w:t>
      </w:r>
      <w:proofErr w:type="gramEnd"/>
      <w:r>
        <w:t xml:space="preserve"> epicondyle of the humerus</w:t>
      </w:r>
    </w:p>
    <w:p w14:paraId="4545C6FD" w14:textId="77777777" w:rsidR="004174E3" w:rsidRDefault="004174E3" w:rsidP="005B2D75">
      <w:pPr>
        <w:pStyle w:val="ListParagraph"/>
        <w:numPr>
          <w:ilvl w:val="0"/>
          <w:numId w:val="97"/>
        </w:numPr>
      </w:pPr>
      <w:r>
        <w:t>*</w:t>
      </w:r>
      <w:proofErr w:type="gramStart"/>
      <w:r>
        <w:t>olecranon</w:t>
      </w:r>
      <w:proofErr w:type="gramEnd"/>
      <w:r>
        <w:t xml:space="preserve"> process</w:t>
      </w:r>
    </w:p>
    <w:p w14:paraId="20EFA264" w14:textId="77777777" w:rsidR="004174E3" w:rsidRDefault="004174E3" w:rsidP="005B2D75">
      <w:pPr>
        <w:pStyle w:val="ListParagraph"/>
        <w:numPr>
          <w:ilvl w:val="0"/>
          <w:numId w:val="97"/>
        </w:numPr>
      </w:pPr>
      <w:r>
        <w:t>*</w:t>
      </w:r>
      <w:proofErr w:type="gramStart"/>
      <w:r>
        <w:t>posterior</w:t>
      </w:r>
      <w:proofErr w:type="gramEnd"/>
      <w:r>
        <w:t xml:space="preserve"> surface of the ulna</w:t>
      </w:r>
    </w:p>
    <w:p w14:paraId="24359EF0" w14:textId="77777777" w:rsidR="004174E3" w:rsidRDefault="004174E3" w:rsidP="004174E3">
      <w:r>
        <w:t xml:space="preserve">Distal insertion: </w:t>
      </w:r>
    </w:p>
    <w:p w14:paraId="381F110A" w14:textId="77777777" w:rsidR="004174E3" w:rsidRDefault="004174E3" w:rsidP="005B2D75">
      <w:pPr>
        <w:pStyle w:val="ListParagraph"/>
        <w:numPr>
          <w:ilvl w:val="0"/>
          <w:numId w:val="98"/>
        </w:numPr>
      </w:pPr>
      <w:r>
        <w:t>*</w:t>
      </w:r>
      <w:proofErr w:type="gramStart"/>
      <w:r>
        <w:t>pisiform</w:t>
      </w:r>
      <w:proofErr w:type="gramEnd"/>
    </w:p>
    <w:p w14:paraId="1ADD7AC9" w14:textId="77777777" w:rsidR="004174E3" w:rsidRDefault="004174E3" w:rsidP="005B2D75">
      <w:pPr>
        <w:pStyle w:val="ListParagraph"/>
        <w:numPr>
          <w:ilvl w:val="0"/>
          <w:numId w:val="98"/>
        </w:numPr>
      </w:pPr>
      <w:r>
        <w:t>*</w:t>
      </w:r>
      <w:proofErr w:type="gramStart"/>
      <w:r>
        <w:t>hamate</w:t>
      </w:r>
      <w:proofErr w:type="gramEnd"/>
    </w:p>
    <w:p w14:paraId="3DBC35CE" w14:textId="77777777" w:rsidR="004174E3" w:rsidRDefault="004174E3" w:rsidP="005B2D75">
      <w:pPr>
        <w:pStyle w:val="ListParagraph"/>
        <w:numPr>
          <w:ilvl w:val="0"/>
          <w:numId w:val="98"/>
        </w:numPr>
      </w:pPr>
      <w:r>
        <w:t>*</w:t>
      </w:r>
      <w:proofErr w:type="gramStart"/>
      <w:r>
        <w:t>base</w:t>
      </w:r>
      <w:proofErr w:type="gramEnd"/>
      <w:r>
        <w:t xml:space="preserve"> of the fifth metacarpal</w:t>
      </w:r>
    </w:p>
    <w:p w14:paraId="7868EFEE" w14:textId="77777777" w:rsidR="004174E3" w:rsidRDefault="004174E3" w:rsidP="005B2D75">
      <w:pPr>
        <w:pStyle w:val="ListParagraph"/>
        <w:numPr>
          <w:ilvl w:val="0"/>
          <w:numId w:val="98"/>
        </w:numPr>
      </w:pPr>
      <w:r>
        <w:t>lunate</w:t>
      </w:r>
    </w:p>
    <w:p w14:paraId="6CC98454" w14:textId="77777777" w:rsidR="004174E3" w:rsidRDefault="004174E3" w:rsidP="004174E3">
      <w:r>
        <w:t>Innervation:</w:t>
      </w:r>
    </w:p>
    <w:p w14:paraId="09E688EC" w14:textId="77777777" w:rsidR="004174E3" w:rsidRDefault="004174E3" w:rsidP="005B2D75">
      <w:pPr>
        <w:pStyle w:val="ListParagraph"/>
        <w:numPr>
          <w:ilvl w:val="0"/>
          <w:numId w:val="99"/>
        </w:numPr>
      </w:pPr>
      <w:r>
        <w:t>*</w:t>
      </w:r>
      <w:proofErr w:type="gramStart"/>
      <w:r>
        <w:t>ulnar</w:t>
      </w:r>
      <w:proofErr w:type="gramEnd"/>
      <w:r>
        <w:t xml:space="preserve"> nerve</w:t>
      </w:r>
    </w:p>
    <w:p w14:paraId="6C1F89B1" w14:textId="77777777" w:rsidR="004174E3" w:rsidRDefault="004174E3" w:rsidP="005B2D75">
      <w:pPr>
        <w:pStyle w:val="ListParagraph"/>
        <w:numPr>
          <w:ilvl w:val="0"/>
          <w:numId w:val="99"/>
        </w:numPr>
      </w:pPr>
      <w:r>
        <w:t>musculocutaneous nerve</w:t>
      </w:r>
    </w:p>
    <w:p w14:paraId="10F241D7" w14:textId="77777777" w:rsidR="004174E3" w:rsidRDefault="004174E3" w:rsidP="005B2D75">
      <w:pPr>
        <w:pStyle w:val="ListParagraph"/>
        <w:numPr>
          <w:ilvl w:val="0"/>
          <w:numId w:val="99"/>
        </w:numPr>
      </w:pPr>
      <w:r>
        <w:t>radial nerve</w:t>
      </w:r>
    </w:p>
    <w:p w14:paraId="38D4965E" w14:textId="77777777" w:rsidR="004174E3" w:rsidRDefault="004174E3" w:rsidP="005B2D75">
      <w:pPr>
        <w:pStyle w:val="ListParagraph"/>
        <w:numPr>
          <w:ilvl w:val="0"/>
          <w:numId w:val="99"/>
        </w:numPr>
      </w:pPr>
      <w:proofErr w:type="gramStart"/>
      <w:r>
        <w:t>median</w:t>
      </w:r>
      <w:proofErr w:type="gramEnd"/>
      <w:r>
        <w:t xml:space="preserve"> nerve</w:t>
      </w:r>
    </w:p>
    <w:p w14:paraId="4E997601" w14:textId="77777777" w:rsidR="004174E3" w:rsidRDefault="004174E3" w:rsidP="004174E3">
      <w:r>
        <w:t xml:space="preserve">Action: </w:t>
      </w:r>
    </w:p>
    <w:p w14:paraId="7050E6BE" w14:textId="77777777" w:rsidR="004174E3" w:rsidRDefault="004174E3" w:rsidP="005B2D75">
      <w:pPr>
        <w:pStyle w:val="ListParagraph"/>
        <w:numPr>
          <w:ilvl w:val="0"/>
          <w:numId w:val="100"/>
        </w:numPr>
      </w:pPr>
      <w:r>
        <w:t>*</w:t>
      </w:r>
      <w:proofErr w:type="gramStart"/>
      <w:r>
        <w:t>flexes</w:t>
      </w:r>
      <w:proofErr w:type="gramEnd"/>
      <w:r>
        <w:t xml:space="preserve"> and adducts the hand</w:t>
      </w:r>
    </w:p>
    <w:p w14:paraId="6AB0F3D1" w14:textId="77777777" w:rsidR="004174E3" w:rsidRDefault="004174E3" w:rsidP="005B2D75">
      <w:pPr>
        <w:pStyle w:val="ListParagraph"/>
        <w:numPr>
          <w:ilvl w:val="0"/>
          <w:numId w:val="100"/>
        </w:numPr>
      </w:pPr>
      <w:proofErr w:type="gramStart"/>
      <w:r>
        <w:t>tenses</w:t>
      </w:r>
      <w:proofErr w:type="gramEnd"/>
      <w:r>
        <w:t xml:space="preserve"> the skin and fascia of the palm</w:t>
      </w:r>
    </w:p>
    <w:p w14:paraId="21868F3D" w14:textId="77777777" w:rsidR="004174E3" w:rsidRDefault="004174E3" w:rsidP="005B2D75">
      <w:pPr>
        <w:pStyle w:val="ListParagraph"/>
        <w:numPr>
          <w:ilvl w:val="0"/>
          <w:numId w:val="100"/>
        </w:numPr>
      </w:pPr>
      <w:r>
        <w:t>flexes the middle phalanges of fingers two to five</w:t>
      </w:r>
    </w:p>
    <w:p w14:paraId="4231E9BB" w14:textId="77777777" w:rsidR="004174E3" w:rsidRDefault="004174E3" w:rsidP="004174E3">
      <w:pPr>
        <w:pStyle w:val="Heading2"/>
      </w:pPr>
      <w:r>
        <w:t>Card ID: 5.47</w:t>
      </w:r>
    </w:p>
    <w:p w14:paraId="0FE08B38" w14:textId="77777777" w:rsidR="004174E3" w:rsidRDefault="004174E3" w:rsidP="004174E3">
      <w:r>
        <w:t>Image file: L1344_760158</w:t>
      </w:r>
    </w:p>
    <w:p w14:paraId="3449A67B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1BB36CEC" wp14:editId="4D665B25">
            <wp:extent cx="1828800" cy="119659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8CEF" w14:textId="77777777" w:rsidR="004174E3" w:rsidRDefault="004174E3" w:rsidP="004174E3">
      <w:pPr>
        <w:rPr>
          <w:ins w:id="23" w:author="Claire Copa" w:date="2026-07-16T09:17:00Z" w16du:dateUtc="2026-07-16T13:17:00Z"/>
        </w:rPr>
      </w:pPr>
      <w:r>
        <w:t xml:space="preserve">Title: </w:t>
      </w:r>
      <w:r w:rsidRPr="003973EF">
        <w:rPr>
          <w:highlight w:val="yellow"/>
        </w:rPr>
        <w:t>Flexor digitorum superficialis</w:t>
      </w:r>
    </w:p>
    <w:p w14:paraId="588CD14D" w14:textId="77777777" w:rsidR="004174E3" w:rsidRDefault="004174E3" w:rsidP="004174E3">
      <w:r>
        <w:t xml:space="preserve">Activity Interaction: select all that apply </w:t>
      </w:r>
    </w:p>
    <w:p w14:paraId="31D4B815" w14:textId="77777777" w:rsidR="004174E3" w:rsidRDefault="004174E3" w:rsidP="004174E3">
      <w:r>
        <w:rPr>
          <w:b/>
        </w:rPr>
        <w:t>Back-of-Card Content:</w:t>
      </w:r>
    </w:p>
    <w:p w14:paraId="48A6C243" w14:textId="77777777" w:rsidR="004174E3" w:rsidRDefault="004174E3" w:rsidP="004174E3">
      <w:r>
        <w:t xml:space="preserve">Proximal insertion: </w:t>
      </w:r>
    </w:p>
    <w:p w14:paraId="40776CDD" w14:textId="77777777" w:rsidR="004174E3" w:rsidRDefault="004174E3" w:rsidP="005B2D75">
      <w:pPr>
        <w:pStyle w:val="ListParagraph"/>
        <w:numPr>
          <w:ilvl w:val="0"/>
          <w:numId w:val="101"/>
        </w:numPr>
      </w:pPr>
      <w:r>
        <w:t>*</w:t>
      </w:r>
      <w:proofErr w:type="gramStart"/>
      <w:r>
        <w:t>medial</w:t>
      </w:r>
      <w:proofErr w:type="gramEnd"/>
      <w:r>
        <w:t xml:space="preserve"> epicondyle of the humerus</w:t>
      </w:r>
    </w:p>
    <w:p w14:paraId="40984309" w14:textId="77777777" w:rsidR="004174E3" w:rsidRDefault="004174E3" w:rsidP="005B2D75">
      <w:pPr>
        <w:pStyle w:val="ListParagraph"/>
        <w:numPr>
          <w:ilvl w:val="0"/>
          <w:numId w:val="101"/>
        </w:numPr>
      </w:pPr>
      <w:r>
        <w:t>*</w:t>
      </w:r>
      <w:proofErr w:type="gramStart"/>
      <w:r>
        <w:t>coronoid</w:t>
      </w:r>
      <w:proofErr w:type="gramEnd"/>
      <w:r>
        <w:t xml:space="preserve"> process of the ulna</w:t>
      </w:r>
    </w:p>
    <w:p w14:paraId="2C508790" w14:textId="77777777" w:rsidR="004174E3" w:rsidRDefault="004174E3" w:rsidP="005B2D75">
      <w:pPr>
        <w:pStyle w:val="ListParagraph"/>
        <w:numPr>
          <w:ilvl w:val="0"/>
          <w:numId w:val="101"/>
        </w:numPr>
      </w:pPr>
      <w:r>
        <w:t>*</w:t>
      </w:r>
      <w:proofErr w:type="gramStart"/>
      <w:r>
        <w:t>the</w:t>
      </w:r>
      <w:proofErr w:type="gramEnd"/>
      <w:r>
        <w:t xml:space="preserve"> shaft of the radius</w:t>
      </w:r>
    </w:p>
    <w:p w14:paraId="286D6A3E" w14:textId="77777777" w:rsidR="004174E3" w:rsidRDefault="004174E3" w:rsidP="005B2D75">
      <w:pPr>
        <w:pStyle w:val="ListParagraph"/>
        <w:numPr>
          <w:ilvl w:val="0"/>
          <w:numId w:val="101"/>
        </w:numPr>
        <w:spacing w:after="160" w:line="278" w:lineRule="auto"/>
      </w:pPr>
      <w:r>
        <w:t>lateral epicondyle of the humerus</w:t>
      </w:r>
    </w:p>
    <w:p w14:paraId="08919894" w14:textId="77777777" w:rsidR="004174E3" w:rsidRDefault="004174E3" w:rsidP="004174E3"/>
    <w:p w14:paraId="54972741" w14:textId="77777777" w:rsidR="004174E3" w:rsidRDefault="004174E3" w:rsidP="004174E3">
      <w:r>
        <w:t xml:space="preserve">Distal insertion: </w:t>
      </w:r>
    </w:p>
    <w:p w14:paraId="45C9B903" w14:textId="77777777" w:rsidR="004174E3" w:rsidRDefault="004174E3" w:rsidP="005B2D75">
      <w:pPr>
        <w:pStyle w:val="ListParagraph"/>
        <w:numPr>
          <w:ilvl w:val="0"/>
          <w:numId w:val="102"/>
        </w:numPr>
      </w:pPr>
      <w:r>
        <w:t>*</w:t>
      </w:r>
      <w:proofErr w:type="gramStart"/>
      <w:r>
        <w:t>middle</w:t>
      </w:r>
      <w:proofErr w:type="gramEnd"/>
      <w:r>
        <w:t xml:space="preserve"> phalanges of fingers two to five</w:t>
      </w:r>
    </w:p>
    <w:p w14:paraId="66CB7E1B" w14:textId="77777777" w:rsidR="004174E3" w:rsidRDefault="004174E3" w:rsidP="005B2D75">
      <w:pPr>
        <w:pStyle w:val="ListParagraph"/>
        <w:numPr>
          <w:ilvl w:val="0"/>
          <w:numId w:val="102"/>
        </w:numPr>
      </w:pPr>
      <w:r>
        <w:t>pisiform</w:t>
      </w:r>
    </w:p>
    <w:p w14:paraId="27B1BFBB" w14:textId="77777777" w:rsidR="004174E3" w:rsidRDefault="004174E3" w:rsidP="005B2D75">
      <w:pPr>
        <w:pStyle w:val="ListParagraph"/>
        <w:numPr>
          <w:ilvl w:val="0"/>
          <w:numId w:val="102"/>
        </w:numPr>
      </w:pPr>
      <w:r>
        <w:t>hamate</w:t>
      </w:r>
    </w:p>
    <w:p w14:paraId="69152E51" w14:textId="77777777" w:rsidR="004174E3" w:rsidRDefault="004174E3" w:rsidP="004174E3">
      <w:r>
        <w:t xml:space="preserve">Innervation: </w:t>
      </w:r>
    </w:p>
    <w:p w14:paraId="6C9EBAE8" w14:textId="77777777" w:rsidR="004174E3" w:rsidRDefault="004174E3" w:rsidP="005B2D75">
      <w:pPr>
        <w:pStyle w:val="ListParagraph"/>
        <w:numPr>
          <w:ilvl w:val="0"/>
          <w:numId w:val="103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20753C30" w14:textId="77777777" w:rsidR="004174E3" w:rsidRDefault="004174E3" w:rsidP="005B2D75">
      <w:pPr>
        <w:pStyle w:val="ListParagraph"/>
        <w:numPr>
          <w:ilvl w:val="0"/>
          <w:numId w:val="103"/>
        </w:numPr>
      </w:pPr>
      <w:r>
        <w:t>ulnar nerve</w:t>
      </w:r>
    </w:p>
    <w:p w14:paraId="4C92B21D" w14:textId="77777777" w:rsidR="004174E3" w:rsidRDefault="004174E3" w:rsidP="005B2D75">
      <w:pPr>
        <w:pStyle w:val="ListParagraph"/>
        <w:numPr>
          <w:ilvl w:val="0"/>
          <w:numId w:val="103"/>
        </w:numPr>
      </w:pPr>
      <w:r>
        <w:t>musculocutaneous nerve</w:t>
      </w:r>
    </w:p>
    <w:p w14:paraId="32C7D09D" w14:textId="77777777" w:rsidR="004174E3" w:rsidRDefault="004174E3" w:rsidP="005B2D75">
      <w:pPr>
        <w:pStyle w:val="ListParagraph"/>
        <w:numPr>
          <w:ilvl w:val="0"/>
          <w:numId w:val="103"/>
        </w:numPr>
      </w:pPr>
      <w:r>
        <w:t>radial nerve</w:t>
      </w:r>
    </w:p>
    <w:p w14:paraId="369AD4DA" w14:textId="77777777" w:rsidR="004174E3" w:rsidRDefault="004174E3" w:rsidP="004174E3">
      <w:r>
        <w:t xml:space="preserve">Action: </w:t>
      </w:r>
    </w:p>
    <w:p w14:paraId="6CE4836A" w14:textId="77777777" w:rsidR="004174E3" w:rsidRDefault="004174E3" w:rsidP="005B2D75">
      <w:pPr>
        <w:pStyle w:val="ListParagraph"/>
        <w:numPr>
          <w:ilvl w:val="0"/>
          <w:numId w:val="108"/>
        </w:numPr>
      </w:pPr>
      <w:r>
        <w:t>*</w:t>
      </w:r>
      <w:proofErr w:type="gramStart"/>
      <w:r>
        <w:t>flexes</w:t>
      </w:r>
      <w:proofErr w:type="gramEnd"/>
      <w:r>
        <w:t xml:space="preserve"> the wrist </w:t>
      </w:r>
    </w:p>
    <w:p w14:paraId="159259A5" w14:textId="77777777" w:rsidR="004174E3" w:rsidRDefault="004174E3" w:rsidP="005B2D75">
      <w:pPr>
        <w:pStyle w:val="ListParagraph"/>
        <w:numPr>
          <w:ilvl w:val="0"/>
          <w:numId w:val="108"/>
        </w:numPr>
      </w:pPr>
      <w:r>
        <w:t>*</w:t>
      </w:r>
      <w:proofErr w:type="gramStart"/>
      <w:r>
        <w:t>flexes</w:t>
      </w:r>
      <w:proofErr w:type="gramEnd"/>
      <w:r>
        <w:t xml:space="preserve"> the middle phalanges of fingers two to five</w:t>
      </w:r>
    </w:p>
    <w:p w14:paraId="2A85C438" w14:textId="77777777" w:rsidR="004174E3" w:rsidRDefault="004174E3" w:rsidP="005B2D75">
      <w:pPr>
        <w:pStyle w:val="ListParagraph"/>
        <w:numPr>
          <w:ilvl w:val="0"/>
          <w:numId w:val="108"/>
        </w:numPr>
      </w:pPr>
      <w:r>
        <w:t>flexes distal interphalangeal joints</w:t>
      </w:r>
    </w:p>
    <w:p w14:paraId="68C55170" w14:textId="77777777" w:rsidR="004174E3" w:rsidRDefault="004174E3" w:rsidP="004174E3"/>
    <w:p w14:paraId="74D21F42" w14:textId="77777777" w:rsidR="004174E3" w:rsidRDefault="004174E3" w:rsidP="004174E3">
      <w:pPr>
        <w:pStyle w:val="Heading2"/>
      </w:pPr>
      <w:r>
        <w:t>Card ID: 5.48</w:t>
      </w:r>
    </w:p>
    <w:p w14:paraId="3C06248F" w14:textId="77777777" w:rsidR="004174E3" w:rsidRDefault="004174E3" w:rsidP="004174E3">
      <w:r>
        <w:t>Image file: L1344_760159</w:t>
      </w:r>
    </w:p>
    <w:p w14:paraId="52B545E9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6AC38A3B" wp14:editId="6A9AF9EF">
            <wp:extent cx="1828800" cy="1196595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CBD2" w14:textId="77777777" w:rsidR="004174E3" w:rsidRDefault="004174E3" w:rsidP="004174E3">
      <w:pPr>
        <w:rPr>
          <w:ins w:id="24" w:author="Claire Copa" w:date="2026-07-16T09:17:00Z" w16du:dateUtc="2026-07-16T13:17:00Z"/>
        </w:rPr>
      </w:pPr>
      <w:r>
        <w:t xml:space="preserve">Title: </w:t>
      </w:r>
      <w:r w:rsidRPr="003973EF">
        <w:rPr>
          <w:highlight w:val="yellow"/>
        </w:rPr>
        <w:t xml:space="preserve">Flexor digitorum </w:t>
      </w:r>
      <w:proofErr w:type="spellStart"/>
      <w:r w:rsidRPr="003973EF">
        <w:rPr>
          <w:highlight w:val="yellow"/>
        </w:rPr>
        <w:t>profundus</w:t>
      </w:r>
      <w:proofErr w:type="spellEnd"/>
    </w:p>
    <w:p w14:paraId="2D466B56" w14:textId="77777777" w:rsidR="004174E3" w:rsidRDefault="004174E3" w:rsidP="004174E3">
      <w:r>
        <w:t xml:space="preserve">Activity Interaction: select all that apply </w:t>
      </w:r>
    </w:p>
    <w:p w14:paraId="7FE05B56" w14:textId="77777777" w:rsidR="004174E3" w:rsidRDefault="004174E3" w:rsidP="004174E3">
      <w:r>
        <w:rPr>
          <w:b/>
        </w:rPr>
        <w:t>Back-of-Card Content:</w:t>
      </w:r>
    </w:p>
    <w:p w14:paraId="5D1CDCDD" w14:textId="77777777" w:rsidR="004174E3" w:rsidRDefault="004174E3" w:rsidP="004174E3">
      <w:r>
        <w:t xml:space="preserve">Proximal insertion: </w:t>
      </w:r>
    </w:p>
    <w:p w14:paraId="3751F668" w14:textId="77777777" w:rsidR="004174E3" w:rsidRDefault="004174E3" w:rsidP="005B2D75">
      <w:pPr>
        <w:pStyle w:val="ListParagraph"/>
        <w:numPr>
          <w:ilvl w:val="0"/>
          <w:numId w:val="109"/>
        </w:numPr>
      </w:pPr>
      <w:r>
        <w:t>*</w:t>
      </w:r>
      <w:proofErr w:type="gramStart"/>
      <w:r>
        <w:t>coronoid</w:t>
      </w:r>
      <w:proofErr w:type="gramEnd"/>
      <w:r>
        <w:t xml:space="preserve"> process</w:t>
      </w:r>
    </w:p>
    <w:p w14:paraId="5E66D1BD" w14:textId="77777777" w:rsidR="004174E3" w:rsidRDefault="004174E3" w:rsidP="005B2D75">
      <w:pPr>
        <w:pStyle w:val="ListParagraph"/>
        <w:numPr>
          <w:ilvl w:val="0"/>
          <w:numId w:val="109"/>
        </w:numPr>
      </w:pPr>
      <w:r>
        <w:t>*</w:t>
      </w:r>
      <w:proofErr w:type="gramStart"/>
      <w:r>
        <w:t>anteromedial</w:t>
      </w:r>
      <w:proofErr w:type="gramEnd"/>
      <w:r>
        <w:t xml:space="preserve"> surface of the ulna</w:t>
      </w:r>
    </w:p>
    <w:p w14:paraId="29893753" w14:textId="77777777" w:rsidR="004174E3" w:rsidRDefault="004174E3" w:rsidP="005B2D75">
      <w:pPr>
        <w:pStyle w:val="ListParagraph"/>
        <w:numPr>
          <w:ilvl w:val="0"/>
          <w:numId w:val="109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101C21B4" w14:textId="77777777" w:rsidR="004174E3" w:rsidRDefault="004174E3" w:rsidP="005B2D75">
      <w:pPr>
        <w:pStyle w:val="ListParagraph"/>
        <w:numPr>
          <w:ilvl w:val="0"/>
          <w:numId w:val="109"/>
        </w:numPr>
        <w:spacing w:after="160" w:line="278" w:lineRule="auto"/>
      </w:pPr>
      <w:r>
        <w:t>medial epicondyle of the humerus</w:t>
      </w:r>
    </w:p>
    <w:p w14:paraId="2245B2DC" w14:textId="77777777" w:rsidR="004174E3" w:rsidRDefault="004174E3" w:rsidP="004174E3"/>
    <w:p w14:paraId="66EB6BCD" w14:textId="77777777" w:rsidR="004174E3" w:rsidRDefault="004174E3" w:rsidP="004174E3">
      <w:r>
        <w:t xml:space="preserve">Distal insertion: </w:t>
      </w:r>
    </w:p>
    <w:p w14:paraId="7093750E" w14:textId="77777777" w:rsidR="004174E3" w:rsidRDefault="004174E3" w:rsidP="005B2D75">
      <w:pPr>
        <w:pStyle w:val="ListParagraph"/>
        <w:numPr>
          <w:ilvl w:val="0"/>
          <w:numId w:val="110"/>
        </w:numPr>
      </w:pPr>
      <w:r>
        <w:t>*</w:t>
      </w:r>
      <w:proofErr w:type="gramStart"/>
      <w:r>
        <w:t>distal</w:t>
      </w:r>
      <w:proofErr w:type="gramEnd"/>
      <w:r>
        <w:t xml:space="preserve"> phalanges of fingers two to five</w:t>
      </w:r>
    </w:p>
    <w:p w14:paraId="63FE9544" w14:textId="77777777" w:rsidR="004174E3" w:rsidRDefault="004174E3" w:rsidP="005B2D75">
      <w:pPr>
        <w:pStyle w:val="ListParagraph"/>
        <w:numPr>
          <w:ilvl w:val="0"/>
          <w:numId w:val="110"/>
        </w:numPr>
      </w:pPr>
      <w:r>
        <w:t>base of the second and third metacarpals</w:t>
      </w:r>
    </w:p>
    <w:p w14:paraId="38B14338" w14:textId="77777777" w:rsidR="004174E3" w:rsidRDefault="004174E3" w:rsidP="005B2D75">
      <w:pPr>
        <w:pStyle w:val="ListParagraph"/>
        <w:numPr>
          <w:ilvl w:val="0"/>
          <w:numId w:val="110"/>
        </w:numPr>
      </w:pPr>
      <w:r>
        <w:t>middle phalanges of fingers two to five</w:t>
      </w:r>
    </w:p>
    <w:p w14:paraId="036C9C4E" w14:textId="77777777" w:rsidR="004174E3" w:rsidRDefault="004174E3" w:rsidP="004174E3">
      <w:r>
        <w:t>Innervation:</w:t>
      </w:r>
    </w:p>
    <w:p w14:paraId="78B51175" w14:textId="77777777" w:rsidR="004174E3" w:rsidRDefault="004174E3" w:rsidP="005B2D75">
      <w:pPr>
        <w:pStyle w:val="ListParagraph"/>
        <w:numPr>
          <w:ilvl w:val="0"/>
          <w:numId w:val="111"/>
        </w:numPr>
      </w:pPr>
      <w:r>
        <w:t>median nerve (fingers 2 and 3)</w:t>
      </w:r>
    </w:p>
    <w:p w14:paraId="556BAD63" w14:textId="77777777" w:rsidR="004174E3" w:rsidRDefault="004174E3" w:rsidP="005B2D75">
      <w:pPr>
        <w:pStyle w:val="ListParagraph"/>
        <w:numPr>
          <w:ilvl w:val="0"/>
          <w:numId w:val="111"/>
        </w:numPr>
      </w:pPr>
      <w:r>
        <w:t>*</w:t>
      </w:r>
      <w:proofErr w:type="gramStart"/>
      <w:r>
        <w:t>ulnar</w:t>
      </w:r>
      <w:proofErr w:type="gramEnd"/>
      <w:r>
        <w:t xml:space="preserve"> nerve (fingers 4 and 5)</w:t>
      </w:r>
    </w:p>
    <w:p w14:paraId="1EE7A0C9" w14:textId="77777777" w:rsidR="004174E3" w:rsidRDefault="004174E3" w:rsidP="005B2D75">
      <w:pPr>
        <w:pStyle w:val="ListParagraph"/>
        <w:numPr>
          <w:ilvl w:val="0"/>
          <w:numId w:val="111"/>
        </w:numPr>
      </w:pPr>
      <w:r>
        <w:t>musculocutaneous nerve</w:t>
      </w:r>
    </w:p>
    <w:p w14:paraId="370FEF20" w14:textId="77777777" w:rsidR="004174E3" w:rsidRDefault="004174E3" w:rsidP="005B2D75">
      <w:pPr>
        <w:pStyle w:val="ListParagraph"/>
        <w:numPr>
          <w:ilvl w:val="0"/>
          <w:numId w:val="111"/>
        </w:numPr>
      </w:pPr>
      <w:r>
        <w:t>radial nerve</w:t>
      </w:r>
    </w:p>
    <w:p w14:paraId="795569A0" w14:textId="77777777" w:rsidR="004174E3" w:rsidRDefault="004174E3" w:rsidP="004174E3">
      <w:r>
        <w:t xml:space="preserve">Action: </w:t>
      </w:r>
    </w:p>
    <w:p w14:paraId="5CC21882" w14:textId="77777777" w:rsidR="004174E3" w:rsidRDefault="004174E3" w:rsidP="005B2D75">
      <w:pPr>
        <w:pStyle w:val="ListParagraph"/>
        <w:numPr>
          <w:ilvl w:val="0"/>
          <w:numId w:val="112"/>
        </w:numPr>
      </w:pPr>
      <w:r>
        <w:t>*</w:t>
      </w:r>
      <w:proofErr w:type="gramStart"/>
      <w:r>
        <w:t>flexes</w:t>
      </w:r>
      <w:proofErr w:type="gramEnd"/>
      <w:r>
        <w:t xml:space="preserve"> distal interphalangeal joints</w:t>
      </w:r>
    </w:p>
    <w:p w14:paraId="1D3316F5" w14:textId="77777777" w:rsidR="004174E3" w:rsidRDefault="004174E3" w:rsidP="005B2D75">
      <w:pPr>
        <w:pStyle w:val="ListParagraph"/>
        <w:numPr>
          <w:ilvl w:val="0"/>
          <w:numId w:val="112"/>
        </w:numPr>
      </w:pPr>
      <w:r>
        <w:t>flexes proximal interphalangeal joints</w:t>
      </w:r>
    </w:p>
    <w:p w14:paraId="4C0485C7" w14:textId="77777777" w:rsidR="004174E3" w:rsidRDefault="004174E3" w:rsidP="005B2D75">
      <w:pPr>
        <w:pStyle w:val="ListParagraph"/>
        <w:numPr>
          <w:ilvl w:val="0"/>
          <w:numId w:val="112"/>
        </w:numPr>
      </w:pPr>
      <w:r>
        <w:t>flexes the wrist</w:t>
      </w:r>
    </w:p>
    <w:p w14:paraId="648CF5CA" w14:textId="77777777" w:rsidR="004174E3" w:rsidRPr="00B36B5E" w:rsidRDefault="004174E3" w:rsidP="004174E3"/>
    <w:p w14:paraId="0EBE1FB3" w14:textId="77777777" w:rsidR="004174E3" w:rsidRDefault="004174E3" w:rsidP="004174E3">
      <w:pPr>
        <w:pStyle w:val="Heading2"/>
      </w:pPr>
      <w:r>
        <w:t>Card ID: 5.49</w:t>
      </w:r>
    </w:p>
    <w:p w14:paraId="2ED2DD49" w14:textId="77777777" w:rsidR="004174E3" w:rsidRDefault="004174E3" w:rsidP="004174E3">
      <w:r>
        <w:t>Image file: L1344_760160</w:t>
      </w:r>
    </w:p>
    <w:p w14:paraId="6A800964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5673335E" wp14:editId="1C868C6B">
            <wp:extent cx="1828800" cy="11965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334B" w14:textId="77777777" w:rsidR="004174E3" w:rsidRDefault="004174E3" w:rsidP="004174E3">
      <w:pPr>
        <w:rPr>
          <w:ins w:id="25" w:author="Claire Copa" w:date="2026-07-16T09:17:00Z" w16du:dateUtc="2026-07-16T13:17:00Z"/>
        </w:rPr>
      </w:pPr>
      <w:r>
        <w:t xml:space="preserve">Title: </w:t>
      </w:r>
      <w:r w:rsidRPr="00B36B5E">
        <w:rPr>
          <w:highlight w:val="yellow"/>
        </w:rPr>
        <w:t>Flexor pollicis longus</w:t>
      </w:r>
    </w:p>
    <w:p w14:paraId="01909F75" w14:textId="77777777" w:rsidR="004174E3" w:rsidRDefault="004174E3" w:rsidP="004174E3">
      <w:r>
        <w:t xml:space="preserve">Activity Interaction: select all that apply </w:t>
      </w:r>
    </w:p>
    <w:p w14:paraId="07FBD16F" w14:textId="77777777" w:rsidR="004174E3" w:rsidRDefault="004174E3" w:rsidP="004174E3">
      <w:r>
        <w:rPr>
          <w:b/>
        </w:rPr>
        <w:t>Back-of-Card Content:</w:t>
      </w:r>
    </w:p>
    <w:p w14:paraId="629E3CCE" w14:textId="77777777" w:rsidR="004174E3" w:rsidRDefault="004174E3" w:rsidP="004174E3">
      <w:r>
        <w:t xml:space="preserve">Proximal insertion: </w:t>
      </w:r>
    </w:p>
    <w:p w14:paraId="6B8F8E7D" w14:textId="77777777" w:rsidR="004174E3" w:rsidRDefault="004174E3" w:rsidP="005B2D75">
      <w:pPr>
        <w:pStyle w:val="ListParagraph"/>
        <w:numPr>
          <w:ilvl w:val="0"/>
          <w:numId w:val="114"/>
        </w:numPr>
      </w:pPr>
      <w:r>
        <w:t>*</w:t>
      </w:r>
      <w:proofErr w:type="gramStart"/>
      <w:r>
        <w:t>anterior</w:t>
      </w:r>
      <w:proofErr w:type="gramEnd"/>
      <w:r>
        <w:t xml:space="preserve"> surface of the radius</w:t>
      </w:r>
    </w:p>
    <w:p w14:paraId="7D5A4193" w14:textId="77777777" w:rsidR="004174E3" w:rsidRDefault="004174E3" w:rsidP="005B2D75">
      <w:pPr>
        <w:pStyle w:val="ListParagraph"/>
        <w:numPr>
          <w:ilvl w:val="0"/>
          <w:numId w:val="114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0A92A176" w14:textId="77777777" w:rsidR="004174E3" w:rsidRDefault="004174E3" w:rsidP="005B2D75">
      <w:pPr>
        <w:pStyle w:val="ListParagraph"/>
        <w:numPr>
          <w:ilvl w:val="0"/>
          <w:numId w:val="114"/>
        </w:numPr>
      </w:pPr>
      <w:r>
        <w:t>anteromedial surface of the ulna</w:t>
      </w:r>
    </w:p>
    <w:p w14:paraId="3648E57D" w14:textId="77777777" w:rsidR="004174E3" w:rsidRDefault="004174E3" w:rsidP="004174E3">
      <w:r>
        <w:t xml:space="preserve">Distal insertion: </w:t>
      </w:r>
    </w:p>
    <w:p w14:paraId="2598BA0A" w14:textId="77777777" w:rsidR="004174E3" w:rsidRDefault="004174E3" w:rsidP="005B2D75">
      <w:pPr>
        <w:pStyle w:val="ListParagraph"/>
        <w:numPr>
          <w:ilvl w:val="0"/>
          <w:numId w:val="113"/>
        </w:numPr>
      </w:pPr>
      <w:r>
        <w:t>*</w:t>
      </w:r>
      <w:proofErr w:type="gramStart"/>
      <w:r>
        <w:t>distal</w:t>
      </w:r>
      <w:proofErr w:type="gramEnd"/>
      <w:r>
        <w:t xml:space="preserve"> phalanx of the thumb</w:t>
      </w:r>
    </w:p>
    <w:p w14:paraId="6F25CC00" w14:textId="77777777" w:rsidR="004174E3" w:rsidRDefault="004174E3" w:rsidP="005B2D75">
      <w:pPr>
        <w:pStyle w:val="ListParagraph"/>
        <w:numPr>
          <w:ilvl w:val="0"/>
          <w:numId w:val="113"/>
        </w:numPr>
      </w:pPr>
      <w:r>
        <w:t>proximal phalanx of the thumb</w:t>
      </w:r>
    </w:p>
    <w:p w14:paraId="181008F3" w14:textId="77777777" w:rsidR="004174E3" w:rsidRDefault="004174E3" w:rsidP="005B2D75">
      <w:pPr>
        <w:pStyle w:val="ListParagraph"/>
        <w:numPr>
          <w:ilvl w:val="0"/>
          <w:numId w:val="113"/>
        </w:numPr>
      </w:pPr>
      <w:r>
        <w:t>base of the second and third metacarpals</w:t>
      </w:r>
    </w:p>
    <w:p w14:paraId="3A3409F3" w14:textId="77777777" w:rsidR="004174E3" w:rsidRDefault="004174E3" w:rsidP="004174E3">
      <w:pPr>
        <w:pStyle w:val="ListParagraph"/>
      </w:pPr>
    </w:p>
    <w:p w14:paraId="796E878A" w14:textId="77777777" w:rsidR="004174E3" w:rsidRDefault="004174E3" w:rsidP="004174E3">
      <w:r>
        <w:t xml:space="preserve">Innervation: </w:t>
      </w:r>
    </w:p>
    <w:p w14:paraId="2052B84A" w14:textId="77777777" w:rsidR="004174E3" w:rsidRDefault="004174E3" w:rsidP="005B2D75">
      <w:pPr>
        <w:pStyle w:val="ListParagraph"/>
        <w:numPr>
          <w:ilvl w:val="0"/>
          <w:numId w:val="104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2074ABCD" w14:textId="77777777" w:rsidR="004174E3" w:rsidRDefault="004174E3" w:rsidP="005B2D75">
      <w:pPr>
        <w:pStyle w:val="ListParagraph"/>
        <w:numPr>
          <w:ilvl w:val="0"/>
          <w:numId w:val="104"/>
        </w:numPr>
      </w:pPr>
      <w:r>
        <w:t>ulnar nerve</w:t>
      </w:r>
    </w:p>
    <w:p w14:paraId="36EFA4CD" w14:textId="77777777" w:rsidR="004174E3" w:rsidRDefault="004174E3" w:rsidP="005B2D75">
      <w:pPr>
        <w:pStyle w:val="ListParagraph"/>
        <w:numPr>
          <w:ilvl w:val="0"/>
          <w:numId w:val="104"/>
        </w:numPr>
      </w:pPr>
      <w:r>
        <w:t>musculocutaneous nerve</w:t>
      </w:r>
    </w:p>
    <w:p w14:paraId="22921155" w14:textId="77777777" w:rsidR="004174E3" w:rsidRDefault="004174E3" w:rsidP="005B2D75">
      <w:pPr>
        <w:pStyle w:val="ListParagraph"/>
        <w:numPr>
          <w:ilvl w:val="0"/>
          <w:numId w:val="104"/>
        </w:numPr>
      </w:pPr>
      <w:r>
        <w:t>radial nerve</w:t>
      </w:r>
    </w:p>
    <w:p w14:paraId="58AFC0F2" w14:textId="77777777" w:rsidR="004174E3" w:rsidRDefault="004174E3" w:rsidP="004174E3"/>
    <w:p w14:paraId="6989E04C" w14:textId="77777777" w:rsidR="004174E3" w:rsidRDefault="004174E3" w:rsidP="004174E3">
      <w:r>
        <w:t xml:space="preserve">Action: </w:t>
      </w:r>
    </w:p>
    <w:p w14:paraId="696EC263" w14:textId="77777777" w:rsidR="004174E3" w:rsidRDefault="004174E3" w:rsidP="005B2D75">
      <w:pPr>
        <w:pStyle w:val="ListParagraph"/>
        <w:numPr>
          <w:ilvl w:val="0"/>
          <w:numId w:val="115"/>
        </w:numPr>
      </w:pPr>
      <w:r>
        <w:t>*</w:t>
      </w:r>
      <w:proofErr w:type="gramStart"/>
      <w:r>
        <w:t>flexes</w:t>
      </w:r>
      <w:proofErr w:type="gramEnd"/>
      <w:r>
        <w:t xml:space="preserve"> the distal phalanx of the thumb</w:t>
      </w:r>
    </w:p>
    <w:p w14:paraId="592436B1" w14:textId="77777777" w:rsidR="004174E3" w:rsidRDefault="004174E3" w:rsidP="005B2D75">
      <w:pPr>
        <w:pStyle w:val="ListParagraph"/>
        <w:numPr>
          <w:ilvl w:val="0"/>
          <w:numId w:val="115"/>
        </w:numPr>
      </w:pPr>
      <w:r>
        <w:t>flexes the proximal phalanx of the thumb</w:t>
      </w:r>
    </w:p>
    <w:p w14:paraId="5D52FF43" w14:textId="77777777" w:rsidR="004174E3" w:rsidRDefault="004174E3" w:rsidP="005B2D75">
      <w:pPr>
        <w:pStyle w:val="ListParagraph"/>
        <w:numPr>
          <w:ilvl w:val="0"/>
          <w:numId w:val="115"/>
        </w:numPr>
      </w:pPr>
      <w:r>
        <w:t>abducts and extends the thumb</w:t>
      </w:r>
    </w:p>
    <w:p w14:paraId="54179ACF" w14:textId="77777777" w:rsidR="004174E3" w:rsidRDefault="004174E3" w:rsidP="004174E3">
      <w:pPr>
        <w:pStyle w:val="Heading2"/>
      </w:pPr>
      <w:r>
        <w:t>Card ID: 5.50</w:t>
      </w:r>
    </w:p>
    <w:p w14:paraId="289ADF80" w14:textId="77777777" w:rsidR="004174E3" w:rsidRDefault="004174E3" w:rsidP="004174E3">
      <w:r>
        <w:t>Image file: L1344_760161</w:t>
      </w:r>
    </w:p>
    <w:p w14:paraId="587D0558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70C5B498" wp14:editId="6BAE0F3F">
            <wp:extent cx="1828800" cy="11965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E49F" w14:textId="77777777" w:rsidR="004174E3" w:rsidRDefault="004174E3" w:rsidP="004174E3">
      <w:pPr>
        <w:rPr>
          <w:ins w:id="26" w:author="Claire Copa" w:date="2026-07-16T09:17:00Z" w16du:dateUtc="2026-07-16T13:17:00Z"/>
        </w:rPr>
      </w:pPr>
      <w:r>
        <w:t xml:space="preserve">Title: </w:t>
      </w:r>
      <w:r w:rsidRPr="00B36B5E">
        <w:rPr>
          <w:highlight w:val="yellow"/>
        </w:rPr>
        <w:t>Pronator quadratus</w:t>
      </w:r>
    </w:p>
    <w:p w14:paraId="544997EE" w14:textId="0DA9D4A4" w:rsidR="004174E3" w:rsidRDefault="004174E3" w:rsidP="004174E3">
      <w:r>
        <w:t xml:space="preserve">Activity Interaction: select all that apply </w:t>
      </w:r>
    </w:p>
    <w:p w14:paraId="26565C14" w14:textId="77777777" w:rsidR="004174E3" w:rsidRDefault="004174E3" w:rsidP="004174E3">
      <w:r>
        <w:rPr>
          <w:b/>
        </w:rPr>
        <w:t>Back-of-Card Content:</w:t>
      </w:r>
    </w:p>
    <w:p w14:paraId="5A174434" w14:textId="77777777" w:rsidR="004174E3" w:rsidRDefault="004174E3" w:rsidP="004174E3">
      <w:r>
        <w:t xml:space="preserve">Proximal insertion: </w:t>
      </w:r>
    </w:p>
    <w:p w14:paraId="49A07008" w14:textId="77777777" w:rsidR="004174E3" w:rsidRDefault="004174E3" w:rsidP="005B2D75">
      <w:pPr>
        <w:pStyle w:val="ListParagraph"/>
        <w:numPr>
          <w:ilvl w:val="0"/>
          <w:numId w:val="116"/>
        </w:numPr>
      </w:pPr>
      <w:r>
        <w:t>*</w:t>
      </w:r>
      <w:proofErr w:type="gramStart"/>
      <w:r>
        <w:t>distal</w:t>
      </w:r>
      <w:proofErr w:type="gramEnd"/>
      <w:r>
        <w:t xml:space="preserve"> portion of the anterior ulnar shaft</w:t>
      </w:r>
    </w:p>
    <w:p w14:paraId="2AF6C763" w14:textId="77777777" w:rsidR="004174E3" w:rsidRDefault="004174E3" w:rsidP="005B2D75">
      <w:pPr>
        <w:pStyle w:val="ListParagraph"/>
        <w:numPr>
          <w:ilvl w:val="0"/>
          <w:numId w:val="116"/>
        </w:numPr>
      </w:pPr>
      <w:r>
        <w:t>Proximal anteromedial surface of the ulna</w:t>
      </w:r>
    </w:p>
    <w:p w14:paraId="584BEAB1" w14:textId="77777777" w:rsidR="004174E3" w:rsidRDefault="004174E3" w:rsidP="005B2D75">
      <w:pPr>
        <w:pStyle w:val="ListParagraph"/>
        <w:numPr>
          <w:ilvl w:val="0"/>
          <w:numId w:val="116"/>
        </w:numPr>
      </w:pPr>
      <w:r w:rsidRPr="00BA003A">
        <w:t xml:space="preserve">posterior shaft of the </w:t>
      </w:r>
      <w:r>
        <w:t>radius</w:t>
      </w:r>
    </w:p>
    <w:p w14:paraId="73777E4F" w14:textId="77777777" w:rsidR="004174E3" w:rsidRDefault="004174E3" w:rsidP="004174E3">
      <w:r>
        <w:t xml:space="preserve">Distal insertion: </w:t>
      </w:r>
    </w:p>
    <w:p w14:paraId="4A35A020" w14:textId="77777777" w:rsidR="004174E3" w:rsidRDefault="004174E3" w:rsidP="005B2D75">
      <w:pPr>
        <w:pStyle w:val="ListParagraph"/>
        <w:numPr>
          <w:ilvl w:val="0"/>
          <w:numId w:val="117"/>
        </w:numPr>
      </w:pPr>
      <w:r>
        <w:t>*</w:t>
      </w:r>
      <w:proofErr w:type="gramStart"/>
      <w:r>
        <w:t>distal</w:t>
      </w:r>
      <w:proofErr w:type="gramEnd"/>
      <w:r>
        <w:t xml:space="preserve"> surface of the anterior radius</w:t>
      </w:r>
    </w:p>
    <w:p w14:paraId="064CB62F" w14:textId="77777777" w:rsidR="004174E3" w:rsidRDefault="004174E3" w:rsidP="005B2D75">
      <w:pPr>
        <w:pStyle w:val="ListParagraph"/>
        <w:numPr>
          <w:ilvl w:val="0"/>
          <w:numId w:val="117"/>
        </w:numPr>
      </w:pPr>
      <w:r>
        <w:t>interosseous membrane</w:t>
      </w:r>
    </w:p>
    <w:p w14:paraId="47F5D249" w14:textId="77777777" w:rsidR="004174E3" w:rsidRDefault="004174E3" w:rsidP="005B2D75">
      <w:pPr>
        <w:pStyle w:val="ListParagraph"/>
        <w:numPr>
          <w:ilvl w:val="0"/>
          <w:numId w:val="117"/>
        </w:numPr>
      </w:pPr>
      <w:r>
        <w:t>base of the distal phalanx of the thumb</w:t>
      </w:r>
    </w:p>
    <w:p w14:paraId="3C91109D" w14:textId="77777777" w:rsidR="004174E3" w:rsidRDefault="004174E3" w:rsidP="004174E3">
      <w:r>
        <w:t xml:space="preserve">Innervation: </w:t>
      </w:r>
    </w:p>
    <w:p w14:paraId="24372590" w14:textId="77777777" w:rsidR="004174E3" w:rsidRDefault="004174E3" w:rsidP="005B2D75">
      <w:pPr>
        <w:pStyle w:val="ListParagraph"/>
        <w:numPr>
          <w:ilvl w:val="0"/>
          <w:numId w:val="105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72A8C693" w14:textId="77777777" w:rsidR="004174E3" w:rsidRDefault="004174E3" w:rsidP="005B2D75">
      <w:pPr>
        <w:pStyle w:val="ListParagraph"/>
        <w:numPr>
          <w:ilvl w:val="0"/>
          <w:numId w:val="105"/>
        </w:numPr>
      </w:pPr>
      <w:r>
        <w:t>ulnar nerve</w:t>
      </w:r>
    </w:p>
    <w:p w14:paraId="4FD6D742" w14:textId="77777777" w:rsidR="004174E3" w:rsidRDefault="004174E3" w:rsidP="005B2D75">
      <w:pPr>
        <w:pStyle w:val="ListParagraph"/>
        <w:numPr>
          <w:ilvl w:val="0"/>
          <w:numId w:val="105"/>
        </w:numPr>
      </w:pPr>
      <w:r>
        <w:t>musculocutaneous nerve</w:t>
      </w:r>
    </w:p>
    <w:p w14:paraId="000CE183" w14:textId="77777777" w:rsidR="004174E3" w:rsidRDefault="004174E3" w:rsidP="005B2D75">
      <w:pPr>
        <w:pStyle w:val="ListParagraph"/>
        <w:numPr>
          <w:ilvl w:val="0"/>
          <w:numId w:val="105"/>
        </w:numPr>
      </w:pPr>
      <w:r>
        <w:t>radial nerve</w:t>
      </w:r>
    </w:p>
    <w:p w14:paraId="09340C99" w14:textId="77777777" w:rsidR="004174E3" w:rsidRDefault="004174E3" w:rsidP="004174E3">
      <w:r>
        <w:t xml:space="preserve">Action: </w:t>
      </w:r>
    </w:p>
    <w:p w14:paraId="2CD4114B" w14:textId="77777777" w:rsidR="004174E3" w:rsidRDefault="004174E3" w:rsidP="005B2D75">
      <w:pPr>
        <w:pStyle w:val="ListParagraph"/>
        <w:numPr>
          <w:ilvl w:val="0"/>
          <w:numId w:val="118"/>
        </w:numPr>
      </w:pPr>
      <w:r>
        <w:t>*</w:t>
      </w:r>
      <w:proofErr w:type="gramStart"/>
      <w:r>
        <w:t>pronates</w:t>
      </w:r>
      <w:proofErr w:type="gramEnd"/>
      <w:r>
        <w:t xml:space="preserve"> the forearm</w:t>
      </w:r>
    </w:p>
    <w:p w14:paraId="5EA824DB" w14:textId="77777777" w:rsidR="004174E3" w:rsidRDefault="004174E3" w:rsidP="005B2D75">
      <w:pPr>
        <w:pStyle w:val="ListParagraph"/>
        <w:numPr>
          <w:ilvl w:val="0"/>
          <w:numId w:val="118"/>
        </w:numPr>
      </w:pPr>
      <w:r>
        <w:t xml:space="preserve">flexes the wrist </w:t>
      </w:r>
    </w:p>
    <w:p w14:paraId="739ADF8A" w14:textId="77777777" w:rsidR="004174E3" w:rsidRDefault="004174E3" w:rsidP="005B2D75">
      <w:pPr>
        <w:pStyle w:val="ListParagraph"/>
        <w:numPr>
          <w:ilvl w:val="0"/>
          <w:numId w:val="118"/>
        </w:numPr>
      </w:pPr>
      <w:r>
        <w:t>extends the wrist</w:t>
      </w:r>
    </w:p>
    <w:p w14:paraId="177EA640" w14:textId="77777777" w:rsidR="004174E3" w:rsidRDefault="004174E3" w:rsidP="005B2D75">
      <w:pPr>
        <w:pStyle w:val="ListParagraph"/>
        <w:numPr>
          <w:ilvl w:val="0"/>
          <w:numId w:val="118"/>
        </w:numPr>
      </w:pPr>
      <w:r>
        <w:t>stabilizes the distal radioulnar joint</w:t>
      </w:r>
    </w:p>
    <w:p w14:paraId="70BC9520" w14:textId="77777777" w:rsidR="004174E3" w:rsidRDefault="004174E3" w:rsidP="004174E3">
      <w:pPr>
        <w:pStyle w:val="Heading2"/>
      </w:pPr>
      <w:r>
        <w:t>Card ID: 5.51</w:t>
      </w:r>
    </w:p>
    <w:p w14:paraId="0DB1EF74" w14:textId="77777777" w:rsidR="004174E3" w:rsidRDefault="004174E3" w:rsidP="004174E3">
      <w:r>
        <w:t>Image file: L1344_760162</w:t>
      </w:r>
    </w:p>
    <w:p w14:paraId="7E3BEE4F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0F8BD09C" wp14:editId="01CEB9BB">
            <wp:extent cx="1828800" cy="11965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3D3D" w14:textId="77777777" w:rsidR="004174E3" w:rsidRDefault="004174E3" w:rsidP="004174E3">
      <w:pPr>
        <w:rPr>
          <w:ins w:id="27" w:author="Claire Copa" w:date="2026-07-16T09:17:00Z" w16du:dateUtc="2026-07-16T13:17:00Z"/>
        </w:rPr>
      </w:pPr>
      <w:r>
        <w:t xml:space="preserve">Title: </w:t>
      </w:r>
      <w:r w:rsidRPr="00B75E77">
        <w:rPr>
          <w:highlight w:val="yellow"/>
        </w:rPr>
        <w:t>Brachioradialis</w:t>
      </w:r>
    </w:p>
    <w:p w14:paraId="474F4698" w14:textId="77777777" w:rsidR="004174E3" w:rsidRDefault="004174E3" w:rsidP="004174E3">
      <w:r>
        <w:t xml:space="preserve">Activity Interaction: select all that apply </w:t>
      </w:r>
    </w:p>
    <w:p w14:paraId="37FBC5D7" w14:textId="77777777" w:rsidR="004174E3" w:rsidRDefault="004174E3" w:rsidP="004174E3">
      <w:r>
        <w:rPr>
          <w:b/>
        </w:rPr>
        <w:t>Back-of-Card Content:</w:t>
      </w:r>
    </w:p>
    <w:p w14:paraId="50E18D84" w14:textId="77777777" w:rsidR="004174E3" w:rsidRDefault="004174E3" w:rsidP="004174E3">
      <w:r>
        <w:t xml:space="preserve">Proximal insertion: </w:t>
      </w:r>
    </w:p>
    <w:p w14:paraId="77FED492" w14:textId="77777777" w:rsidR="004174E3" w:rsidRDefault="004174E3" w:rsidP="005B2D75">
      <w:pPr>
        <w:pStyle w:val="ListParagraph"/>
        <w:numPr>
          <w:ilvl w:val="0"/>
          <w:numId w:val="121"/>
        </w:numPr>
      </w:pPr>
      <w:r>
        <w:t>*</w:t>
      </w:r>
      <w:proofErr w:type="gramStart"/>
      <w:r>
        <w:t>lateral</w:t>
      </w:r>
      <w:proofErr w:type="gramEnd"/>
      <w:r>
        <w:t xml:space="preserve"> supracondylar ridge at the distal end of the humerus</w:t>
      </w:r>
    </w:p>
    <w:p w14:paraId="062DDA28" w14:textId="77777777" w:rsidR="004174E3" w:rsidRDefault="004174E3" w:rsidP="005B2D75">
      <w:pPr>
        <w:pStyle w:val="ListParagraph"/>
        <w:numPr>
          <w:ilvl w:val="0"/>
          <w:numId w:val="121"/>
        </w:numPr>
      </w:pPr>
      <w:r>
        <w:t>anteromedial surface of the ulna</w:t>
      </w:r>
    </w:p>
    <w:p w14:paraId="2816E06A" w14:textId="77777777" w:rsidR="004174E3" w:rsidRDefault="004174E3" w:rsidP="005B2D75">
      <w:pPr>
        <w:pStyle w:val="ListParagraph"/>
        <w:numPr>
          <w:ilvl w:val="0"/>
          <w:numId w:val="121"/>
        </w:numPr>
      </w:pPr>
      <w:r w:rsidRPr="00BA003A">
        <w:t>posterior shaft of the humerus</w:t>
      </w:r>
    </w:p>
    <w:p w14:paraId="10ABF89C" w14:textId="77777777" w:rsidR="004174E3" w:rsidRDefault="004174E3" w:rsidP="004174E3">
      <w:r>
        <w:t xml:space="preserve">Distal insertion: </w:t>
      </w:r>
    </w:p>
    <w:p w14:paraId="306D31B2" w14:textId="77777777" w:rsidR="004174E3" w:rsidRDefault="004174E3" w:rsidP="005B2D75">
      <w:pPr>
        <w:pStyle w:val="ListParagraph"/>
        <w:numPr>
          <w:ilvl w:val="0"/>
          <w:numId w:val="120"/>
        </w:numPr>
      </w:pPr>
      <w:r>
        <w:t>*</w:t>
      </w:r>
      <w:proofErr w:type="gramStart"/>
      <w:r>
        <w:t>base</w:t>
      </w:r>
      <w:proofErr w:type="gramEnd"/>
      <w:r>
        <w:t xml:space="preserve"> of the styloid process of the radius</w:t>
      </w:r>
    </w:p>
    <w:p w14:paraId="681835E7" w14:textId="77777777" w:rsidR="004174E3" w:rsidRDefault="004174E3" w:rsidP="005B2D75">
      <w:pPr>
        <w:pStyle w:val="ListParagraph"/>
        <w:numPr>
          <w:ilvl w:val="0"/>
          <w:numId w:val="120"/>
        </w:numPr>
      </w:pPr>
      <w:r>
        <w:t>base of the second and third metacarpals</w:t>
      </w:r>
    </w:p>
    <w:p w14:paraId="03D8E09F" w14:textId="77777777" w:rsidR="004174E3" w:rsidRDefault="004174E3" w:rsidP="005B2D75">
      <w:pPr>
        <w:pStyle w:val="ListParagraph"/>
        <w:numPr>
          <w:ilvl w:val="0"/>
          <w:numId w:val="120"/>
        </w:numPr>
      </w:pPr>
      <w:r>
        <w:t>base of the distal phalanx of the thumb</w:t>
      </w:r>
    </w:p>
    <w:p w14:paraId="322DF759" w14:textId="77777777" w:rsidR="004174E3" w:rsidRDefault="004174E3" w:rsidP="005B2D75">
      <w:pPr>
        <w:pStyle w:val="ListParagraph"/>
        <w:numPr>
          <w:ilvl w:val="0"/>
          <w:numId w:val="120"/>
        </w:numPr>
      </w:pPr>
      <w:r>
        <w:t>pisiform</w:t>
      </w:r>
    </w:p>
    <w:p w14:paraId="2876E507" w14:textId="77777777" w:rsidR="004174E3" w:rsidRDefault="004174E3" w:rsidP="004174E3">
      <w:r>
        <w:t xml:space="preserve">Innervation: </w:t>
      </w:r>
    </w:p>
    <w:p w14:paraId="743D1342" w14:textId="77777777" w:rsidR="004174E3" w:rsidRDefault="004174E3" w:rsidP="005B2D75">
      <w:pPr>
        <w:pStyle w:val="ListParagraph"/>
        <w:numPr>
          <w:ilvl w:val="0"/>
          <w:numId w:val="106"/>
        </w:numPr>
      </w:pPr>
      <w:proofErr w:type="gramStart"/>
      <w:r>
        <w:t>median</w:t>
      </w:r>
      <w:proofErr w:type="gramEnd"/>
      <w:r>
        <w:t xml:space="preserve"> nerve</w:t>
      </w:r>
    </w:p>
    <w:p w14:paraId="6618C362" w14:textId="77777777" w:rsidR="004174E3" w:rsidRDefault="004174E3" w:rsidP="005B2D75">
      <w:pPr>
        <w:pStyle w:val="ListParagraph"/>
        <w:numPr>
          <w:ilvl w:val="0"/>
          <w:numId w:val="106"/>
        </w:numPr>
      </w:pPr>
      <w:r>
        <w:t>ulnar nerve</w:t>
      </w:r>
    </w:p>
    <w:p w14:paraId="5F0C82E8" w14:textId="77777777" w:rsidR="004174E3" w:rsidRDefault="004174E3" w:rsidP="005B2D75">
      <w:pPr>
        <w:pStyle w:val="ListParagraph"/>
        <w:numPr>
          <w:ilvl w:val="0"/>
          <w:numId w:val="106"/>
        </w:numPr>
      </w:pPr>
      <w:r>
        <w:t>musculocutaneous nerve</w:t>
      </w:r>
    </w:p>
    <w:p w14:paraId="7E06E53B" w14:textId="77777777" w:rsidR="004174E3" w:rsidRDefault="004174E3" w:rsidP="005B2D75">
      <w:pPr>
        <w:pStyle w:val="ListParagraph"/>
        <w:numPr>
          <w:ilvl w:val="0"/>
          <w:numId w:val="106"/>
        </w:numPr>
      </w:pPr>
      <w:r>
        <w:t>*</w:t>
      </w:r>
      <w:proofErr w:type="gramStart"/>
      <w:r>
        <w:t>radial</w:t>
      </w:r>
      <w:proofErr w:type="gramEnd"/>
      <w:r>
        <w:t xml:space="preserve"> nerve</w:t>
      </w:r>
    </w:p>
    <w:p w14:paraId="6994F84D" w14:textId="77777777" w:rsidR="004174E3" w:rsidRDefault="004174E3" w:rsidP="004174E3">
      <w:r>
        <w:t xml:space="preserve">Action: </w:t>
      </w:r>
    </w:p>
    <w:p w14:paraId="13068328" w14:textId="77777777" w:rsidR="004174E3" w:rsidRDefault="004174E3" w:rsidP="005B2D75">
      <w:pPr>
        <w:pStyle w:val="ListParagraph"/>
        <w:numPr>
          <w:ilvl w:val="0"/>
          <w:numId w:val="122"/>
        </w:numPr>
      </w:pPr>
      <w:r>
        <w:t>*</w:t>
      </w:r>
      <w:proofErr w:type="gramStart"/>
      <w:r>
        <w:t>flexes</w:t>
      </w:r>
      <w:proofErr w:type="gramEnd"/>
      <w:r>
        <w:t xml:space="preserve"> the forearm</w:t>
      </w:r>
    </w:p>
    <w:p w14:paraId="7BE25F8F" w14:textId="77777777" w:rsidR="004174E3" w:rsidRDefault="004174E3" w:rsidP="005B2D75">
      <w:pPr>
        <w:pStyle w:val="ListParagraph"/>
        <w:numPr>
          <w:ilvl w:val="0"/>
          <w:numId w:val="122"/>
        </w:numPr>
      </w:pPr>
      <w:r>
        <w:t>flexes the shoulder</w:t>
      </w:r>
    </w:p>
    <w:p w14:paraId="3678DC79" w14:textId="77777777" w:rsidR="004174E3" w:rsidRDefault="004174E3" w:rsidP="005B2D75">
      <w:pPr>
        <w:pStyle w:val="ListParagraph"/>
        <w:numPr>
          <w:ilvl w:val="0"/>
          <w:numId w:val="122"/>
        </w:numPr>
      </w:pPr>
      <w:r>
        <w:t>pronates the forearm</w:t>
      </w:r>
    </w:p>
    <w:p w14:paraId="55AEDA9C" w14:textId="77777777" w:rsidR="004174E3" w:rsidRDefault="004174E3" w:rsidP="004174E3">
      <w:pPr>
        <w:pStyle w:val="Heading2"/>
      </w:pPr>
      <w:r>
        <w:t>Card ID: 5.52</w:t>
      </w:r>
    </w:p>
    <w:p w14:paraId="3005658B" w14:textId="77777777" w:rsidR="004174E3" w:rsidRDefault="004174E3" w:rsidP="004174E3">
      <w:r>
        <w:t>Image file: L1344_760163</w:t>
      </w:r>
    </w:p>
    <w:p w14:paraId="5A155B4A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72B7F23A" wp14:editId="15D49D3A">
            <wp:extent cx="1828800" cy="11965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FEE7" w14:textId="77777777" w:rsidR="004174E3" w:rsidRDefault="004174E3" w:rsidP="004174E3">
      <w:pPr>
        <w:rPr>
          <w:ins w:id="28" w:author="Claire Copa" w:date="2026-07-16T09:17:00Z" w16du:dateUtc="2026-07-16T13:17:00Z"/>
        </w:rPr>
      </w:pPr>
      <w:r>
        <w:t xml:space="preserve">Title: </w:t>
      </w:r>
      <w:r w:rsidRPr="00B75E77">
        <w:rPr>
          <w:highlight w:val="yellow"/>
        </w:rPr>
        <w:t>Extensor carpi radialis longus</w:t>
      </w:r>
    </w:p>
    <w:p w14:paraId="47542174" w14:textId="77777777" w:rsidR="004174E3" w:rsidRDefault="004174E3" w:rsidP="004174E3">
      <w:r>
        <w:t xml:space="preserve">Activity Interaction: select all that apply </w:t>
      </w:r>
    </w:p>
    <w:p w14:paraId="34DC5D55" w14:textId="77777777" w:rsidR="004174E3" w:rsidRDefault="004174E3" w:rsidP="004174E3">
      <w:r>
        <w:rPr>
          <w:b/>
        </w:rPr>
        <w:t>Back-of-Card Content:</w:t>
      </w:r>
    </w:p>
    <w:p w14:paraId="04F55E60" w14:textId="77777777" w:rsidR="004174E3" w:rsidRDefault="004174E3" w:rsidP="004174E3">
      <w:r>
        <w:t xml:space="preserve">Proximal insertion: </w:t>
      </w:r>
    </w:p>
    <w:p w14:paraId="543229D8" w14:textId="77777777" w:rsidR="004174E3" w:rsidRDefault="004174E3" w:rsidP="005B2D75">
      <w:pPr>
        <w:pStyle w:val="ListParagraph"/>
        <w:numPr>
          <w:ilvl w:val="0"/>
          <w:numId w:val="119"/>
        </w:numPr>
      </w:pPr>
      <w:r>
        <w:t>*</w:t>
      </w:r>
      <w:proofErr w:type="gramStart"/>
      <w:r>
        <w:t>lateral</w:t>
      </w:r>
      <w:proofErr w:type="gramEnd"/>
      <w:r>
        <w:t xml:space="preserve"> supracondylar ridge of the humerus</w:t>
      </w:r>
    </w:p>
    <w:p w14:paraId="237C1A50" w14:textId="77777777" w:rsidR="004174E3" w:rsidRDefault="004174E3" w:rsidP="005B2D75">
      <w:pPr>
        <w:pStyle w:val="ListParagraph"/>
        <w:numPr>
          <w:ilvl w:val="0"/>
          <w:numId w:val="119"/>
        </w:numPr>
      </w:pPr>
      <w:r>
        <w:t xml:space="preserve">dorsal shaft of the radius </w:t>
      </w:r>
    </w:p>
    <w:p w14:paraId="6B0A368B" w14:textId="77777777" w:rsidR="004174E3" w:rsidRDefault="004174E3" w:rsidP="005B2D75">
      <w:pPr>
        <w:pStyle w:val="ListParagraph"/>
        <w:numPr>
          <w:ilvl w:val="0"/>
          <w:numId w:val="119"/>
        </w:numPr>
        <w:spacing w:after="160" w:line="278" w:lineRule="auto"/>
      </w:pPr>
      <w:r>
        <w:t>lateral epicondyle of the humerus</w:t>
      </w:r>
    </w:p>
    <w:p w14:paraId="01DB5747" w14:textId="77777777" w:rsidR="004174E3" w:rsidRDefault="004174E3" w:rsidP="005B2D75">
      <w:pPr>
        <w:pStyle w:val="ListParagraph"/>
        <w:numPr>
          <w:ilvl w:val="0"/>
          <w:numId w:val="119"/>
        </w:numPr>
        <w:spacing w:after="160" w:line="278" w:lineRule="auto"/>
      </w:pPr>
      <w:r>
        <w:t>medial epicondyle of the humerus</w:t>
      </w:r>
    </w:p>
    <w:p w14:paraId="56AFFE1B" w14:textId="77777777" w:rsidR="004174E3" w:rsidRDefault="004174E3" w:rsidP="004174E3"/>
    <w:p w14:paraId="38B43E4F" w14:textId="77777777" w:rsidR="004174E3" w:rsidRDefault="004174E3" w:rsidP="004174E3">
      <w:r>
        <w:t xml:space="preserve">Distal insertion: </w:t>
      </w:r>
    </w:p>
    <w:p w14:paraId="75C727C6" w14:textId="77777777" w:rsidR="004174E3" w:rsidRDefault="004174E3" w:rsidP="005B2D75">
      <w:pPr>
        <w:pStyle w:val="ListParagraph"/>
        <w:numPr>
          <w:ilvl w:val="0"/>
          <w:numId w:val="123"/>
        </w:numPr>
      </w:pPr>
      <w:r>
        <w:t>*</w:t>
      </w:r>
      <w:proofErr w:type="gramStart"/>
      <w:r>
        <w:t>base</w:t>
      </w:r>
      <w:proofErr w:type="gramEnd"/>
      <w:r>
        <w:t xml:space="preserve"> of the second metacarpal</w:t>
      </w:r>
    </w:p>
    <w:p w14:paraId="744DD747" w14:textId="77777777" w:rsidR="004174E3" w:rsidRDefault="004174E3" w:rsidP="005B2D75">
      <w:pPr>
        <w:pStyle w:val="ListParagraph"/>
        <w:numPr>
          <w:ilvl w:val="0"/>
          <w:numId w:val="123"/>
        </w:numPr>
      </w:pPr>
      <w:r>
        <w:t>middle phalanges of fingers two to five</w:t>
      </w:r>
    </w:p>
    <w:p w14:paraId="6948C4D6" w14:textId="77777777" w:rsidR="004174E3" w:rsidRDefault="004174E3" w:rsidP="005B2D75">
      <w:pPr>
        <w:pStyle w:val="ListParagraph"/>
        <w:numPr>
          <w:ilvl w:val="0"/>
          <w:numId w:val="123"/>
        </w:numPr>
      </w:pPr>
      <w:r>
        <w:t>hamate</w:t>
      </w:r>
    </w:p>
    <w:p w14:paraId="27B4444C" w14:textId="77777777" w:rsidR="004174E3" w:rsidRDefault="004174E3" w:rsidP="005B2D75">
      <w:pPr>
        <w:pStyle w:val="ListParagraph"/>
        <w:numPr>
          <w:ilvl w:val="0"/>
          <w:numId w:val="123"/>
        </w:numPr>
      </w:pPr>
      <w:r>
        <w:t>base of the distal phalanx of the thumb</w:t>
      </w:r>
    </w:p>
    <w:p w14:paraId="49ACE96E" w14:textId="77777777" w:rsidR="004174E3" w:rsidRDefault="004174E3" w:rsidP="004174E3"/>
    <w:p w14:paraId="0984084A" w14:textId="77777777" w:rsidR="004174E3" w:rsidRDefault="004174E3" w:rsidP="004174E3">
      <w:r>
        <w:t xml:space="preserve">Innervation: </w:t>
      </w:r>
    </w:p>
    <w:p w14:paraId="293EC4DE" w14:textId="77777777" w:rsidR="004174E3" w:rsidRDefault="004174E3" w:rsidP="005B2D75">
      <w:pPr>
        <w:pStyle w:val="ListParagraph"/>
        <w:numPr>
          <w:ilvl w:val="0"/>
          <w:numId w:val="107"/>
        </w:numPr>
      </w:pPr>
      <w:proofErr w:type="gramStart"/>
      <w:r>
        <w:t>median</w:t>
      </w:r>
      <w:proofErr w:type="gramEnd"/>
      <w:r>
        <w:t xml:space="preserve"> nerve</w:t>
      </w:r>
    </w:p>
    <w:p w14:paraId="68134526" w14:textId="77777777" w:rsidR="004174E3" w:rsidRDefault="004174E3" w:rsidP="005B2D75">
      <w:pPr>
        <w:pStyle w:val="ListParagraph"/>
        <w:numPr>
          <w:ilvl w:val="0"/>
          <w:numId w:val="107"/>
        </w:numPr>
      </w:pPr>
      <w:r>
        <w:t>ulnar nerve</w:t>
      </w:r>
    </w:p>
    <w:p w14:paraId="4650AE1A" w14:textId="77777777" w:rsidR="004174E3" w:rsidRDefault="004174E3" w:rsidP="005B2D75">
      <w:pPr>
        <w:pStyle w:val="ListParagraph"/>
        <w:numPr>
          <w:ilvl w:val="0"/>
          <w:numId w:val="107"/>
        </w:numPr>
      </w:pPr>
      <w:r>
        <w:t>musculocutaneous nerve</w:t>
      </w:r>
    </w:p>
    <w:p w14:paraId="2033F97C" w14:textId="77777777" w:rsidR="004174E3" w:rsidRDefault="004174E3" w:rsidP="005B2D75">
      <w:pPr>
        <w:pStyle w:val="ListParagraph"/>
        <w:numPr>
          <w:ilvl w:val="0"/>
          <w:numId w:val="107"/>
        </w:numPr>
      </w:pPr>
      <w:r>
        <w:t>*</w:t>
      </w:r>
      <w:proofErr w:type="gramStart"/>
      <w:r>
        <w:t>radial</w:t>
      </w:r>
      <w:proofErr w:type="gramEnd"/>
      <w:r>
        <w:t xml:space="preserve"> nerve</w:t>
      </w:r>
    </w:p>
    <w:p w14:paraId="04F6BBF4" w14:textId="77777777" w:rsidR="004174E3" w:rsidRDefault="004174E3" w:rsidP="004174E3"/>
    <w:p w14:paraId="08953212" w14:textId="77777777" w:rsidR="004174E3" w:rsidRDefault="004174E3" w:rsidP="004174E3">
      <w:r>
        <w:t xml:space="preserve">Action: </w:t>
      </w:r>
    </w:p>
    <w:p w14:paraId="5EAE9961" w14:textId="77777777" w:rsidR="004174E3" w:rsidRDefault="004174E3" w:rsidP="005B2D75">
      <w:pPr>
        <w:pStyle w:val="ListParagraph"/>
        <w:numPr>
          <w:ilvl w:val="0"/>
          <w:numId w:val="124"/>
        </w:numPr>
      </w:pPr>
      <w:r>
        <w:t>*</w:t>
      </w:r>
      <w:proofErr w:type="gramStart"/>
      <w:r>
        <w:t>extends</w:t>
      </w:r>
      <w:proofErr w:type="gramEnd"/>
      <w:r>
        <w:t xml:space="preserve"> and abducts the hand</w:t>
      </w:r>
    </w:p>
    <w:p w14:paraId="6B3F0AF5" w14:textId="77777777" w:rsidR="004174E3" w:rsidRDefault="004174E3" w:rsidP="005B2D75">
      <w:pPr>
        <w:pStyle w:val="ListParagraph"/>
        <w:numPr>
          <w:ilvl w:val="0"/>
          <w:numId w:val="124"/>
        </w:numPr>
      </w:pPr>
      <w:r>
        <w:t>extends the thumb</w:t>
      </w:r>
    </w:p>
    <w:p w14:paraId="6C944858" w14:textId="77777777" w:rsidR="004174E3" w:rsidRDefault="004174E3" w:rsidP="005B2D75">
      <w:pPr>
        <w:pStyle w:val="ListParagraph"/>
        <w:numPr>
          <w:ilvl w:val="0"/>
          <w:numId w:val="124"/>
        </w:numPr>
        <w:spacing w:after="160" w:line="278" w:lineRule="auto"/>
      </w:pPr>
      <w:r>
        <w:t>extends distal interphalangeal joints</w:t>
      </w:r>
    </w:p>
    <w:p w14:paraId="0FA8552D" w14:textId="77777777" w:rsidR="004174E3" w:rsidRDefault="004174E3" w:rsidP="004174E3"/>
    <w:p w14:paraId="47D866E7" w14:textId="77777777" w:rsidR="004174E3" w:rsidRDefault="004174E3" w:rsidP="004174E3"/>
    <w:p w14:paraId="53F097AA" w14:textId="77777777" w:rsidR="004174E3" w:rsidRDefault="004174E3" w:rsidP="004174E3">
      <w:pPr>
        <w:pStyle w:val="Heading2"/>
      </w:pPr>
      <w:r>
        <w:t>Card ID: 5.53</w:t>
      </w:r>
    </w:p>
    <w:p w14:paraId="4FF7363D" w14:textId="77777777" w:rsidR="004174E3" w:rsidRDefault="004174E3" w:rsidP="004174E3">
      <w:r>
        <w:t>Image file: L1344_760164</w:t>
      </w:r>
    </w:p>
    <w:p w14:paraId="59E8A810" w14:textId="77777777" w:rsidR="004174E3" w:rsidRDefault="004174E3" w:rsidP="004174E3">
      <w:r>
        <w:rPr>
          <w:noProof/>
        </w:rPr>
        <w:drawing>
          <wp:inline distT="0" distB="0" distL="0" distR="0" wp14:anchorId="18A071BF" wp14:editId="5E385E4A">
            <wp:extent cx="1828800" cy="11965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48DA" w14:textId="77777777" w:rsidR="004174E3" w:rsidRDefault="004174E3" w:rsidP="004174E3">
      <w:pPr>
        <w:rPr>
          <w:ins w:id="29" w:author="Claire Copa" w:date="2026-07-16T09:17:00Z" w16du:dateUtc="2026-07-16T13:17:00Z"/>
        </w:rPr>
      </w:pPr>
      <w:r>
        <w:t xml:space="preserve">Title: </w:t>
      </w:r>
      <w:r w:rsidRPr="00B75E77">
        <w:rPr>
          <w:highlight w:val="yellow"/>
        </w:rPr>
        <w:t>Extensor carpi radialis brevis</w:t>
      </w:r>
    </w:p>
    <w:p w14:paraId="0194346A" w14:textId="77777777" w:rsidR="004174E3" w:rsidRDefault="004174E3" w:rsidP="004174E3">
      <w:r>
        <w:t xml:space="preserve">Activity Interaction: select all that apply </w:t>
      </w:r>
    </w:p>
    <w:p w14:paraId="7896B83E" w14:textId="77777777" w:rsidR="004174E3" w:rsidRDefault="004174E3" w:rsidP="004174E3">
      <w:r>
        <w:rPr>
          <w:b/>
        </w:rPr>
        <w:t>Back-of-Card Content:</w:t>
      </w:r>
    </w:p>
    <w:p w14:paraId="49271D1B" w14:textId="77777777" w:rsidR="004174E3" w:rsidRDefault="004174E3" w:rsidP="004174E3">
      <w:r>
        <w:t xml:space="preserve">Proximal insertion: </w:t>
      </w:r>
    </w:p>
    <w:p w14:paraId="7C9474F0" w14:textId="77777777" w:rsidR="004174E3" w:rsidRDefault="004174E3" w:rsidP="005B2D75">
      <w:pPr>
        <w:pStyle w:val="ListParagraph"/>
        <w:numPr>
          <w:ilvl w:val="0"/>
          <w:numId w:val="125"/>
        </w:numPr>
      </w:pPr>
      <w:r>
        <w:t>*</w:t>
      </w:r>
      <w:proofErr w:type="gramStart"/>
      <w:r>
        <w:t>lateral</w:t>
      </w:r>
      <w:proofErr w:type="gramEnd"/>
      <w:r>
        <w:t xml:space="preserve"> epicondyle of the humerus</w:t>
      </w:r>
    </w:p>
    <w:p w14:paraId="66571D1C" w14:textId="77777777" w:rsidR="004174E3" w:rsidRDefault="004174E3" w:rsidP="005B2D75">
      <w:pPr>
        <w:pStyle w:val="ListParagraph"/>
        <w:numPr>
          <w:ilvl w:val="0"/>
          <w:numId w:val="125"/>
        </w:numPr>
        <w:spacing w:after="160" w:line="278" w:lineRule="auto"/>
      </w:pPr>
      <w:r>
        <w:t>medial epicondyle of the humerus</w:t>
      </w:r>
    </w:p>
    <w:p w14:paraId="3704BA2D" w14:textId="77777777" w:rsidR="004174E3" w:rsidRDefault="004174E3" w:rsidP="005B2D75">
      <w:pPr>
        <w:pStyle w:val="ListParagraph"/>
        <w:numPr>
          <w:ilvl w:val="0"/>
          <w:numId w:val="125"/>
        </w:numPr>
      </w:pPr>
      <w:r>
        <w:t>olecranon process</w:t>
      </w:r>
    </w:p>
    <w:p w14:paraId="4B67259E" w14:textId="77777777" w:rsidR="004174E3" w:rsidRDefault="004174E3" w:rsidP="004174E3">
      <w:r>
        <w:t xml:space="preserve">Distal insertion: </w:t>
      </w:r>
    </w:p>
    <w:p w14:paraId="4F1AECFF" w14:textId="77777777" w:rsidR="004174E3" w:rsidRDefault="004174E3" w:rsidP="005B2D75">
      <w:pPr>
        <w:pStyle w:val="ListParagraph"/>
        <w:numPr>
          <w:ilvl w:val="0"/>
          <w:numId w:val="126"/>
        </w:numPr>
      </w:pPr>
      <w:r>
        <w:t>*</w:t>
      </w:r>
      <w:proofErr w:type="gramStart"/>
      <w:r>
        <w:t>base</w:t>
      </w:r>
      <w:proofErr w:type="gramEnd"/>
      <w:r>
        <w:t xml:space="preserve"> of the third metacarpal</w:t>
      </w:r>
    </w:p>
    <w:p w14:paraId="5702E13B" w14:textId="77777777" w:rsidR="004174E3" w:rsidRDefault="004174E3" w:rsidP="005B2D75">
      <w:pPr>
        <w:pStyle w:val="ListParagraph"/>
        <w:numPr>
          <w:ilvl w:val="0"/>
          <w:numId w:val="126"/>
        </w:numPr>
      </w:pPr>
      <w:r>
        <w:t>interosseous membrane</w:t>
      </w:r>
    </w:p>
    <w:p w14:paraId="2487722C" w14:textId="77777777" w:rsidR="004174E3" w:rsidRDefault="004174E3" w:rsidP="005B2D75">
      <w:pPr>
        <w:pStyle w:val="ListParagraph"/>
        <w:numPr>
          <w:ilvl w:val="0"/>
          <w:numId w:val="126"/>
        </w:numPr>
      </w:pPr>
      <w:r>
        <w:t>base of the second and third metacarpals</w:t>
      </w:r>
    </w:p>
    <w:p w14:paraId="7B33BE60" w14:textId="77777777" w:rsidR="004174E3" w:rsidRDefault="004174E3" w:rsidP="004174E3">
      <w:r>
        <w:t xml:space="preserve">Innervation: </w:t>
      </w:r>
    </w:p>
    <w:p w14:paraId="0B1B5227" w14:textId="77777777" w:rsidR="004174E3" w:rsidRDefault="004174E3" w:rsidP="005B2D75">
      <w:pPr>
        <w:pStyle w:val="ListParagraph"/>
        <w:numPr>
          <w:ilvl w:val="0"/>
          <w:numId w:val="127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322B5D96" w14:textId="77777777" w:rsidR="004174E3" w:rsidRDefault="004174E3" w:rsidP="005B2D75">
      <w:pPr>
        <w:pStyle w:val="ListParagraph"/>
        <w:numPr>
          <w:ilvl w:val="0"/>
          <w:numId w:val="127"/>
        </w:numPr>
      </w:pPr>
      <w:r>
        <w:t>musculocutaneous nerve</w:t>
      </w:r>
    </w:p>
    <w:p w14:paraId="44B21EE8" w14:textId="77777777" w:rsidR="004174E3" w:rsidRDefault="004174E3" w:rsidP="005B2D75">
      <w:pPr>
        <w:pStyle w:val="ListParagraph"/>
        <w:numPr>
          <w:ilvl w:val="0"/>
          <w:numId w:val="127"/>
        </w:numPr>
      </w:pPr>
      <w:r>
        <w:t>radial nerve</w:t>
      </w:r>
    </w:p>
    <w:p w14:paraId="005874D7" w14:textId="77777777" w:rsidR="004174E3" w:rsidRDefault="004174E3" w:rsidP="005B2D75">
      <w:pPr>
        <w:pStyle w:val="ListParagraph"/>
        <w:numPr>
          <w:ilvl w:val="0"/>
          <w:numId w:val="127"/>
        </w:numPr>
      </w:pPr>
      <w:proofErr w:type="gramStart"/>
      <w:r>
        <w:t>median</w:t>
      </w:r>
      <w:proofErr w:type="gramEnd"/>
      <w:r>
        <w:t xml:space="preserve"> nerve</w:t>
      </w:r>
    </w:p>
    <w:p w14:paraId="5C870551" w14:textId="77777777" w:rsidR="004174E3" w:rsidRDefault="004174E3" w:rsidP="004174E3">
      <w:r>
        <w:t xml:space="preserve">Action: </w:t>
      </w:r>
    </w:p>
    <w:p w14:paraId="42E3CA85" w14:textId="77777777" w:rsidR="004174E3" w:rsidRDefault="004174E3" w:rsidP="005B2D75">
      <w:pPr>
        <w:pStyle w:val="ListParagraph"/>
        <w:numPr>
          <w:ilvl w:val="0"/>
          <w:numId w:val="128"/>
        </w:numPr>
      </w:pPr>
      <w:r>
        <w:t>*</w:t>
      </w:r>
      <w:proofErr w:type="gramStart"/>
      <w:r>
        <w:t>extends</w:t>
      </w:r>
      <w:proofErr w:type="gramEnd"/>
      <w:r>
        <w:t xml:space="preserve"> and abducts the hand</w:t>
      </w:r>
    </w:p>
    <w:p w14:paraId="37DD2D3A" w14:textId="77777777" w:rsidR="004174E3" w:rsidRDefault="004174E3" w:rsidP="005B2D75">
      <w:pPr>
        <w:pStyle w:val="ListParagraph"/>
        <w:numPr>
          <w:ilvl w:val="0"/>
          <w:numId w:val="128"/>
        </w:numPr>
      </w:pPr>
      <w:r>
        <w:t>extends and adducts the hand</w:t>
      </w:r>
    </w:p>
    <w:p w14:paraId="3B1CECE7" w14:textId="77777777" w:rsidR="004174E3" w:rsidRDefault="004174E3" w:rsidP="005B2D75">
      <w:pPr>
        <w:pStyle w:val="ListParagraph"/>
        <w:numPr>
          <w:ilvl w:val="0"/>
          <w:numId w:val="128"/>
        </w:numPr>
      </w:pPr>
      <w:r>
        <w:t>extends the thumb</w:t>
      </w:r>
    </w:p>
    <w:p w14:paraId="5FB923CC" w14:textId="77777777" w:rsidR="004174E3" w:rsidRDefault="004174E3" w:rsidP="005B2D75">
      <w:pPr>
        <w:pStyle w:val="ListParagraph"/>
        <w:numPr>
          <w:ilvl w:val="0"/>
          <w:numId w:val="128"/>
        </w:numPr>
        <w:spacing w:after="160" w:line="278" w:lineRule="auto"/>
      </w:pPr>
      <w:r>
        <w:t>extends distal interphalangeal joints</w:t>
      </w:r>
    </w:p>
    <w:p w14:paraId="5C9F26B2" w14:textId="77777777" w:rsidR="004174E3" w:rsidRDefault="004174E3" w:rsidP="004174E3"/>
    <w:p w14:paraId="609C4F7B" w14:textId="77777777" w:rsidR="004174E3" w:rsidRDefault="004174E3" w:rsidP="004174E3">
      <w:pPr>
        <w:pStyle w:val="Heading2"/>
      </w:pPr>
      <w:r>
        <w:lastRenderedPageBreak/>
        <w:t>Card ID: 5.54</w:t>
      </w:r>
    </w:p>
    <w:p w14:paraId="67A21333" w14:textId="77777777" w:rsidR="004174E3" w:rsidRDefault="004174E3" w:rsidP="004174E3">
      <w:r>
        <w:t>Image file: L1344_760165</w:t>
      </w:r>
    </w:p>
    <w:p w14:paraId="4FC76C7C" w14:textId="77777777" w:rsidR="004174E3" w:rsidRDefault="004174E3" w:rsidP="004174E3">
      <w:r>
        <w:rPr>
          <w:noProof/>
        </w:rPr>
        <w:drawing>
          <wp:inline distT="0" distB="0" distL="0" distR="0" wp14:anchorId="338615AD" wp14:editId="39FA4AB1">
            <wp:extent cx="1828800" cy="11965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AC89" w14:textId="77777777" w:rsidR="004174E3" w:rsidRDefault="004174E3" w:rsidP="004174E3">
      <w:pPr>
        <w:rPr>
          <w:ins w:id="30" w:author="Claire Copa" w:date="2026-07-16T09:17:00Z" w16du:dateUtc="2026-07-16T13:17:00Z"/>
        </w:rPr>
      </w:pPr>
      <w:r>
        <w:t xml:space="preserve">Title: </w:t>
      </w:r>
      <w:r w:rsidRPr="00B75E77">
        <w:rPr>
          <w:highlight w:val="yellow"/>
        </w:rPr>
        <w:t>Extensor digitorum</w:t>
      </w:r>
    </w:p>
    <w:p w14:paraId="2DAB6EBF" w14:textId="77777777" w:rsidR="004174E3" w:rsidRDefault="004174E3" w:rsidP="004174E3">
      <w:r>
        <w:t xml:space="preserve">Activity Interaction: select all that apply </w:t>
      </w:r>
    </w:p>
    <w:p w14:paraId="5A0F69B3" w14:textId="77777777" w:rsidR="004174E3" w:rsidRDefault="004174E3" w:rsidP="004174E3">
      <w:r>
        <w:rPr>
          <w:b/>
        </w:rPr>
        <w:t>Back-of-Card Content:</w:t>
      </w:r>
    </w:p>
    <w:p w14:paraId="1C56CE7F" w14:textId="77777777" w:rsidR="004174E3" w:rsidRDefault="004174E3" w:rsidP="004174E3">
      <w:r>
        <w:t xml:space="preserve">Proximal insertion: </w:t>
      </w:r>
    </w:p>
    <w:p w14:paraId="493CA924" w14:textId="77777777" w:rsidR="004174E3" w:rsidRDefault="004174E3" w:rsidP="005B2D75">
      <w:pPr>
        <w:pStyle w:val="ListParagraph"/>
        <w:numPr>
          <w:ilvl w:val="0"/>
          <w:numId w:val="129"/>
        </w:numPr>
      </w:pPr>
      <w:r>
        <w:t>*</w:t>
      </w:r>
      <w:proofErr w:type="gramStart"/>
      <w:r>
        <w:t>lateral</w:t>
      </w:r>
      <w:proofErr w:type="gramEnd"/>
      <w:r>
        <w:t xml:space="preserve"> epicondyle of the humerus</w:t>
      </w:r>
    </w:p>
    <w:p w14:paraId="37319D19" w14:textId="77777777" w:rsidR="004174E3" w:rsidRDefault="004174E3" w:rsidP="005B2D75">
      <w:pPr>
        <w:pStyle w:val="ListParagraph"/>
        <w:numPr>
          <w:ilvl w:val="0"/>
          <w:numId w:val="129"/>
        </w:numPr>
      </w:pPr>
      <w:r>
        <w:t>*</w:t>
      </w:r>
      <w:proofErr w:type="gramStart"/>
      <w:r>
        <w:t>proximal</w:t>
      </w:r>
      <w:proofErr w:type="gramEnd"/>
      <w:r>
        <w:t xml:space="preserve"> ulna</w:t>
      </w:r>
    </w:p>
    <w:p w14:paraId="0564ABD1" w14:textId="77777777" w:rsidR="004174E3" w:rsidRDefault="004174E3" w:rsidP="005B2D75">
      <w:pPr>
        <w:pStyle w:val="ListParagraph"/>
        <w:numPr>
          <w:ilvl w:val="0"/>
          <w:numId w:val="129"/>
        </w:numPr>
      </w:pPr>
      <w:r>
        <w:t>olecranon process</w:t>
      </w:r>
    </w:p>
    <w:p w14:paraId="02201B57" w14:textId="77777777" w:rsidR="004174E3" w:rsidRDefault="004174E3" w:rsidP="005B2D75">
      <w:pPr>
        <w:pStyle w:val="ListParagraph"/>
        <w:numPr>
          <w:ilvl w:val="0"/>
          <w:numId w:val="129"/>
        </w:numPr>
        <w:spacing w:after="160" w:line="278" w:lineRule="auto"/>
      </w:pPr>
      <w:r>
        <w:t>medial epicondyle of the humerus</w:t>
      </w:r>
    </w:p>
    <w:p w14:paraId="24C584BD" w14:textId="77777777" w:rsidR="004174E3" w:rsidRDefault="004174E3" w:rsidP="004174E3">
      <w:r>
        <w:t xml:space="preserve">Distal insertion: </w:t>
      </w:r>
    </w:p>
    <w:p w14:paraId="48821FFA" w14:textId="77777777" w:rsidR="004174E3" w:rsidRDefault="004174E3" w:rsidP="005B2D75">
      <w:pPr>
        <w:pStyle w:val="ListParagraph"/>
        <w:numPr>
          <w:ilvl w:val="0"/>
          <w:numId w:val="131"/>
        </w:numPr>
      </w:pPr>
      <w:r>
        <w:t>*</w:t>
      </w:r>
      <w:proofErr w:type="gramStart"/>
      <w:r>
        <w:t>extensor</w:t>
      </w:r>
      <w:proofErr w:type="gramEnd"/>
      <w:r>
        <w:t xml:space="preserve"> expansions</w:t>
      </w:r>
    </w:p>
    <w:p w14:paraId="43119815" w14:textId="77777777" w:rsidR="004174E3" w:rsidRDefault="004174E3" w:rsidP="005B2D75">
      <w:pPr>
        <w:pStyle w:val="ListParagraph"/>
        <w:numPr>
          <w:ilvl w:val="0"/>
          <w:numId w:val="131"/>
        </w:numPr>
      </w:pPr>
      <w:r>
        <w:t>*</w:t>
      </w:r>
      <w:proofErr w:type="gramStart"/>
      <w:r>
        <w:t>distal</w:t>
      </w:r>
      <w:proofErr w:type="gramEnd"/>
      <w:r>
        <w:t xml:space="preserve"> phalanges of the fingers</w:t>
      </w:r>
    </w:p>
    <w:p w14:paraId="15042470" w14:textId="77777777" w:rsidR="004174E3" w:rsidRDefault="004174E3" w:rsidP="005B2D75">
      <w:pPr>
        <w:pStyle w:val="ListParagraph"/>
        <w:numPr>
          <w:ilvl w:val="0"/>
          <w:numId w:val="131"/>
        </w:numPr>
      </w:pPr>
      <w:r>
        <w:t>interosseous membrane</w:t>
      </w:r>
    </w:p>
    <w:p w14:paraId="5AF6A91D" w14:textId="77777777" w:rsidR="004174E3" w:rsidRDefault="004174E3" w:rsidP="005B2D75">
      <w:pPr>
        <w:pStyle w:val="ListParagraph"/>
        <w:numPr>
          <w:ilvl w:val="0"/>
          <w:numId w:val="131"/>
        </w:numPr>
      </w:pPr>
      <w:r>
        <w:t>proximal phalanges of the fingers</w:t>
      </w:r>
    </w:p>
    <w:p w14:paraId="43C2A1DD" w14:textId="77777777" w:rsidR="004174E3" w:rsidRDefault="004174E3" w:rsidP="004174E3">
      <w:r>
        <w:t xml:space="preserve">Innervation: </w:t>
      </w:r>
    </w:p>
    <w:p w14:paraId="1CC87D72" w14:textId="77777777" w:rsidR="004174E3" w:rsidRDefault="004174E3" w:rsidP="005B2D75">
      <w:pPr>
        <w:pStyle w:val="ListParagraph"/>
        <w:numPr>
          <w:ilvl w:val="0"/>
          <w:numId w:val="132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52812FF1" w14:textId="77777777" w:rsidR="004174E3" w:rsidRDefault="004174E3" w:rsidP="005B2D75">
      <w:pPr>
        <w:pStyle w:val="ListParagraph"/>
        <w:numPr>
          <w:ilvl w:val="0"/>
          <w:numId w:val="132"/>
        </w:numPr>
      </w:pPr>
      <w:r>
        <w:t>radial nerve</w:t>
      </w:r>
    </w:p>
    <w:p w14:paraId="41190CDD" w14:textId="77777777" w:rsidR="004174E3" w:rsidRDefault="004174E3" w:rsidP="005B2D75">
      <w:pPr>
        <w:pStyle w:val="ListParagraph"/>
        <w:numPr>
          <w:ilvl w:val="0"/>
          <w:numId w:val="132"/>
        </w:numPr>
      </w:pPr>
      <w:proofErr w:type="gramStart"/>
      <w:r>
        <w:t>median</w:t>
      </w:r>
      <w:proofErr w:type="gramEnd"/>
      <w:r>
        <w:t xml:space="preserve"> nerve</w:t>
      </w:r>
    </w:p>
    <w:p w14:paraId="790F4BBB" w14:textId="77777777" w:rsidR="004174E3" w:rsidRDefault="004174E3" w:rsidP="004174E3">
      <w:r>
        <w:t xml:space="preserve">Action: </w:t>
      </w:r>
    </w:p>
    <w:p w14:paraId="5AD92FC8" w14:textId="77777777" w:rsidR="004174E3" w:rsidRDefault="004174E3" w:rsidP="005B2D75">
      <w:pPr>
        <w:pStyle w:val="ListParagraph"/>
        <w:numPr>
          <w:ilvl w:val="0"/>
          <w:numId w:val="130"/>
        </w:numPr>
      </w:pPr>
      <w:r>
        <w:t>*</w:t>
      </w:r>
      <w:proofErr w:type="gramStart"/>
      <w:r>
        <w:t>extends</w:t>
      </w:r>
      <w:proofErr w:type="gramEnd"/>
      <w:r>
        <w:t xml:space="preserve"> the hand and abducts the fingers</w:t>
      </w:r>
    </w:p>
    <w:p w14:paraId="590AE665" w14:textId="77777777" w:rsidR="004174E3" w:rsidRDefault="004174E3" w:rsidP="005B2D75">
      <w:pPr>
        <w:pStyle w:val="ListParagraph"/>
        <w:numPr>
          <w:ilvl w:val="0"/>
          <w:numId w:val="130"/>
        </w:numPr>
      </w:pPr>
      <w:r>
        <w:t>extends and adducts the hand</w:t>
      </w:r>
    </w:p>
    <w:p w14:paraId="12358943" w14:textId="77777777" w:rsidR="004174E3" w:rsidRDefault="004174E3" w:rsidP="005B2D75">
      <w:pPr>
        <w:pStyle w:val="ListParagraph"/>
        <w:numPr>
          <w:ilvl w:val="0"/>
          <w:numId w:val="130"/>
        </w:numPr>
      </w:pPr>
      <w:r>
        <w:t>extends the thumb</w:t>
      </w:r>
    </w:p>
    <w:p w14:paraId="2ADF7747" w14:textId="77777777" w:rsidR="004174E3" w:rsidRDefault="004174E3" w:rsidP="005B2D75">
      <w:pPr>
        <w:pStyle w:val="ListParagraph"/>
        <w:numPr>
          <w:ilvl w:val="0"/>
          <w:numId w:val="130"/>
        </w:numPr>
        <w:spacing w:after="160" w:line="278" w:lineRule="auto"/>
      </w:pPr>
      <w:r>
        <w:t>extends distal interphalangeal joints</w:t>
      </w:r>
    </w:p>
    <w:p w14:paraId="59EFB183" w14:textId="77777777" w:rsidR="004174E3" w:rsidRDefault="004174E3" w:rsidP="004174E3"/>
    <w:p w14:paraId="5B79DCCF" w14:textId="77777777" w:rsidR="004174E3" w:rsidRDefault="004174E3" w:rsidP="004174E3">
      <w:pPr>
        <w:pStyle w:val="Heading2"/>
      </w:pPr>
      <w:r>
        <w:lastRenderedPageBreak/>
        <w:t>Card ID: 5.55</w:t>
      </w:r>
    </w:p>
    <w:p w14:paraId="6D18D274" w14:textId="77777777" w:rsidR="004174E3" w:rsidRDefault="004174E3" w:rsidP="004174E3">
      <w:r>
        <w:t>Image file: L1344_760166</w:t>
      </w:r>
    </w:p>
    <w:p w14:paraId="6C4EA380" w14:textId="77777777" w:rsidR="004174E3" w:rsidRDefault="004174E3" w:rsidP="004174E3">
      <w:r>
        <w:rPr>
          <w:noProof/>
        </w:rPr>
        <w:drawing>
          <wp:inline distT="0" distB="0" distL="0" distR="0" wp14:anchorId="52102EA8" wp14:editId="51DAD260">
            <wp:extent cx="1828800" cy="11965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CFA" w14:textId="77777777" w:rsidR="004174E3" w:rsidRDefault="004174E3" w:rsidP="004174E3">
      <w:pPr>
        <w:rPr>
          <w:ins w:id="31" w:author="Claire Copa" w:date="2026-07-16T09:17:00Z" w16du:dateUtc="2026-07-16T13:17:00Z"/>
        </w:rPr>
      </w:pPr>
      <w:r>
        <w:t xml:space="preserve">Title: </w:t>
      </w:r>
      <w:r w:rsidRPr="00144D52">
        <w:rPr>
          <w:highlight w:val="yellow"/>
        </w:rPr>
        <w:t xml:space="preserve">Extensor digiti </w:t>
      </w:r>
      <w:proofErr w:type="spellStart"/>
      <w:r w:rsidRPr="00144D52">
        <w:rPr>
          <w:highlight w:val="yellow"/>
        </w:rPr>
        <w:t>minimi</w:t>
      </w:r>
      <w:proofErr w:type="spellEnd"/>
    </w:p>
    <w:p w14:paraId="24C45D9F" w14:textId="77777777" w:rsidR="004174E3" w:rsidRDefault="004174E3" w:rsidP="004174E3">
      <w:r>
        <w:t xml:space="preserve">Activity Interaction: select all that apply </w:t>
      </w:r>
    </w:p>
    <w:p w14:paraId="7FFFAB26" w14:textId="77777777" w:rsidR="004174E3" w:rsidRDefault="004174E3" w:rsidP="004174E3">
      <w:r>
        <w:rPr>
          <w:b/>
        </w:rPr>
        <w:t>Back-of-Card Content:</w:t>
      </w:r>
    </w:p>
    <w:p w14:paraId="0E55DF19" w14:textId="77777777" w:rsidR="004174E3" w:rsidRDefault="004174E3" w:rsidP="004174E3">
      <w:r>
        <w:t xml:space="preserve">Proximal insertion: </w:t>
      </w:r>
    </w:p>
    <w:p w14:paraId="0F5C732A" w14:textId="77777777" w:rsidR="004174E3" w:rsidRDefault="004174E3" w:rsidP="005B2D75">
      <w:pPr>
        <w:pStyle w:val="ListParagraph"/>
        <w:numPr>
          <w:ilvl w:val="0"/>
          <w:numId w:val="133"/>
        </w:numPr>
      </w:pPr>
      <w:r>
        <w:t>*</w:t>
      </w:r>
      <w:proofErr w:type="gramStart"/>
      <w:r>
        <w:t>lateral</w:t>
      </w:r>
      <w:proofErr w:type="gramEnd"/>
      <w:r>
        <w:t xml:space="preserve"> epicondyle of the humerus</w:t>
      </w:r>
    </w:p>
    <w:p w14:paraId="68BAC4C2" w14:textId="77777777" w:rsidR="004174E3" w:rsidRDefault="004174E3" w:rsidP="005B2D75">
      <w:pPr>
        <w:pStyle w:val="ListParagraph"/>
        <w:numPr>
          <w:ilvl w:val="0"/>
          <w:numId w:val="133"/>
        </w:numPr>
        <w:spacing w:after="160" w:line="278" w:lineRule="auto"/>
      </w:pPr>
      <w:r>
        <w:t>medial epicondyle of the humerus</w:t>
      </w:r>
    </w:p>
    <w:p w14:paraId="601B30A6" w14:textId="77777777" w:rsidR="004174E3" w:rsidRDefault="004174E3" w:rsidP="005B2D75">
      <w:pPr>
        <w:pStyle w:val="ListParagraph"/>
        <w:numPr>
          <w:ilvl w:val="0"/>
          <w:numId w:val="133"/>
        </w:numPr>
      </w:pPr>
      <w:r>
        <w:t>dorsal shaft of the radius and ulna</w:t>
      </w:r>
    </w:p>
    <w:p w14:paraId="0E2638E8" w14:textId="77777777" w:rsidR="004174E3" w:rsidRDefault="004174E3" w:rsidP="005B2D75">
      <w:pPr>
        <w:pStyle w:val="ListParagraph"/>
        <w:numPr>
          <w:ilvl w:val="0"/>
          <w:numId w:val="133"/>
        </w:numPr>
      </w:pPr>
      <w:r>
        <w:t>interosseous membrane</w:t>
      </w:r>
    </w:p>
    <w:p w14:paraId="6B61E5A2" w14:textId="77777777" w:rsidR="004174E3" w:rsidRDefault="004174E3" w:rsidP="004174E3"/>
    <w:p w14:paraId="25B37163" w14:textId="77777777" w:rsidR="004174E3" w:rsidRDefault="004174E3" w:rsidP="004174E3">
      <w:r>
        <w:t xml:space="preserve">Distal insertion: </w:t>
      </w:r>
    </w:p>
    <w:p w14:paraId="7011AE6A" w14:textId="77777777" w:rsidR="004174E3" w:rsidRDefault="004174E3" w:rsidP="005B2D75">
      <w:pPr>
        <w:pStyle w:val="ListParagraph"/>
        <w:numPr>
          <w:ilvl w:val="0"/>
          <w:numId w:val="134"/>
        </w:numPr>
      </w:pPr>
      <w:r>
        <w:t>*</w:t>
      </w:r>
      <w:proofErr w:type="gramStart"/>
      <w:r>
        <w:t>extensor</w:t>
      </w:r>
      <w:proofErr w:type="gramEnd"/>
      <w:r>
        <w:t xml:space="preserve"> expansion</w:t>
      </w:r>
    </w:p>
    <w:p w14:paraId="715D1556" w14:textId="77777777" w:rsidR="004174E3" w:rsidRDefault="004174E3" w:rsidP="005B2D75">
      <w:pPr>
        <w:pStyle w:val="ListParagraph"/>
        <w:numPr>
          <w:ilvl w:val="0"/>
          <w:numId w:val="134"/>
        </w:numPr>
      </w:pPr>
      <w:r>
        <w:t>*</w:t>
      </w:r>
      <w:proofErr w:type="gramStart"/>
      <w:r>
        <w:t>distal</w:t>
      </w:r>
      <w:proofErr w:type="gramEnd"/>
      <w:r>
        <w:t xml:space="preserve"> phalanx of finger five</w:t>
      </w:r>
    </w:p>
    <w:p w14:paraId="1B0875C3" w14:textId="77777777" w:rsidR="004174E3" w:rsidRDefault="004174E3" w:rsidP="005B2D75">
      <w:pPr>
        <w:pStyle w:val="ListParagraph"/>
        <w:numPr>
          <w:ilvl w:val="0"/>
          <w:numId w:val="134"/>
        </w:numPr>
      </w:pPr>
      <w:r>
        <w:t>pisiform</w:t>
      </w:r>
    </w:p>
    <w:p w14:paraId="2E9A7483" w14:textId="77777777" w:rsidR="004174E3" w:rsidRDefault="004174E3" w:rsidP="004174E3">
      <w:r>
        <w:t xml:space="preserve">Innervation: </w:t>
      </w:r>
    </w:p>
    <w:p w14:paraId="767481AE" w14:textId="77777777" w:rsidR="004174E3" w:rsidRDefault="004174E3" w:rsidP="005B2D75">
      <w:pPr>
        <w:pStyle w:val="ListParagraph"/>
        <w:numPr>
          <w:ilvl w:val="0"/>
          <w:numId w:val="135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6E9FE3F9" w14:textId="77777777" w:rsidR="004174E3" w:rsidRDefault="004174E3" w:rsidP="005B2D75">
      <w:pPr>
        <w:pStyle w:val="ListParagraph"/>
        <w:numPr>
          <w:ilvl w:val="0"/>
          <w:numId w:val="135"/>
        </w:numPr>
      </w:pPr>
      <w:r>
        <w:t>ulnar nerve</w:t>
      </w:r>
    </w:p>
    <w:p w14:paraId="06F9B9BA" w14:textId="77777777" w:rsidR="004174E3" w:rsidRDefault="004174E3" w:rsidP="005B2D75">
      <w:pPr>
        <w:pStyle w:val="ListParagraph"/>
        <w:numPr>
          <w:ilvl w:val="0"/>
          <w:numId w:val="135"/>
        </w:numPr>
      </w:pPr>
      <w:proofErr w:type="gramStart"/>
      <w:r>
        <w:t>median</w:t>
      </w:r>
      <w:proofErr w:type="gramEnd"/>
      <w:r>
        <w:t xml:space="preserve"> nerve</w:t>
      </w:r>
    </w:p>
    <w:p w14:paraId="3556C832" w14:textId="77777777" w:rsidR="004174E3" w:rsidRDefault="004174E3" w:rsidP="004174E3">
      <w:r>
        <w:t xml:space="preserve">Action: </w:t>
      </w:r>
    </w:p>
    <w:p w14:paraId="5D4B05C5" w14:textId="77777777" w:rsidR="004174E3" w:rsidRDefault="004174E3" w:rsidP="005B2D75">
      <w:pPr>
        <w:pStyle w:val="ListParagraph"/>
        <w:numPr>
          <w:ilvl w:val="0"/>
          <w:numId w:val="136"/>
        </w:numPr>
      </w:pPr>
      <w:r>
        <w:t>*</w:t>
      </w:r>
      <w:proofErr w:type="gramStart"/>
      <w:r>
        <w:t>extends</w:t>
      </w:r>
      <w:proofErr w:type="gramEnd"/>
      <w:r>
        <w:t xml:space="preserve"> the little finger</w:t>
      </w:r>
    </w:p>
    <w:p w14:paraId="22294E14" w14:textId="77777777" w:rsidR="004174E3" w:rsidRDefault="004174E3" w:rsidP="005B2D75">
      <w:pPr>
        <w:pStyle w:val="ListParagraph"/>
        <w:numPr>
          <w:ilvl w:val="0"/>
          <w:numId w:val="136"/>
        </w:numPr>
      </w:pPr>
      <w:proofErr w:type="gramStart"/>
      <w:r>
        <w:t>adducts</w:t>
      </w:r>
      <w:proofErr w:type="gramEnd"/>
      <w:r>
        <w:t xml:space="preserve"> the wrist</w:t>
      </w:r>
    </w:p>
    <w:p w14:paraId="25A5243E" w14:textId="77777777" w:rsidR="004174E3" w:rsidRDefault="004174E3" w:rsidP="005B2D75">
      <w:pPr>
        <w:pStyle w:val="ListParagraph"/>
        <w:numPr>
          <w:ilvl w:val="0"/>
          <w:numId w:val="136"/>
        </w:numPr>
      </w:pPr>
      <w:r>
        <w:t>extends the thumb</w:t>
      </w:r>
    </w:p>
    <w:p w14:paraId="4B6C233B" w14:textId="77777777" w:rsidR="004174E3" w:rsidRDefault="004174E3" w:rsidP="004174E3">
      <w:pPr>
        <w:pStyle w:val="Heading2"/>
      </w:pPr>
      <w:r>
        <w:t>Card ID: 5.56</w:t>
      </w:r>
    </w:p>
    <w:p w14:paraId="0E907DEE" w14:textId="77777777" w:rsidR="004174E3" w:rsidRDefault="004174E3" w:rsidP="004174E3">
      <w:r>
        <w:t>Image file: L1344_760167</w:t>
      </w:r>
    </w:p>
    <w:p w14:paraId="583BD1BA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52C58391" wp14:editId="7E553195">
            <wp:extent cx="1828800" cy="11965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A43D" w14:textId="77777777" w:rsidR="004174E3" w:rsidRDefault="004174E3" w:rsidP="004174E3">
      <w:pPr>
        <w:rPr>
          <w:ins w:id="32" w:author="Claire Copa" w:date="2026-07-16T09:17:00Z" w16du:dateUtc="2026-07-16T13:17:00Z"/>
        </w:rPr>
      </w:pPr>
      <w:r>
        <w:t xml:space="preserve">Title: </w:t>
      </w:r>
      <w:r w:rsidRPr="00144D52">
        <w:rPr>
          <w:highlight w:val="yellow"/>
        </w:rPr>
        <w:t xml:space="preserve">Extensor carpi </w:t>
      </w:r>
      <w:proofErr w:type="spellStart"/>
      <w:r w:rsidRPr="00144D52">
        <w:rPr>
          <w:highlight w:val="yellow"/>
        </w:rPr>
        <w:t>ulnaris</w:t>
      </w:r>
      <w:proofErr w:type="spellEnd"/>
    </w:p>
    <w:p w14:paraId="1C485FA3" w14:textId="77777777" w:rsidR="004174E3" w:rsidRDefault="004174E3" w:rsidP="004174E3">
      <w:r>
        <w:t xml:space="preserve">Activity Interaction: select all that apply </w:t>
      </w:r>
    </w:p>
    <w:p w14:paraId="5580BB7C" w14:textId="77777777" w:rsidR="004174E3" w:rsidRDefault="004174E3" w:rsidP="004174E3">
      <w:r>
        <w:rPr>
          <w:b/>
        </w:rPr>
        <w:t>Back-of-Card Content:</w:t>
      </w:r>
    </w:p>
    <w:p w14:paraId="46A56DC5" w14:textId="77777777" w:rsidR="004174E3" w:rsidRDefault="004174E3" w:rsidP="004174E3">
      <w:r>
        <w:t xml:space="preserve">Proximal insertion: </w:t>
      </w:r>
    </w:p>
    <w:p w14:paraId="537103B8" w14:textId="77777777" w:rsidR="004174E3" w:rsidRDefault="004174E3" w:rsidP="005B2D75">
      <w:pPr>
        <w:pStyle w:val="ListParagraph"/>
        <w:numPr>
          <w:ilvl w:val="0"/>
          <w:numId w:val="137"/>
        </w:numPr>
      </w:pPr>
      <w:r>
        <w:t>*</w:t>
      </w:r>
      <w:proofErr w:type="gramStart"/>
      <w:r>
        <w:t>lateral</w:t>
      </w:r>
      <w:proofErr w:type="gramEnd"/>
      <w:r>
        <w:t xml:space="preserve"> epicondyle of the humerus</w:t>
      </w:r>
    </w:p>
    <w:p w14:paraId="31A88BED" w14:textId="77777777" w:rsidR="004174E3" w:rsidRDefault="004174E3" w:rsidP="005B2D75">
      <w:pPr>
        <w:pStyle w:val="ListParagraph"/>
        <w:numPr>
          <w:ilvl w:val="0"/>
          <w:numId w:val="137"/>
        </w:numPr>
      </w:pPr>
      <w:r>
        <w:t>*</w:t>
      </w:r>
      <w:proofErr w:type="gramStart"/>
      <w:r>
        <w:t>posterior</w:t>
      </w:r>
      <w:proofErr w:type="gramEnd"/>
      <w:r>
        <w:t xml:space="preserve"> border of the ulna</w:t>
      </w:r>
    </w:p>
    <w:p w14:paraId="2A0CD406" w14:textId="77777777" w:rsidR="004174E3" w:rsidRDefault="004174E3" w:rsidP="005B2D75">
      <w:pPr>
        <w:pStyle w:val="ListParagraph"/>
        <w:numPr>
          <w:ilvl w:val="0"/>
          <w:numId w:val="137"/>
        </w:numPr>
      </w:pPr>
      <w:r>
        <w:t>anteromedial surface of the ulna</w:t>
      </w:r>
    </w:p>
    <w:p w14:paraId="492EA440" w14:textId="77777777" w:rsidR="004174E3" w:rsidRDefault="004174E3" w:rsidP="005B2D75">
      <w:pPr>
        <w:pStyle w:val="ListParagraph"/>
        <w:numPr>
          <w:ilvl w:val="0"/>
          <w:numId w:val="137"/>
        </w:numPr>
      </w:pPr>
      <w:r w:rsidRPr="00BA003A">
        <w:t>posterior shaft of the humerus</w:t>
      </w:r>
    </w:p>
    <w:p w14:paraId="1D5FFC53" w14:textId="77777777" w:rsidR="004174E3" w:rsidRDefault="004174E3" w:rsidP="004174E3">
      <w:r>
        <w:t xml:space="preserve">Distal insertion: </w:t>
      </w:r>
    </w:p>
    <w:p w14:paraId="065FC42A" w14:textId="77777777" w:rsidR="004174E3" w:rsidRDefault="004174E3" w:rsidP="005B2D75">
      <w:pPr>
        <w:pStyle w:val="ListParagraph"/>
        <w:numPr>
          <w:ilvl w:val="0"/>
          <w:numId w:val="138"/>
        </w:numPr>
      </w:pPr>
      <w:r>
        <w:t>*</w:t>
      </w:r>
      <w:proofErr w:type="gramStart"/>
      <w:r>
        <w:t>base</w:t>
      </w:r>
      <w:proofErr w:type="gramEnd"/>
      <w:r>
        <w:t xml:space="preserve"> of the fifth metacarpal</w:t>
      </w:r>
    </w:p>
    <w:p w14:paraId="22F521BA" w14:textId="77777777" w:rsidR="004174E3" w:rsidRDefault="004174E3" w:rsidP="005B2D75">
      <w:pPr>
        <w:pStyle w:val="ListParagraph"/>
        <w:numPr>
          <w:ilvl w:val="0"/>
          <w:numId w:val="138"/>
        </w:numPr>
      </w:pPr>
      <w:r>
        <w:t>base of the second and third metacarpals</w:t>
      </w:r>
    </w:p>
    <w:p w14:paraId="311BA554" w14:textId="77777777" w:rsidR="004174E3" w:rsidRDefault="004174E3" w:rsidP="005B2D75">
      <w:pPr>
        <w:pStyle w:val="ListParagraph"/>
        <w:numPr>
          <w:ilvl w:val="0"/>
          <w:numId w:val="138"/>
        </w:numPr>
      </w:pPr>
      <w:r>
        <w:t>middle phalanges of fingers two to five</w:t>
      </w:r>
    </w:p>
    <w:p w14:paraId="0CA2494E" w14:textId="77777777" w:rsidR="004174E3" w:rsidRDefault="004174E3" w:rsidP="005B2D75">
      <w:pPr>
        <w:pStyle w:val="ListParagraph"/>
        <w:numPr>
          <w:ilvl w:val="0"/>
          <w:numId w:val="138"/>
        </w:numPr>
      </w:pPr>
      <w:r>
        <w:t>base of the distal phalanx of the thumb</w:t>
      </w:r>
    </w:p>
    <w:p w14:paraId="48E2FB3E" w14:textId="77777777" w:rsidR="004174E3" w:rsidRDefault="004174E3" w:rsidP="004174E3">
      <w:r>
        <w:t xml:space="preserve">Innervation: </w:t>
      </w:r>
    </w:p>
    <w:p w14:paraId="46CD656C" w14:textId="77777777" w:rsidR="004174E3" w:rsidRDefault="004174E3" w:rsidP="005B2D75">
      <w:pPr>
        <w:pStyle w:val="ListParagraph"/>
        <w:numPr>
          <w:ilvl w:val="0"/>
          <w:numId w:val="139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50B8A94A" w14:textId="77777777" w:rsidR="004174E3" w:rsidRDefault="004174E3" w:rsidP="005B2D75">
      <w:pPr>
        <w:pStyle w:val="ListParagraph"/>
        <w:numPr>
          <w:ilvl w:val="0"/>
          <w:numId w:val="139"/>
        </w:numPr>
      </w:pPr>
      <w:r>
        <w:t>ulnar nerve</w:t>
      </w:r>
    </w:p>
    <w:p w14:paraId="5743598B" w14:textId="77777777" w:rsidR="004174E3" w:rsidRDefault="004174E3" w:rsidP="005B2D75">
      <w:pPr>
        <w:pStyle w:val="ListParagraph"/>
        <w:numPr>
          <w:ilvl w:val="0"/>
          <w:numId w:val="139"/>
        </w:numPr>
      </w:pPr>
      <w:proofErr w:type="gramStart"/>
      <w:r>
        <w:t>median</w:t>
      </w:r>
      <w:proofErr w:type="gramEnd"/>
      <w:r>
        <w:t xml:space="preserve"> nerve</w:t>
      </w:r>
    </w:p>
    <w:p w14:paraId="4DCF0548" w14:textId="77777777" w:rsidR="004174E3" w:rsidRDefault="004174E3" w:rsidP="004174E3">
      <w:r>
        <w:t xml:space="preserve">Action: </w:t>
      </w:r>
    </w:p>
    <w:p w14:paraId="1A0A888E" w14:textId="77777777" w:rsidR="004174E3" w:rsidRDefault="004174E3" w:rsidP="005B2D75">
      <w:pPr>
        <w:pStyle w:val="ListParagraph"/>
        <w:numPr>
          <w:ilvl w:val="0"/>
          <w:numId w:val="140"/>
        </w:numPr>
      </w:pPr>
      <w:r>
        <w:t>*</w:t>
      </w:r>
      <w:proofErr w:type="gramStart"/>
      <w:r>
        <w:t>extends</w:t>
      </w:r>
      <w:proofErr w:type="gramEnd"/>
      <w:r>
        <w:t xml:space="preserve"> and </w:t>
      </w:r>
      <w:proofErr w:type="gramStart"/>
      <w:r>
        <w:t>adducts</w:t>
      </w:r>
      <w:proofErr w:type="gramEnd"/>
      <w:r>
        <w:t xml:space="preserve"> the hand</w:t>
      </w:r>
    </w:p>
    <w:p w14:paraId="21256A8F" w14:textId="77777777" w:rsidR="004174E3" w:rsidRDefault="004174E3" w:rsidP="005B2D75">
      <w:pPr>
        <w:pStyle w:val="ListParagraph"/>
        <w:numPr>
          <w:ilvl w:val="0"/>
          <w:numId w:val="140"/>
        </w:numPr>
      </w:pPr>
      <w:r>
        <w:t>extends the thumb</w:t>
      </w:r>
    </w:p>
    <w:p w14:paraId="3375A18E" w14:textId="77777777" w:rsidR="004174E3" w:rsidRDefault="004174E3" w:rsidP="005B2D75">
      <w:pPr>
        <w:pStyle w:val="ListParagraph"/>
        <w:numPr>
          <w:ilvl w:val="0"/>
          <w:numId w:val="140"/>
        </w:numPr>
      </w:pPr>
      <w:r>
        <w:t>extends the little finger</w:t>
      </w:r>
    </w:p>
    <w:p w14:paraId="42C38181" w14:textId="77777777" w:rsidR="004174E3" w:rsidRDefault="004174E3" w:rsidP="004174E3"/>
    <w:p w14:paraId="614BFF30" w14:textId="77777777" w:rsidR="004174E3" w:rsidRDefault="004174E3" w:rsidP="004174E3">
      <w:pPr>
        <w:pStyle w:val="Heading2"/>
      </w:pPr>
      <w:r>
        <w:t>Card ID: 5.57</w:t>
      </w:r>
    </w:p>
    <w:p w14:paraId="3B89BFA9" w14:textId="77777777" w:rsidR="004174E3" w:rsidRDefault="004174E3" w:rsidP="004174E3">
      <w:r>
        <w:t>Image file: L1344_760168</w:t>
      </w:r>
    </w:p>
    <w:p w14:paraId="2E8A8D76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255C0E27" wp14:editId="5797ACBB">
            <wp:extent cx="1828800" cy="11965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C442" w14:textId="77777777" w:rsidR="004174E3" w:rsidRDefault="004174E3" w:rsidP="004174E3">
      <w:pPr>
        <w:rPr>
          <w:ins w:id="33" w:author="Claire Copa" w:date="2026-07-16T09:18:00Z" w16du:dateUtc="2026-07-16T13:18:00Z"/>
        </w:rPr>
      </w:pPr>
      <w:r>
        <w:t xml:space="preserve">Title: </w:t>
      </w:r>
      <w:r w:rsidRPr="00144D52">
        <w:rPr>
          <w:highlight w:val="yellow"/>
        </w:rPr>
        <w:t>Supinator</w:t>
      </w:r>
    </w:p>
    <w:p w14:paraId="1F89BB42" w14:textId="77777777" w:rsidR="004174E3" w:rsidRDefault="004174E3" w:rsidP="004174E3">
      <w:r>
        <w:t xml:space="preserve">Activity Interaction: select all that apply </w:t>
      </w:r>
    </w:p>
    <w:p w14:paraId="36FD5545" w14:textId="77777777" w:rsidR="004174E3" w:rsidRDefault="004174E3" w:rsidP="004174E3">
      <w:r>
        <w:rPr>
          <w:b/>
        </w:rPr>
        <w:t>Back-of-Card Content:</w:t>
      </w:r>
    </w:p>
    <w:p w14:paraId="2FBD1308" w14:textId="77777777" w:rsidR="004174E3" w:rsidRDefault="004174E3" w:rsidP="004174E3">
      <w:r>
        <w:t>Proximal insertion:</w:t>
      </w:r>
    </w:p>
    <w:p w14:paraId="038FE104" w14:textId="77777777" w:rsidR="004174E3" w:rsidRDefault="004174E3" w:rsidP="005B2D75">
      <w:pPr>
        <w:pStyle w:val="ListParagraph"/>
        <w:numPr>
          <w:ilvl w:val="0"/>
          <w:numId w:val="141"/>
        </w:numPr>
      </w:pPr>
      <w:r>
        <w:t>lateral epicondyle of the humerus</w:t>
      </w:r>
    </w:p>
    <w:p w14:paraId="41B81864" w14:textId="77777777" w:rsidR="004174E3" w:rsidRDefault="004174E3" w:rsidP="005B2D75">
      <w:pPr>
        <w:pStyle w:val="ListParagraph"/>
        <w:numPr>
          <w:ilvl w:val="0"/>
          <w:numId w:val="141"/>
        </w:numPr>
      </w:pPr>
      <w:r>
        <w:t>*</w:t>
      </w:r>
      <w:proofErr w:type="gramStart"/>
      <w:r>
        <w:t>proximal</w:t>
      </w:r>
      <w:proofErr w:type="gramEnd"/>
      <w:r>
        <w:t xml:space="preserve"> ulna</w:t>
      </w:r>
    </w:p>
    <w:p w14:paraId="4E8C882C" w14:textId="77777777" w:rsidR="004174E3" w:rsidRDefault="004174E3" w:rsidP="005B2D75">
      <w:pPr>
        <w:pStyle w:val="ListParagraph"/>
        <w:numPr>
          <w:ilvl w:val="0"/>
          <w:numId w:val="141"/>
        </w:numPr>
        <w:spacing w:after="160" w:line="278" w:lineRule="auto"/>
      </w:pPr>
      <w:r>
        <w:t>medial epicondyle of the humerus</w:t>
      </w:r>
    </w:p>
    <w:p w14:paraId="0050E3A5" w14:textId="77777777" w:rsidR="004174E3" w:rsidRDefault="004174E3" w:rsidP="005B2D75">
      <w:pPr>
        <w:pStyle w:val="ListParagraph"/>
        <w:numPr>
          <w:ilvl w:val="0"/>
          <w:numId w:val="141"/>
        </w:numPr>
      </w:pPr>
      <w:r>
        <w:t>interosseous membrane</w:t>
      </w:r>
    </w:p>
    <w:p w14:paraId="3A39D462" w14:textId="77777777" w:rsidR="004174E3" w:rsidRDefault="004174E3" w:rsidP="004174E3">
      <w:r>
        <w:t xml:space="preserve">Distal insertion: </w:t>
      </w:r>
    </w:p>
    <w:p w14:paraId="57958A38" w14:textId="77777777" w:rsidR="004174E3" w:rsidRDefault="004174E3" w:rsidP="005B2D75">
      <w:pPr>
        <w:pStyle w:val="ListParagraph"/>
        <w:numPr>
          <w:ilvl w:val="0"/>
          <w:numId w:val="142"/>
        </w:numPr>
      </w:pPr>
      <w:r>
        <w:t>*</w:t>
      </w:r>
      <w:proofErr w:type="gramStart"/>
      <w:r>
        <w:t>proximal</w:t>
      </w:r>
      <w:proofErr w:type="gramEnd"/>
      <w:r>
        <w:t xml:space="preserve"> end of the radius</w:t>
      </w:r>
    </w:p>
    <w:p w14:paraId="1EE46DAC" w14:textId="77777777" w:rsidR="004174E3" w:rsidRDefault="004174E3" w:rsidP="005B2D75">
      <w:pPr>
        <w:pStyle w:val="ListParagraph"/>
        <w:numPr>
          <w:ilvl w:val="0"/>
          <w:numId w:val="142"/>
        </w:numPr>
      </w:pPr>
      <w:r>
        <w:t>interosseous membrane</w:t>
      </w:r>
    </w:p>
    <w:p w14:paraId="3C502578" w14:textId="77777777" w:rsidR="004174E3" w:rsidRDefault="004174E3" w:rsidP="005B2D75">
      <w:pPr>
        <w:pStyle w:val="ListParagraph"/>
        <w:numPr>
          <w:ilvl w:val="0"/>
          <w:numId w:val="142"/>
        </w:numPr>
      </w:pPr>
      <w:r>
        <w:t>anteromedial surface of the ulna</w:t>
      </w:r>
    </w:p>
    <w:p w14:paraId="69BA3918" w14:textId="77777777" w:rsidR="004174E3" w:rsidRDefault="004174E3" w:rsidP="005B2D75">
      <w:pPr>
        <w:pStyle w:val="ListParagraph"/>
        <w:numPr>
          <w:ilvl w:val="0"/>
          <w:numId w:val="142"/>
        </w:numPr>
      </w:pPr>
      <w:r w:rsidRPr="00BA003A">
        <w:t>posterior shaft of the humerus</w:t>
      </w:r>
    </w:p>
    <w:p w14:paraId="282D3905" w14:textId="77777777" w:rsidR="004174E3" w:rsidRDefault="004174E3" w:rsidP="004174E3">
      <w:r>
        <w:t xml:space="preserve">Innervation: </w:t>
      </w:r>
    </w:p>
    <w:p w14:paraId="69F12C7C" w14:textId="77777777" w:rsidR="004174E3" w:rsidRDefault="004174E3" w:rsidP="005B2D75">
      <w:pPr>
        <w:pStyle w:val="ListParagraph"/>
        <w:numPr>
          <w:ilvl w:val="0"/>
          <w:numId w:val="143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64448FAC" w14:textId="77777777" w:rsidR="004174E3" w:rsidRDefault="004174E3" w:rsidP="005B2D75">
      <w:pPr>
        <w:pStyle w:val="ListParagraph"/>
        <w:numPr>
          <w:ilvl w:val="0"/>
          <w:numId w:val="143"/>
        </w:numPr>
      </w:pPr>
      <w:r>
        <w:t>ulnar nerve</w:t>
      </w:r>
    </w:p>
    <w:p w14:paraId="3548B8A3" w14:textId="77777777" w:rsidR="004174E3" w:rsidRDefault="004174E3" w:rsidP="005B2D75">
      <w:pPr>
        <w:pStyle w:val="ListParagraph"/>
        <w:numPr>
          <w:ilvl w:val="0"/>
          <w:numId w:val="143"/>
        </w:numPr>
      </w:pPr>
      <w:r>
        <w:t>musculocutaneous nerve</w:t>
      </w:r>
    </w:p>
    <w:p w14:paraId="41E0286C" w14:textId="77777777" w:rsidR="004174E3" w:rsidRDefault="004174E3" w:rsidP="005B2D75">
      <w:pPr>
        <w:pStyle w:val="ListParagraph"/>
        <w:numPr>
          <w:ilvl w:val="0"/>
          <w:numId w:val="143"/>
        </w:numPr>
      </w:pPr>
      <w:r>
        <w:t>radial nerve</w:t>
      </w:r>
    </w:p>
    <w:p w14:paraId="4F7B7D97" w14:textId="77777777" w:rsidR="004174E3" w:rsidRDefault="004174E3" w:rsidP="004174E3">
      <w:r>
        <w:t xml:space="preserve">Action: </w:t>
      </w:r>
    </w:p>
    <w:p w14:paraId="4F8DF933" w14:textId="77777777" w:rsidR="004174E3" w:rsidRDefault="004174E3" w:rsidP="005B2D75">
      <w:pPr>
        <w:pStyle w:val="ListParagraph"/>
        <w:numPr>
          <w:ilvl w:val="0"/>
          <w:numId w:val="144"/>
        </w:numPr>
      </w:pPr>
      <w:r>
        <w:t>*</w:t>
      </w:r>
      <w:proofErr w:type="gramStart"/>
      <w:r>
        <w:t>supinates</w:t>
      </w:r>
      <w:proofErr w:type="gramEnd"/>
      <w:r>
        <w:t xml:space="preserve"> the forearm</w:t>
      </w:r>
    </w:p>
    <w:p w14:paraId="149DF039" w14:textId="77777777" w:rsidR="004174E3" w:rsidRDefault="004174E3" w:rsidP="005B2D75">
      <w:pPr>
        <w:pStyle w:val="ListParagraph"/>
        <w:numPr>
          <w:ilvl w:val="0"/>
          <w:numId w:val="144"/>
        </w:numPr>
      </w:pPr>
      <w:r>
        <w:t>flexes the elbow</w:t>
      </w:r>
    </w:p>
    <w:p w14:paraId="0A157441" w14:textId="77777777" w:rsidR="004174E3" w:rsidRDefault="004174E3" w:rsidP="005B2D75">
      <w:pPr>
        <w:pStyle w:val="ListParagraph"/>
        <w:numPr>
          <w:ilvl w:val="0"/>
          <w:numId w:val="144"/>
        </w:numPr>
      </w:pPr>
      <w:r>
        <w:t>extends the elbow</w:t>
      </w:r>
    </w:p>
    <w:p w14:paraId="7419A845" w14:textId="77777777" w:rsidR="004174E3" w:rsidRDefault="004174E3" w:rsidP="004174E3"/>
    <w:p w14:paraId="175943EC" w14:textId="77777777" w:rsidR="004174E3" w:rsidRDefault="004174E3" w:rsidP="004174E3">
      <w:pPr>
        <w:pStyle w:val="Heading2"/>
      </w:pPr>
      <w:r>
        <w:t>Card ID: 5.58</w:t>
      </w:r>
    </w:p>
    <w:p w14:paraId="568F7B17" w14:textId="77777777" w:rsidR="004174E3" w:rsidRDefault="004174E3" w:rsidP="004174E3">
      <w:r>
        <w:t>Image file: L1344_760169</w:t>
      </w:r>
    </w:p>
    <w:p w14:paraId="597210B3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70CA7578" wp14:editId="2209803F">
            <wp:extent cx="1828800" cy="11965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79B9" w14:textId="77777777" w:rsidR="004174E3" w:rsidRDefault="004174E3" w:rsidP="004174E3">
      <w:pPr>
        <w:rPr>
          <w:ins w:id="34" w:author="Claire Copa" w:date="2026-07-16T09:18:00Z" w16du:dateUtc="2026-07-16T13:18:00Z"/>
        </w:rPr>
      </w:pPr>
      <w:r>
        <w:t xml:space="preserve">Title: </w:t>
      </w:r>
      <w:r w:rsidRPr="00C90D26">
        <w:rPr>
          <w:highlight w:val="yellow"/>
        </w:rPr>
        <w:t>Abductor pollicis longus</w:t>
      </w:r>
    </w:p>
    <w:p w14:paraId="01E1964E" w14:textId="77777777" w:rsidR="004174E3" w:rsidRDefault="004174E3" w:rsidP="004174E3">
      <w:r>
        <w:t xml:space="preserve">Activity Interaction: select all that apply </w:t>
      </w:r>
    </w:p>
    <w:p w14:paraId="366A1DC6" w14:textId="77777777" w:rsidR="004174E3" w:rsidRDefault="004174E3" w:rsidP="004174E3">
      <w:r>
        <w:rPr>
          <w:b/>
        </w:rPr>
        <w:t>Back-of-Card Content:</w:t>
      </w:r>
    </w:p>
    <w:p w14:paraId="2004F36C" w14:textId="77777777" w:rsidR="004174E3" w:rsidRDefault="004174E3" w:rsidP="004174E3">
      <w:r>
        <w:t xml:space="preserve">Proximal insertion: </w:t>
      </w:r>
    </w:p>
    <w:p w14:paraId="78FB3C70" w14:textId="77777777" w:rsidR="004174E3" w:rsidRDefault="004174E3" w:rsidP="005B2D75">
      <w:pPr>
        <w:pStyle w:val="ListParagraph"/>
        <w:numPr>
          <w:ilvl w:val="0"/>
          <w:numId w:val="148"/>
        </w:numPr>
      </w:pPr>
      <w:r>
        <w:t>*</w:t>
      </w:r>
      <w:proofErr w:type="gramStart"/>
      <w:r>
        <w:t>posterior</w:t>
      </w:r>
      <w:proofErr w:type="gramEnd"/>
      <w:r>
        <w:t xml:space="preserve"> surface of the radius and ulna</w:t>
      </w:r>
    </w:p>
    <w:p w14:paraId="594A9C75" w14:textId="77777777" w:rsidR="004174E3" w:rsidRDefault="004174E3" w:rsidP="005B2D75">
      <w:pPr>
        <w:pStyle w:val="ListParagraph"/>
        <w:numPr>
          <w:ilvl w:val="0"/>
          <w:numId w:val="148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1E611371" w14:textId="77777777" w:rsidR="004174E3" w:rsidRDefault="004174E3" w:rsidP="005B2D75">
      <w:pPr>
        <w:pStyle w:val="ListParagraph"/>
        <w:numPr>
          <w:ilvl w:val="0"/>
          <w:numId w:val="148"/>
        </w:numPr>
      </w:pPr>
      <w:r>
        <w:t>dorsal shaft of the radius and ulna</w:t>
      </w:r>
    </w:p>
    <w:p w14:paraId="0D338EDA" w14:textId="77777777" w:rsidR="004174E3" w:rsidRDefault="004174E3" w:rsidP="005B2D75">
      <w:pPr>
        <w:pStyle w:val="ListParagraph"/>
        <w:numPr>
          <w:ilvl w:val="0"/>
          <w:numId w:val="148"/>
        </w:numPr>
        <w:spacing w:after="160" w:line="278" w:lineRule="auto"/>
      </w:pPr>
      <w:r>
        <w:t>lateral epicondyle of the humerus</w:t>
      </w:r>
    </w:p>
    <w:p w14:paraId="0DFBE889" w14:textId="77777777" w:rsidR="004174E3" w:rsidRDefault="004174E3" w:rsidP="004174E3">
      <w:r>
        <w:t xml:space="preserve">Distal insertion: </w:t>
      </w:r>
    </w:p>
    <w:p w14:paraId="1414911C" w14:textId="77777777" w:rsidR="004174E3" w:rsidRDefault="004174E3" w:rsidP="005B2D75">
      <w:pPr>
        <w:pStyle w:val="ListParagraph"/>
        <w:numPr>
          <w:ilvl w:val="0"/>
          <w:numId w:val="149"/>
        </w:numPr>
      </w:pPr>
      <w:r>
        <w:t>*</w:t>
      </w:r>
      <w:proofErr w:type="gramStart"/>
      <w:r>
        <w:t>base</w:t>
      </w:r>
      <w:proofErr w:type="gramEnd"/>
      <w:r>
        <w:t xml:space="preserve"> of the first metacarpal</w:t>
      </w:r>
    </w:p>
    <w:p w14:paraId="740FA1A1" w14:textId="77777777" w:rsidR="004174E3" w:rsidRDefault="004174E3" w:rsidP="005B2D75">
      <w:pPr>
        <w:pStyle w:val="ListParagraph"/>
        <w:numPr>
          <w:ilvl w:val="0"/>
          <w:numId w:val="149"/>
        </w:numPr>
      </w:pPr>
      <w:r>
        <w:t>*</w:t>
      </w:r>
      <w:proofErr w:type="gramStart"/>
      <w:r>
        <w:t>trapezium</w:t>
      </w:r>
      <w:proofErr w:type="gramEnd"/>
    </w:p>
    <w:p w14:paraId="16B8A21D" w14:textId="77777777" w:rsidR="004174E3" w:rsidRDefault="004174E3" w:rsidP="005B2D75">
      <w:pPr>
        <w:pStyle w:val="ListParagraph"/>
        <w:numPr>
          <w:ilvl w:val="0"/>
          <w:numId w:val="149"/>
        </w:numPr>
      </w:pPr>
      <w:r>
        <w:t>base of the distal phalanx of the thumb</w:t>
      </w:r>
    </w:p>
    <w:p w14:paraId="442FF97E" w14:textId="77777777" w:rsidR="004174E3" w:rsidRDefault="004174E3" w:rsidP="005B2D75">
      <w:pPr>
        <w:pStyle w:val="ListParagraph"/>
        <w:numPr>
          <w:ilvl w:val="0"/>
          <w:numId w:val="149"/>
        </w:numPr>
      </w:pPr>
      <w:r>
        <w:t>hamate</w:t>
      </w:r>
    </w:p>
    <w:p w14:paraId="7F833122" w14:textId="77777777" w:rsidR="004174E3" w:rsidRDefault="004174E3" w:rsidP="004174E3">
      <w:r>
        <w:t xml:space="preserve">Innervation: </w:t>
      </w:r>
    </w:p>
    <w:p w14:paraId="6700E7CD" w14:textId="77777777" w:rsidR="004174E3" w:rsidRDefault="004174E3" w:rsidP="005B2D75">
      <w:pPr>
        <w:pStyle w:val="ListParagraph"/>
        <w:numPr>
          <w:ilvl w:val="0"/>
          <w:numId w:val="150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28C98674" w14:textId="77777777" w:rsidR="004174E3" w:rsidRDefault="004174E3" w:rsidP="005B2D75">
      <w:pPr>
        <w:pStyle w:val="ListParagraph"/>
        <w:numPr>
          <w:ilvl w:val="0"/>
          <w:numId w:val="150"/>
        </w:numPr>
      </w:pPr>
      <w:r>
        <w:t>ulnar nerve</w:t>
      </w:r>
    </w:p>
    <w:p w14:paraId="5637E7F5" w14:textId="77777777" w:rsidR="004174E3" w:rsidRDefault="004174E3" w:rsidP="005B2D75">
      <w:pPr>
        <w:pStyle w:val="ListParagraph"/>
        <w:numPr>
          <w:ilvl w:val="0"/>
          <w:numId w:val="150"/>
        </w:numPr>
      </w:pPr>
      <w:r>
        <w:t>musculocutaneous nerve</w:t>
      </w:r>
    </w:p>
    <w:p w14:paraId="39CA7759" w14:textId="77777777" w:rsidR="004174E3" w:rsidRDefault="004174E3" w:rsidP="005B2D75">
      <w:pPr>
        <w:pStyle w:val="ListParagraph"/>
        <w:numPr>
          <w:ilvl w:val="0"/>
          <w:numId w:val="150"/>
        </w:numPr>
      </w:pPr>
      <w:r>
        <w:t>radial nerve</w:t>
      </w:r>
    </w:p>
    <w:p w14:paraId="275166E7" w14:textId="77777777" w:rsidR="004174E3" w:rsidRDefault="004174E3" w:rsidP="004174E3">
      <w:r>
        <w:t xml:space="preserve">Action: </w:t>
      </w:r>
    </w:p>
    <w:p w14:paraId="78E57006" w14:textId="77777777" w:rsidR="004174E3" w:rsidRDefault="004174E3" w:rsidP="005B2D75">
      <w:pPr>
        <w:pStyle w:val="ListParagraph"/>
        <w:numPr>
          <w:ilvl w:val="0"/>
          <w:numId w:val="157"/>
        </w:numPr>
      </w:pPr>
      <w:r>
        <w:t>*</w:t>
      </w:r>
      <w:proofErr w:type="gramStart"/>
      <w:r>
        <w:t>abducts</w:t>
      </w:r>
      <w:proofErr w:type="gramEnd"/>
      <w:r>
        <w:t xml:space="preserve"> the thumb</w:t>
      </w:r>
    </w:p>
    <w:p w14:paraId="15079AA8" w14:textId="77777777" w:rsidR="004174E3" w:rsidRDefault="004174E3" w:rsidP="005B2D75">
      <w:pPr>
        <w:pStyle w:val="ListParagraph"/>
        <w:numPr>
          <w:ilvl w:val="0"/>
          <w:numId w:val="157"/>
        </w:numPr>
      </w:pPr>
      <w:r>
        <w:t>*</w:t>
      </w:r>
      <w:proofErr w:type="gramStart"/>
      <w:r>
        <w:t>extends</w:t>
      </w:r>
      <w:proofErr w:type="gramEnd"/>
      <w:r>
        <w:t xml:space="preserve"> the thumb</w:t>
      </w:r>
    </w:p>
    <w:p w14:paraId="5FC4D7E6" w14:textId="77777777" w:rsidR="004174E3" w:rsidRDefault="004174E3" w:rsidP="005B2D75">
      <w:pPr>
        <w:pStyle w:val="ListParagraph"/>
        <w:numPr>
          <w:ilvl w:val="0"/>
          <w:numId w:val="157"/>
        </w:numPr>
      </w:pPr>
      <w:proofErr w:type="gramStart"/>
      <w:r>
        <w:t>adducts</w:t>
      </w:r>
      <w:proofErr w:type="gramEnd"/>
      <w:r>
        <w:t xml:space="preserve"> the thumb</w:t>
      </w:r>
    </w:p>
    <w:p w14:paraId="1D9B8D97" w14:textId="77777777" w:rsidR="004174E3" w:rsidRDefault="004174E3" w:rsidP="005B2D75">
      <w:pPr>
        <w:pStyle w:val="ListParagraph"/>
        <w:numPr>
          <w:ilvl w:val="0"/>
          <w:numId w:val="157"/>
        </w:numPr>
      </w:pPr>
      <w:r>
        <w:t>flexes the thumb</w:t>
      </w:r>
    </w:p>
    <w:p w14:paraId="73939712" w14:textId="77777777" w:rsidR="004174E3" w:rsidRDefault="004174E3" w:rsidP="004174E3"/>
    <w:p w14:paraId="001776BE" w14:textId="77777777" w:rsidR="004174E3" w:rsidRDefault="004174E3" w:rsidP="004174E3">
      <w:pPr>
        <w:pStyle w:val="Heading2"/>
      </w:pPr>
      <w:r>
        <w:t>Card ID: 5.59</w:t>
      </w:r>
    </w:p>
    <w:p w14:paraId="1F330B67" w14:textId="77777777" w:rsidR="004174E3" w:rsidRDefault="004174E3" w:rsidP="004174E3">
      <w:r>
        <w:t>Image file: L1344_760170</w:t>
      </w:r>
    </w:p>
    <w:p w14:paraId="044920A0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6189A9E8" wp14:editId="79480BE2">
            <wp:extent cx="1828800" cy="11965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FB4" w14:textId="77777777" w:rsidR="004174E3" w:rsidRDefault="004174E3" w:rsidP="004174E3">
      <w:pPr>
        <w:rPr>
          <w:ins w:id="35" w:author="Claire Copa" w:date="2026-07-16T09:18:00Z" w16du:dateUtc="2026-07-16T13:18:00Z"/>
        </w:rPr>
      </w:pPr>
      <w:r>
        <w:t xml:space="preserve">Title: </w:t>
      </w:r>
      <w:r w:rsidRPr="00C90D26">
        <w:rPr>
          <w:highlight w:val="yellow"/>
        </w:rPr>
        <w:t>Extensor pollicis brevis</w:t>
      </w:r>
    </w:p>
    <w:p w14:paraId="464FD676" w14:textId="77777777" w:rsidR="004174E3" w:rsidRDefault="004174E3" w:rsidP="004174E3">
      <w:r>
        <w:t xml:space="preserve">Activity Interaction: select all that apply </w:t>
      </w:r>
    </w:p>
    <w:p w14:paraId="67D2C1B9" w14:textId="77777777" w:rsidR="004174E3" w:rsidRDefault="004174E3" w:rsidP="004174E3">
      <w:r>
        <w:rPr>
          <w:b/>
        </w:rPr>
        <w:t>Back-of-Card Content:</w:t>
      </w:r>
    </w:p>
    <w:p w14:paraId="1B5ED54A" w14:textId="77777777" w:rsidR="004174E3" w:rsidRDefault="004174E3" w:rsidP="004174E3">
      <w:r>
        <w:t xml:space="preserve">Proximal insertion: </w:t>
      </w:r>
    </w:p>
    <w:p w14:paraId="20292DC2" w14:textId="77777777" w:rsidR="004174E3" w:rsidRDefault="004174E3" w:rsidP="005B2D75">
      <w:pPr>
        <w:pStyle w:val="ListParagraph"/>
        <w:numPr>
          <w:ilvl w:val="0"/>
          <w:numId w:val="158"/>
        </w:numPr>
      </w:pPr>
      <w:r>
        <w:t>*</w:t>
      </w:r>
      <w:proofErr w:type="gramStart"/>
      <w:r>
        <w:t>dorsal</w:t>
      </w:r>
      <w:proofErr w:type="gramEnd"/>
      <w:r>
        <w:t xml:space="preserve"> shaft of the radius and ulna</w:t>
      </w:r>
    </w:p>
    <w:p w14:paraId="66CD35F4" w14:textId="77777777" w:rsidR="004174E3" w:rsidRDefault="004174E3" w:rsidP="005B2D75">
      <w:pPr>
        <w:pStyle w:val="ListParagraph"/>
        <w:numPr>
          <w:ilvl w:val="0"/>
          <w:numId w:val="158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699BC09B" w14:textId="77777777" w:rsidR="004174E3" w:rsidRDefault="004174E3" w:rsidP="005B2D75">
      <w:pPr>
        <w:pStyle w:val="ListParagraph"/>
        <w:numPr>
          <w:ilvl w:val="0"/>
          <w:numId w:val="158"/>
        </w:numPr>
        <w:spacing w:after="160" w:line="278" w:lineRule="auto"/>
      </w:pPr>
      <w:r>
        <w:t>lateral epicondyle of the humerus</w:t>
      </w:r>
    </w:p>
    <w:p w14:paraId="1738FAE3" w14:textId="77777777" w:rsidR="004174E3" w:rsidRDefault="004174E3" w:rsidP="005B2D75">
      <w:pPr>
        <w:pStyle w:val="ListParagraph"/>
        <w:numPr>
          <w:ilvl w:val="0"/>
          <w:numId w:val="158"/>
        </w:numPr>
        <w:spacing w:after="160" w:line="278" w:lineRule="auto"/>
      </w:pPr>
      <w:r>
        <w:t>medial epicondyle of the humerus</w:t>
      </w:r>
    </w:p>
    <w:p w14:paraId="7FFDA49D" w14:textId="77777777" w:rsidR="004174E3" w:rsidRDefault="004174E3" w:rsidP="004174E3"/>
    <w:p w14:paraId="40A1062F" w14:textId="77777777" w:rsidR="004174E3" w:rsidRDefault="004174E3" w:rsidP="004174E3">
      <w:r>
        <w:t xml:space="preserve">Distal insertion: </w:t>
      </w:r>
    </w:p>
    <w:p w14:paraId="7C770952" w14:textId="77777777" w:rsidR="004174E3" w:rsidRDefault="004174E3" w:rsidP="005B2D75">
      <w:pPr>
        <w:pStyle w:val="ListParagraph"/>
        <w:numPr>
          <w:ilvl w:val="0"/>
          <w:numId w:val="159"/>
        </w:numPr>
      </w:pPr>
      <w:r>
        <w:t>*</w:t>
      </w:r>
      <w:proofErr w:type="gramStart"/>
      <w:r>
        <w:t>base</w:t>
      </w:r>
      <w:proofErr w:type="gramEnd"/>
      <w:r>
        <w:t xml:space="preserve"> of the proximal phalanx of the thumb</w:t>
      </w:r>
    </w:p>
    <w:p w14:paraId="7DAD7D3B" w14:textId="77777777" w:rsidR="004174E3" w:rsidRDefault="004174E3" w:rsidP="005B2D75">
      <w:pPr>
        <w:pStyle w:val="ListParagraph"/>
        <w:numPr>
          <w:ilvl w:val="0"/>
          <w:numId w:val="159"/>
        </w:numPr>
      </w:pPr>
      <w:r>
        <w:t>base of the distal phalanx of the thumb</w:t>
      </w:r>
    </w:p>
    <w:p w14:paraId="03AA36C0" w14:textId="77777777" w:rsidR="004174E3" w:rsidRDefault="004174E3" w:rsidP="005B2D75">
      <w:pPr>
        <w:pStyle w:val="ListParagraph"/>
        <w:numPr>
          <w:ilvl w:val="0"/>
          <w:numId w:val="159"/>
        </w:numPr>
      </w:pPr>
      <w:r>
        <w:t>base of the second and third metacarpals</w:t>
      </w:r>
    </w:p>
    <w:p w14:paraId="34031009" w14:textId="77777777" w:rsidR="004174E3" w:rsidRDefault="004174E3" w:rsidP="004174E3"/>
    <w:p w14:paraId="748AEA28" w14:textId="77777777" w:rsidR="004174E3" w:rsidRDefault="004174E3" w:rsidP="004174E3">
      <w:r>
        <w:t xml:space="preserve">Innervation: </w:t>
      </w:r>
    </w:p>
    <w:p w14:paraId="1045E5EA" w14:textId="77777777" w:rsidR="004174E3" w:rsidRDefault="004174E3" w:rsidP="005B2D75">
      <w:pPr>
        <w:pStyle w:val="ListParagraph"/>
        <w:numPr>
          <w:ilvl w:val="0"/>
          <w:numId w:val="151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6491EC57" w14:textId="77777777" w:rsidR="004174E3" w:rsidRDefault="004174E3" w:rsidP="005B2D75">
      <w:pPr>
        <w:pStyle w:val="ListParagraph"/>
        <w:numPr>
          <w:ilvl w:val="0"/>
          <w:numId w:val="151"/>
        </w:numPr>
      </w:pPr>
      <w:r>
        <w:t>ulnar nerve</w:t>
      </w:r>
    </w:p>
    <w:p w14:paraId="4D24B77F" w14:textId="77777777" w:rsidR="004174E3" w:rsidRDefault="004174E3" w:rsidP="005B2D75">
      <w:pPr>
        <w:pStyle w:val="ListParagraph"/>
        <w:numPr>
          <w:ilvl w:val="0"/>
          <w:numId w:val="151"/>
        </w:numPr>
      </w:pPr>
      <w:r>
        <w:t>musculocutaneous nerve</w:t>
      </w:r>
    </w:p>
    <w:p w14:paraId="14A06093" w14:textId="77777777" w:rsidR="004174E3" w:rsidRDefault="004174E3" w:rsidP="005B2D75">
      <w:pPr>
        <w:pStyle w:val="ListParagraph"/>
        <w:numPr>
          <w:ilvl w:val="0"/>
          <w:numId w:val="151"/>
        </w:numPr>
      </w:pPr>
      <w:r>
        <w:t>radial nerve</w:t>
      </w:r>
    </w:p>
    <w:p w14:paraId="67A5AE48" w14:textId="77777777" w:rsidR="004174E3" w:rsidRDefault="004174E3" w:rsidP="004174E3">
      <w:r>
        <w:t xml:space="preserve">Action: </w:t>
      </w:r>
    </w:p>
    <w:p w14:paraId="5A1BF9EA" w14:textId="77777777" w:rsidR="004174E3" w:rsidRDefault="004174E3" w:rsidP="005B2D75">
      <w:pPr>
        <w:pStyle w:val="ListParagraph"/>
        <w:numPr>
          <w:ilvl w:val="0"/>
          <w:numId w:val="160"/>
        </w:numPr>
      </w:pPr>
      <w:r>
        <w:t>*</w:t>
      </w:r>
      <w:proofErr w:type="gramStart"/>
      <w:r>
        <w:t>extends</w:t>
      </w:r>
      <w:proofErr w:type="gramEnd"/>
      <w:r>
        <w:t xml:space="preserve"> the thumb</w:t>
      </w:r>
    </w:p>
    <w:p w14:paraId="7E4F6636" w14:textId="77777777" w:rsidR="004174E3" w:rsidRDefault="004174E3" w:rsidP="005B2D75">
      <w:pPr>
        <w:pStyle w:val="ListParagraph"/>
        <w:numPr>
          <w:ilvl w:val="0"/>
          <w:numId w:val="160"/>
        </w:numPr>
      </w:pPr>
      <w:proofErr w:type="gramStart"/>
      <w:r>
        <w:t>adducts</w:t>
      </w:r>
      <w:proofErr w:type="gramEnd"/>
      <w:r>
        <w:t xml:space="preserve"> the thumb</w:t>
      </w:r>
    </w:p>
    <w:p w14:paraId="47112E83" w14:textId="77777777" w:rsidR="004174E3" w:rsidRDefault="004174E3" w:rsidP="005B2D75">
      <w:pPr>
        <w:pStyle w:val="ListParagraph"/>
        <w:numPr>
          <w:ilvl w:val="0"/>
          <w:numId w:val="160"/>
        </w:numPr>
      </w:pPr>
      <w:r>
        <w:t>flexes the thumb</w:t>
      </w:r>
    </w:p>
    <w:p w14:paraId="79322C08" w14:textId="77777777" w:rsidR="004174E3" w:rsidRDefault="004174E3" w:rsidP="004174E3"/>
    <w:p w14:paraId="14D023F2" w14:textId="77777777" w:rsidR="004174E3" w:rsidRDefault="004174E3" w:rsidP="004174E3">
      <w:pPr>
        <w:pStyle w:val="Heading2"/>
      </w:pPr>
      <w:r>
        <w:t>Card ID: 5.60</w:t>
      </w:r>
    </w:p>
    <w:p w14:paraId="0FFFCA44" w14:textId="77777777" w:rsidR="004174E3" w:rsidRDefault="004174E3" w:rsidP="004174E3">
      <w:r>
        <w:t>Image file: L1344_760171</w:t>
      </w:r>
    </w:p>
    <w:p w14:paraId="62FF53E4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5BFCDECD" wp14:editId="0EFC4880">
            <wp:extent cx="1828800" cy="119659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2CB7" w14:textId="77777777" w:rsidR="004174E3" w:rsidRDefault="004174E3" w:rsidP="004174E3">
      <w:pPr>
        <w:rPr>
          <w:ins w:id="36" w:author="Claire Copa" w:date="2026-07-16T09:18:00Z" w16du:dateUtc="2026-07-16T13:18:00Z"/>
        </w:rPr>
      </w:pPr>
      <w:r>
        <w:t xml:space="preserve">Title: </w:t>
      </w:r>
      <w:r w:rsidRPr="00C90D26">
        <w:rPr>
          <w:highlight w:val="yellow"/>
        </w:rPr>
        <w:t>Extensor pollicis longus</w:t>
      </w:r>
    </w:p>
    <w:p w14:paraId="7FE33DD3" w14:textId="77777777" w:rsidR="004174E3" w:rsidRDefault="004174E3" w:rsidP="004174E3">
      <w:r>
        <w:t xml:space="preserve">Activity Interaction: select all that apply </w:t>
      </w:r>
    </w:p>
    <w:p w14:paraId="0F74DF9C" w14:textId="77777777" w:rsidR="004174E3" w:rsidRDefault="004174E3" w:rsidP="004174E3">
      <w:r>
        <w:rPr>
          <w:b/>
        </w:rPr>
        <w:t>Back-of-Card Content:</w:t>
      </w:r>
    </w:p>
    <w:p w14:paraId="11B310C8" w14:textId="77777777" w:rsidR="004174E3" w:rsidRDefault="004174E3" w:rsidP="004174E3">
      <w:r>
        <w:t xml:space="preserve">Proximal insertion: </w:t>
      </w:r>
    </w:p>
    <w:p w14:paraId="1D978979" w14:textId="77777777" w:rsidR="004174E3" w:rsidRDefault="004174E3" w:rsidP="005B2D75">
      <w:pPr>
        <w:pStyle w:val="ListParagraph"/>
        <w:numPr>
          <w:ilvl w:val="0"/>
          <w:numId w:val="161"/>
        </w:numPr>
      </w:pPr>
      <w:r>
        <w:t>*</w:t>
      </w:r>
      <w:proofErr w:type="gramStart"/>
      <w:r>
        <w:t>dorsal</w:t>
      </w:r>
      <w:proofErr w:type="gramEnd"/>
      <w:r>
        <w:t xml:space="preserve"> shaft of the radius and ulna</w:t>
      </w:r>
    </w:p>
    <w:p w14:paraId="59819F01" w14:textId="77777777" w:rsidR="004174E3" w:rsidRDefault="004174E3" w:rsidP="005B2D75">
      <w:pPr>
        <w:pStyle w:val="ListParagraph"/>
        <w:numPr>
          <w:ilvl w:val="0"/>
          <w:numId w:val="161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5CBDBE1B" w14:textId="77777777" w:rsidR="004174E3" w:rsidRDefault="004174E3" w:rsidP="005B2D75">
      <w:pPr>
        <w:pStyle w:val="ListParagraph"/>
        <w:numPr>
          <w:ilvl w:val="0"/>
          <w:numId w:val="161"/>
        </w:numPr>
        <w:spacing w:after="160" w:line="278" w:lineRule="auto"/>
      </w:pPr>
      <w:r>
        <w:t>lateral epicondyle of the humerus</w:t>
      </w:r>
    </w:p>
    <w:p w14:paraId="7632FC5B" w14:textId="77777777" w:rsidR="004174E3" w:rsidRDefault="004174E3" w:rsidP="005B2D75">
      <w:pPr>
        <w:pStyle w:val="ListParagraph"/>
        <w:numPr>
          <w:ilvl w:val="0"/>
          <w:numId w:val="161"/>
        </w:numPr>
        <w:spacing w:after="160" w:line="278" w:lineRule="auto"/>
      </w:pPr>
      <w:r>
        <w:t>medial epicondyle of the humerus</w:t>
      </w:r>
    </w:p>
    <w:p w14:paraId="1D081424" w14:textId="77777777" w:rsidR="004174E3" w:rsidRDefault="004174E3" w:rsidP="004174E3">
      <w:r>
        <w:t xml:space="preserve">Distal insertion: </w:t>
      </w:r>
    </w:p>
    <w:p w14:paraId="59F95DE7" w14:textId="77777777" w:rsidR="004174E3" w:rsidRDefault="004174E3" w:rsidP="005B2D75">
      <w:pPr>
        <w:pStyle w:val="ListParagraph"/>
        <w:numPr>
          <w:ilvl w:val="0"/>
          <w:numId w:val="162"/>
        </w:numPr>
      </w:pPr>
      <w:r>
        <w:t>*</w:t>
      </w:r>
      <w:proofErr w:type="gramStart"/>
      <w:r>
        <w:t>base</w:t>
      </w:r>
      <w:proofErr w:type="gramEnd"/>
      <w:r>
        <w:t xml:space="preserve"> of the proximal phalanx of the thumb</w:t>
      </w:r>
    </w:p>
    <w:p w14:paraId="4E9442EE" w14:textId="77777777" w:rsidR="004174E3" w:rsidRDefault="004174E3" w:rsidP="005B2D75">
      <w:pPr>
        <w:pStyle w:val="ListParagraph"/>
        <w:numPr>
          <w:ilvl w:val="0"/>
          <w:numId w:val="162"/>
        </w:numPr>
      </w:pPr>
      <w:r>
        <w:t>base of the distal phalanx of the thumb</w:t>
      </w:r>
    </w:p>
    <w:p w14:paraId="28D88066" w14:textId="77777777" w:rsidR="004174E3" w:rsidRDefault="004174E3" w:rsidP="005B2D75">
      <w:pPr>
        <w:pStyle w:val="ListParagraph"/>
        <w:numPr>
          <w:ilvl w:val="0"/>
          <w:numId w:val="162"/>
        </w:numPr>
      </w:pPr>
      <w:r>
        <w:t>base of the second and third metacarpals</w:t>
      </w:r>
    </w:p>
    <w:p w14:paraId="14C29E07" w14:textId="77777777" w:rsidR="004174E3" w:rsidRDefault="004174E3" w:rsidP="004174E3">
      <w:r>
        <w:t xml:space="preserve">Innervation: </w:t>
      </w:r>
    </w:p>
    <w:p w14:paraId="09352546" w14:textId="77777777" w:rsidR="004174E3" w:rsidRDefault="004174E3" w:rsidP="005B2D75">
      <w:pPr>
        <w:pStyle w:val="ListParagraph"/>
        <w:numPr>
          <w:ilvl w:val="0"/>
          <w:numId w:val="152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56E3A0C8" w14:textId="77777777" w:rsidR="004174E3" w:rsidRDefault="004174E3" w:rsidP="005B2D75">
      <w:pPr>
        <w:pStyle w:val="ListParagraph"/>
        <w:numPr>
          <w:ilvl w:val="0"/>
          <w:numId w:val="152"/>
        </w:numPr>
      </w:pPr>
      <w:r>
        <w:t>ulnar nerve</w:t>
      </w:r>
    </w:p>
    <w:p w14:paraId="759BF4E4" w14:textId="77777777" w:rsidR="004174E3" w:rsidRDefault="004174E3" w:rsidP="005B2D75">
      <w:pPr>
        <w:pStyle w:val="ListParagraph"/>
        <w:numPr>
          <w:ilvl w:val="0"/>
          <w:numId w:val="152"/>
        </w:numPr>
      </w:pPr>
      <w:r>
        <w:t>musculocutaneous nerve</w:t>
      </w:r>
    </w:p>
    <w:p w14:paraId="7B0EBFAB" w14:textId="77777777" w:rsidR="004174E3" w:rsidRDefault="004174E3" w:rsidP="005B2D75">
      <w:pPr>
        <w:pStyle w:val="ListParagraph"/>
        <w:numPr>
          <w:ilvl w:val="0"/>
          <w:numId w:val="152"/>
        </w:numPr>
      </w:pPr>
      <w:r>
        <w:t>radial nerve</w:t>
      </w:r>
    </w:p>
    <w:p w14:paraId="7FDBF23C" w14:textId="77777777" w:rsidR="004174E3" w:rsidRDefault="004174E3" w:rsidP="004174E3">
      <w:r>
        <w:t xml:space="preserve">Action: </w:t>
      </w:r>
    </w:p>
    <w:p w14:paraId="33E8F663" w14:textId="77777777" w:rsidR="004174E3" w:rsidRDefault="004174E3" w:rsidP="005B2D75">
      <w:pPr>
        <w:pStyle w:val="ListParagraph"/>
        <w:numPr>
          <w:ilvl w:val="0"/>
          <w:numId w:val="163"/>
        </w:numPr>
      </w:pPr>
      <w:r>
        <w:t>*</w:t>
      </w:r>
      <w:proofErr w:type="gramStart"/>
      <w:r>
        <w:t>extends</w:t>
      </w:r>
      <w:proofErr w:type="gramEnd"/>
      <w:r>
        <w:t xml:space="preserve"> the thumb</w:t>
      </w:r>
    </w:p>
    <w:p w14:paraId="0B4100EB" w14:textId="77777777" w:rsidR="004174E3" w:rsidRDefault="004174E3" w:rsidP="005B2D75">
      <w:pPr>
        <w:pStyle w:val="ListParagraph"/>
        <w:numPr>
          <w:ilvl w:val="0"/>
          <w:numId w:val="163"/>
        </w:numPr>
      </w:pPr>
      <w:proofErr w:type="gramStart"/>
      <w:r>
        <w:t>adducts</w:t>
      </w:r>
      <w:proofErr w:type="gramEnd"/>
      <w:r>
        <w:t xml:space="preserve"> the thumb</w:t>
      </w:r>
    </w:p>
    <w:p w14:paraId="57CCFFC0" w14:textId="77777777" w:rsidR="004174E3" w:rsidRDefault="004174E3" w:rsidP="005B2D75">
      <w:pPr>
        <w:pStyle w:val="ListParagraph"/>
        <w:numPr>
          <w:ilvl w:val="0"/>
          <w:numId w:val="163"/>
        </w:numPr>
      </w:pPr>
      <w:r>
        <w:t>flexes the thumb</w:t>
      </w:r>
    </w:p>
    <w:p w14:paraId="6E7C546B" w14:textId="77777777" w:rsidR="004174E3" w:rsidRDefault="004174E3" w:rsidP="004174E3">
      <w:pPr>
        <w:pStyle w:val="Heading2"/>
      </w:pPr>
    </w:p>
    <w:p w14:paraId="32BF8DC0" w14:textId="77777777" w:rsidR="004174E3" w:rsidRDefault="004174E3" w:rsidP="004174E3">
      <w:pPr>
        <w:pStyle w:val="Heading2"/>
      </w:pPr>
      <w:r>
        <w:t>Card ID: 5.61</w:t>
      </w:r>
    </w:p>
    <w:p w14:paraId="79ADC268" w14:textId="77777777" w:rsidR="004174E3" w:rsidRDefault="004174E3" w:rsidP="004174E3">
      <w:r>
        <w:t>Image file: L1344_760172</w:t>
      </w:r>
    </w:p>
    <w:p w14:paraId="1A0810CF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7F760ACC" wp14:editId="6E892C11">
            <wp:extent cx="1828800" cy="1196595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A6F2" w14:textId="77777777" w:rsidR="004174E3" w:rsidRDefault="004174E3" w:rsidP="004174E3">
      <w:pPr>
        <w:rPr>
          <w:ins w:id="37" w:author="Claire Copa" w:date="2026-07-16T09:18:00Z" w16du:dateUtc="2026-07-16T13:18:00Z"/>
        </w:rPr>
      </w:pPr>
      <w:r>
        <w:t xml:space="preserve">Title: </w:t>
      </w:r>
      <w:r w:rsidRPr="00C90D26">
        <w:rPr>
          <w:highlight w:val="yellow"/>
        </w:rPr>
        <w:t>Extensor indicis</w:t>
      </w:r>
    </w:p>
    <w:p w14:paraId="4BC7D5B7" w14:textId="77777777" w:rsidR="004174E3" w:rsidRDefault="004174E3" w:rsidP="004174E3">
      <w:r>
        <w:t xml:space="preserve">Activity Interaction: select all that apply </w:t>
      </w:r>
    </w:p>
    <w:p w14:paraId="225AB189" w14:textId="77777777" w:rsidR="004174E3" w:rsidRDefault="004174E3" w:rsidP="004174E3">
      <w:r>
        <w:rPr>
          <w:b/>
        </w:rPr>
        <w:t>Back-of-Card Content:</w:t>
      </w:r>
    </w:p>
    <w:p w14:paraId="0C59A0E6" w14:textId="77777777" w:rsidR="004174E3" w:rsidRDefault="004174E3" w:rsidP="004174E3">
      <w:r>
        <w:t>Proximal insertion:</w:t>
      </w:r>
    </w:p>
    <w:p w14:paraId="657E6002" w14:textId="77777777" w:rsidR="004174E3" w:rsidRDefault="004174E3" w:rsidP="005B2D75">
      <w:pPr>
        <w:pStyle w:val="ListParagraph"/>
        <w:numPr>
          <w:ilvl w:val="0"/>
          <w:numId w:val="164"/>
        </w:numPr>
      </w:pPr>
      <w:r>
        <w:t>dorsal shaft of the radius and ulna</w:t>
      </w:r>
    </w:p>
    <w:p w14:paraId="3C361F5E" w14:textId="77777777" w:rsidR="004174E3" w:rsidRDefault="004174E3" w:rsidP="005B2D75">
      <w:pPr>
        <w:pStyle w:val="ListParagraph"/>
        <w:numPr>
          <w:ilvl w:val="0"/>
          <w:numId w:val="164"/>
        </w:numPr>
      </w:pPr>
      <w:r>
        <w:t>*</w:t>
      </w:r>
      <w:proofErr w:type="gramStart"/>
      <w:r>
        <w:t>interosseous</w:t>
      </w:r>
      <w:proofErr w:type="gramEnd"/>
      <w:r>
        <w:t xml:space="preserve"> membrane</w:t>
      </w:r>
    </w:p>
    <w:p w14:paraId="035E2F8B" w14:textId="77777777" w:rsidR="004174E3" w:rsidRDefault="004174E3" w:rsidP="005B2D75">
      <w:pPr>
        <w:pStyle w:val="ListParagraph"/>
        <w:numPr>
          <w:ilvl w:val="0"/>
          <w:numId w:val="164"/>
        </w:numPr>
        <w:spacing w:after="160" w:line="278" w:lineRule="auto"/>
      </w:pPr>
      <w:r>
        <w:t>*</w:t>
      </w:r>
      <w:proofErr w:type="gramStart"/>
      <w:r>
        <w:t>posterior</w:t>
      </w:r>
      <w:proofErr w:type="gramEnd"/>
      <w:r>
        <w:t xml:space="preserve"> surface of the distal ulna </w:t>
      </w:r>
    </w:p>
    <w:p w14:paraId="4F52AB88" w14:textId="77777777" w:rsidR="004174E3" w:rsidRDefault="004174E3" w:rsidP="005B2D75">
      <w:pPr>
        <w:pStyle w:val="ListParagraph"/>
        <w:numPr>
          <w:ilvl w:val="0"/>
          <w:numId w:val="164"/>
        </w:numPr>
        <w:spacing w:after="160" w:line="278" w:lineRule="auto"/>
      </w:pPr>
      <w:r>
        <w:t>lateral epicondyle of the humerus</w:t>
      </w:r>
    </w:p>
    <w:p w14:paraId="318B578D" w14:textId="77777777" w:rsidR="004174E3" w:rsidRDefault="004174E3" w:rsidP="004174E3">
      <w:r>
        <w:t xml:space="preserve">Distal insertion: </w:t>
      </w:r>
    </w:p>
    <w:p w14:paraId="49AA7937" w14:textId="77777777" w:rsidR="004174E3" w:rsidRDefault="004174E3" w:rsidP="005B2D75">
      <w:pPr>
        <w:pStyle w:val="ListParagraph"/>
        <w:numPr>
          <w:ilvl w:val="0"/>
          <w:numId w:val="165"/>
        </w:numPr>
      </w:pPr>
      <w:r>
        <w:t>*</w:t>
      </w:r>
      <w:proofErr w:type="gramStart"/>
      <w:r>
        <w:t>tendon</w:t>
      </w:r>
      <w:proofErr w:type="gramEnd"/>
      <w:r>
        <w:t xml:space="preserve"> of the extensor digitorum of the index finger</w:t>
      </w:r>
    </w:p>
    <w:p w14:paraId="2BF90747" w14:textId="77777777" w:rsidR="004174E3" w:rsidRDefault="004174E3" w:rsidP="005B2D75">
      <w:pPr>
        <w:pStyle w:val="ListParagraph"/>
        <w:numPr>
          <w:ilvl w:val="0"/>
          <w:numId w:val="165"/>
        </w:numPr>
      </w:pPr>
      <w:r>
        <w:t>base of the second and third metacarpals</w:t>
      </w:r>
    </w:p>
    <w:p w14:paraId="0B98EF89" w14:textId="77777777" w:rsidR="004174E3" w:rsidRDefault="004174E3" w:rsidP="005B2D75">
      <w:pPr>
        <w:pStyle w:val="ListParagraph"/>
        <w:numPr>
          <w:ilvl w:val="0"/>
          <w:numId w:val="165"/>
        </w:numPr>
      </w:pPr>
      <w:r>
        <w:t>middle phalanges of fingers two to five</w:t>
      </w:r>
    </w:p>
    <w:p w14:paraId="052A0BDA" w14:textId="77777777" w:rsidR="004174E3" w:rsidRDefault="004174E3" w:rsidP="004174E3"/>
    <w:p w14:paraId="39155CB3" w14:textId="77777777" w:rsidR="004174E3" w:rsidRDefault="004174E3" w:rsidP="004174E3">
      <w:r>
        <w:t xml:space="preserve">Innervation: </w:t>
      </w:r>
    </w:p>
    <w:p w14:paraId="039202D7" w14:textId="77777777" w:rsidR="004174E3" w:rsidRDefault="004174E3" w:rsidP="005B2D75">
      <w:pPr>
        <w:pStyle w:val="ListParagraph"/>
        <w:numPr>
          <w:ilvl w:val="0"/>
          <w:numId w:val="153"/>
        </w:numPr>
      </w:pPr>
      <w:r>
        <w:t>*</w:t>
      </w:r>
      <w:proofErr w:type="gramStart"/>
      <w:r>
        <w:t>posterior</w:t>
      </w:r>
      <w:proofErr w:type="gramEnd"/>
      <w:r>
        <w:t xml:space="preserve"> interosseous nerve (radial)</w:t>
      </w:r>
    </w:p>
    <w:p w14:paraId="1383B458" w14:textId="77777777" w:rsidR="004174E3" w:rsidRDefault="004174E3" w:rsidP="005B2D75">
      <w:pPr>
        <w:pStyle w:val="ListParagraph"/>
        <w:numPr>
          <w:ilvl w:val="0"/>
          <w:numId w:val="153"/>
        </w:numPr>
      </w:pPr>
      <w:r>
        <w:t>ulnar nerve</w:t>
      </w:r>
    </w:p>
    <w:p w14:paraId="3EAA5D53" w14:textId="77777777" w:rsidR="004174E3" w:rsidRDefault="004174E3" w:rsidP="005B2D75">
      <w:pPr>
        <w:pStyle w:val="ListParagraph"/>
        <w:numPr>
          <w:ilvl w:val="0"/>
          <w:numId w:val="153"/>
        </w:numPr>
      </w:pPr>
      <w:r>
        <w:t>musculocutaneous nerve</w:t>
      </w:r>
    </w:p>
    <w:p w14:paraId="28CB0C53" w14:textId="77777777" w:rsidR="004174E3" w:rsidRDefault="004174E3" w:rsidP="005B2D75">
      <w:pPr>
        <w:pStyle w:val="ListParagraph"/>
        <w:numPr>
          <w:ilvl w:val="0"/>
          <w:numId w:val="153"/>
        </w:numPr>
      </w:pPr>
      <w:r>
        <w:t>radial nerve</w:t>
      </w:r>
    </w:p>
    <w:p w14:paraId="10A49775" w14:textId="77777777" w:rsidR="004174E3" w:rsidRDefault="004174E3" w:rsidP="004174E3">
      <w:r>
        <w:t xml:space="preserve">Action: </w:t>
      </w:r>
    </w:p>
    <w:p w14:paraId="15532C0A" w14:textId="77777777" w:rsidR="004174E3" w:rsidRDefault="004174E3" w:rsidP="005B2D75">
      <w:pPr>
        <w:pStyle w:val="ListParagraph"/>
        <w:numPr>
          <w:ilvl w:val="0"/>
          <w:numId w:val="166"/>
        </w:numPr>
      </w:pPr>
      <w:r>
        <w:t>*</w:t>
      </w:r>
      <w:proofErr w:type="gramStart"/>
      <w:r>
        <w:t>extends</w:t>
      </w:r>
      <w:proofErr w:type="gramEnd"/>
      <w:r>
        <w:t xml:space="preserve"> the index finger</w:t>
      </w:r>
    </w:p>
    <w:p w14:paraId="32CD2884" w14:textId="77777777" w:rsidR="004174E3" w:rsidRDefault="004174E3" w:rsidP="005B2D75">
      <w:pPr>
        <w:pStyle w:val="ListParagraph"/>
        <w:numPr>
          <w:ilvl w:val="0"/>
          <w:numId w:val="166"/>
        </w:numPr>
      </w:pPr>
      <w:r>
        <w:t>*</w:t>
      </w:r>
      <w:proofErr w:type="gramStart"/>
      <w:r>
        <w:t>aids</w:t>
      </w:r>
      <w:proofErr w:type="gramEnd"/>
      <w:r>
        <w:t xml:space="preserve"> in extending the wrist</w:t>
      </w:r>
    </w:p>
    <w:p w14:paraId="0398223A" w14:textId="77777777" w:rsidR="004174E3" w:rsidRDefault="004174E3" w:rsidP="005B2D75">
      <w:pPr>
        <w:pStyle w:val="ListParagraph"/>
        <w:numPr>
          <w:ilvl w:val="0"/>
          <w:numId w:val="166"/>
        </w:numPr>
        <w:spacing w:after="160" w:line="278" w:lineRule="auto"/>
      </w:pPr>
      <w:r>
        <w:t>flexes distal interphalangeal joints</w:t>
      </w:r>
    </w:p>
    <w:p w14:paraId="7E65CF7A" w14:textId="77777777" w:rsidR="004174E3" w:rsidRDefault="004174E3" w:rsidP="004174E3"/>
    <w:p w14:paraId="22D5754E" w14:textId="77777777" w:rsidR="004174E3" w:rsidRDefault="004174E3" w:rsidP="004174E3">
      <w:pPr>
        <w:pStyle w:val="Heading2"/>
      </w:pPr>
      <w:r>
        <w:t>Card ID: 5.62</w:t>
      </w:r>
    </w:p>
    <w:p w14:paraId="72020015" w14:textId="77777777" w:rsidR="004174E3" w:rsidRDefault="004174E3" w:rsidP="004174E3">
      <w:r>
        <w:t>Image file: L1344_760173</w:t>
      </w:r>
    </w:p>
    <w:p w14:paraId="51CA2229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1F6C810A" wp14:editId="209F0FA9">
            <wp:extent cx="1828800" cy="1196595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489" w14:textId="77777777" w:rsidR="004174E3" w:rsidRDefault="004174E3" w:rsidP="004174E3">
      <w:pPr>
        <w:rPr>
          <w:ins w:id="38" w:author="Claire Copa" w:date="2026-07-16T09:18:00Z" w16du:dateUtc="2026-07-16T13:18:00Z"/>
        </w:rPr>
      </w:pPr>
      <w:r>
        <w:t xml:space="preserve">Title: </w:t>
      </w:r>
      <w:r w:rsidRPr="00C90D26">
        <w:rPr>
          <w:highlight w:val="yellow"/>
        </w:rPr>
        <w:t>Palmaris brevis</w:t>
      </w:r>
    </w:p>
    <w:p w14:paraId="4C5EB64E" w14:textId="77777777" w:rsidR="004174E3" w:rsidRDefault="004174E3" w:rsidP="004174E3">
      <w:r>
        <w:t xml:space="preserve">Activity Interaction: select all that apply </w:t>
      </w:r>
    </w:p>
    <w:p w14:paraId="422EDA9B" w14:textId="77777777" w:rsidR="004174E3" w:rsidRDefault="004174E3" w:rsidP="004174E3">
      <w:r>
        <w:rPr>
          <w:b/>
        </w:rPr>
        <w:t>Back-of-Card Content:</w:t>
      </w:r>
    </w:p>
    <w:p w14:paraId="1A854BEB" w14:textId="77777777" w:rsidR="004174E3" w:rsidRDefault="004174E3" w:rsidP="004174E3">
      <w:r>
        <w:t xml:space="preserve">Proximal insertion: </w:t>
      </w:r>
    </w:p>
    <w:p w14:paraId="06BE4786" w14:textId="77777777" w:rsidR="004174E3" w:rsidRDefault="004174E3" w:rsidP="005B2D75">
      <w:pPr>
        <w:pStyle w:val="ListParagraph"/>
        <w:numPr>
          <w:ilvl w:val="0"/>
          <w:numId w:val="167"/>
        </w:numPr>
      </w:pPr>
      <w:r>
        <w:t>*</w:t>
      </w:r>
      <w:proofErr w:type="gramStart"/>
      <w:r>
        <w:t>palmar</w:t>
      </w:r>
      <w:proofErr w:type="gramEnd"/>
      <w:r>
        <w:t xml:space="preserve"> aponeurosis </w:t>
      </w:r>
    </w:p>
    <w:p w14:paraId="4CCA884A" w14:textId="77777777" w:rsidR="004174E3" w:rsidRDefault="004174E3" w:rsidP="005B2D75">
      <w:pPr>
        <w:pStyle w:val="ListParagraph"/>
        <w:numPr>
          <w:ilvl w:val="0"/>
          <w:numId w:val="167"/>
        </w:numPr>
      </w:pPr>
      <w:r>
        <w:t>*</w:t>
      </w:r>
      <w:proofErr w:type="gramStart"/>
      <w:r>
        <w:t>flexor</w:t>
      </w:r>
      <w:proofErr w:type="gramEnd"/>
      <w:r>
        <w:t xml:space="preserve"> retinaculum of the hand</w:t>
      </w:r>
    </w:p>
    <w:p w14:paraId="10DB69F5" w14:textId="77777777" w:rsidR="004174E3" w:rsidRDefault="004174E3" w:rsidP="005B2D75">
      <w:pPr>
        <w:pStyle w:val="ListParagraph"/>
        <w:numPr>
          <w:ilvl w:val="0"/>
          <w:numId w:val="167"/>
        </w:numPr>
      </w:pPr>
      <w:r>
        <w:t>interosseous membrane</w:t>
      </w:r>
    </w:p>
    <w:p w14:paraId="4C7CA522" w14:textId="77777777" w:rsidR="004174E3" w:rsidRDefault="004174E3" w:rsidP="005B2D75">
      <w:pPr>
        <w:pStyle w:val="ListParagraph"/>
        <w:numPr>
          <w:ilvl w:val="0"/>
          <w:numId w:val="167"/>
        </w:numPr>
      </w:pPr>
      <w:r>
        <w:t>dorsal shaft of the ulna</w:t>
      </w:r>
    </w:p>
    <w:p w14:paraId="64D7EDFA" w14:textId="77777777" w:rsidR="004174E3" w:rsidRDefault="004174E3" w:rsidP="004174E3"/>
    <w:p w14:paraId="4AD18DD9" w14:textId="77777777" w:rsidR="004174E3" w:rsidRDefault="004174E3" w:rsidP="004174E3">
      <w:r>
        <w:t xml:space="preserve">Distal insertion: </w:t>
      </w:r>
    </w:p>
    <w:p w14:paraId="643BAB9A" w14:textId="77777777" w:rsidR="004174E3" w:rsidRDefault="004174E3" w:rsidP="005B2D75">
      <w:pPr>
        <w:pStyle w:val="ListParagraph"/>
        <w:numPr>
          <w:ilvl w:val="0"/>
          <w:numId w:val="168"/>
        </w:numPr>
      </w:pPr>
      <w:r>
        <w:t>*</w:t>
      </w:r>
      <w:proofErr w:type="gramStart"/>
      <w:r>
        <w:t>skin</w:t>
      </w:r>
      <w:proofErr w:type="gramEnd"/>
      <w:r>
        <w:t xml:space="preserve"> along the medial margin of the hand</w:t>
      </w:r>
    </w:p>
    <w:p w14:paraId="603310C1" w14:textId="77777777" w:rsidR="004174E3" w:rsidRDefault="004174E3" w:rsidP="005B2D75">
      <w:pPr>
        <w:pStyle w:val="ListParagraph"/>
        <w:numPr>
          <w:ilvl w:val="0"/>
          <w:numId w:val="168"/>
        </w:numPr>
      </w:pPr>
      <w:r>
        <w:t>interosseous membrane</w:t>
      </w:r>
    </w:p>
    <w:p w14:paraId="2216A5D7" w14:textId="77777777" w:rsidR="004174E3" w:rsidRDefault="004174E3" w:rsidP="005B2D75">
      <w:pPr>
        <w:pStyle w:val="ListParagraph"/>
        <w:numPr>
          <w:ilvl w:val="0"/>
          <w:numId w:val="168"/>
        </w:numPr>
      </w:pPr>
      <w:r>
        <w:t>base of the third and fourth metacarpals</w:t>
      </w:r>
    </w:p>
    <w:p w14:paraId="59E4E7E5" w14:textId="77777777" w:rsidR="004174E3" w:rsidRDefault="004174E3" w:rsidP="004174E3"/>
    <w:p w14:paraId="3DA11E46" w14:textId="77777777" w:rsidR="004174E3" w:rsidRDefault="004174E3" w:rsidP="004174E3">
      <w:r>
        <w:t xml:space="preserve">Innervation: </w:t>
      </w:r>
    </w:p>
    <w:p w14:paraId="6913345A" w14:textId="77777777" w:rsidR="004174E3" w:rsidRDefault="004174E3" w:rsidP="005B2D75">
      <w:pPr>
        <w:pStyle w:val="ListParagraph"/>
        <w:numPr>
          <w:ilvl w:val="0"/>
          <w:numId w:val="154"/>
        </w:numPr>
      </w:pPr>
      <w:r>
        <w:t>posterior interosseous nerve (radial)</w:t>
      </w:r>
    </w:p>
    <w:p w14:paraId="20CC4121" w14:textId="77777777" w:rsidR="004174E3" w:rsidRDefault="004174E3" w:rsidP="005B2D75">
      <w:pPr>
        <w:pStyle w:val="ListParagraph"/>
        <w:numPr>
          <w:ilvl w:val="0"/>
          <w:numId w:val="154"/>
        </w:numPr>
      </w:pPr>
      <w:r>
        <w:t>ulnar nerve</w:t>
      </w:r>
    </w:p>
    <w:p w14:paraId="56EB600F" w14:textId="77777777" w:rsidR="004174E3" w:rsidRDefault="004174E3" w:rsidP="005B2D75">
      <w:pPr>
        <w:pStyle w:val="ListParagraph"/>
        <w:numPr>
          <w:ilvl w:val="0"/>
          <w:numId w:val="154"/>
        </w:numPr>
      </w:pPr>
      <w:r>
        <w:t>radial nerve</w:t>
      </w:r>
    </w:p>
    <w:p w14:paraId="1ED10DD2" w14:textId="77777777" w:rsidR="004174E3" w:rsidRDefault="004174E3" w:rsidP="005B2D75">
      <w:pPr>
        <w:pStyle w:val="ListParagraph"/>
        <w:numPr>
          <w:ilvl w:val="0"/>
          <w:numId w:val="154"/>
        </w:numPr>
      </w:pPr>
      <w:r>
        <w:t>*</w:t>
      </w:r>
      <w:r w:rsidRPr="00C90D26">
        <w:t xml:space="preserve"> </w:t>
      </w:r>
      <w:proofErr w:type="gramStart"/>
      <w:r>
        <w:t>ulnar</w:t>
      </w:r>
      <w:proofErr w:type="gramEnd"/>
      <w:r>
        <w:t xml:space="preserve"> (C8-T1) nerve</w:t>
      </w:r>
    </w:p>
    <w:p w14:paraId="550BFA1E" w14:textId="77777777" w:rsidR="004174E3" w:rsidRDefault="004174E3" w:rsidP="004174E3">
      <w:r>
        <w:t xml:space="preserve">Action: </w:t>
      </w:r>
    </w:p>
    <w:p w14:paraId="47874004" w14:textId="77777777" w:rsidR="004174E3" w:rsidRDefault="004174E3" w:rsidP="005B2D75">
      <w:pPr>
        <w:pStyle w:val="ListParagraph"/>
        <w:numPr>
          <w:ilvl w:val="0"/>
          <w:numId w:val="169"/>
        </w:numPr>
      </w:pPr>
      <w:r>
        <w:t>*</w:t>
      </w:r>
      <w:proofErr w:type="gramStart"/>
      <w:r>
        <w:t>wrinkles</w:t>
      </w:r>
      <w:proofErr w:type="gramEnd"/>
      <w:r>
        <w:t xml:space="preserve"> the skin on the hypothenar eminence</w:t>
      </w:r>
    </w:p>
    <w:p w14:paraId="2AAFC19B" w14:textId="77777777" w:rsidR="004174E3" w:rsidRDefault="004174E3" w:rsidP="005B2D75">
      <w:pPr>
        <w:pStyle w:val="ListParagraph"/>
        <w:numPr>
          <w:ilvl w:val="0"/>
          <w:numId w:val="169"/>
        </w:numPr>
      </w:pPr>
      <w:r>
        <w:t>*</w:t>
      </w:r>
      <w:proofErr w:type="gramStart"/>
      <w:r>
        <w:t>deepens</w:t>
      </w:r>
      <w:proofErr w:type="gramEnd"/>
      <w:r>
        <w:t xml:space="preserve"> the hollow of the hand</w:t>
      </w:r>
    </w:p>
    <w:p w14:paraId="33A31D38" w14:textId="77777777" w:rsidR="004174E3" w:rsidRDefault="004174E3" w:rsidP="005B2D75">
      <w:pPr>
        <w:pStyle w:val="ListParagraph"/>
        <w:numPr>
          <w:ilvl w:val="0"/>
          <w:numId w:val="169"/>
        </w:numPr>
      </w:pPr>
      <w:r>
        <w:t>*</w:t>
      </w:r>
      <w:proofErr w:type="gramStart"/>
      <w:r>
        <w:t>assists</w:t>
      </w:r>
      <w:proofErr w:type="gramEnd"/>
      <w:r>
        <w:t xml:space="preserve"> with grip</w:t>
      </w:r>
    </w:p>
    <w:p w14:paraId="13A4B2E1" w14:textId="77777777" w:rsidR="004174E3" w:rsidRDefault="004174E3" w:rsidP="005B2D75">
      <w:pPr>
        <w:pStyle w:val="ListParagraph"/>
        <w:numPr>
          <w:ilvl w:val="0"/>
          <w:numId w:val="169"/>
        </w:numPr>
      </w:pPr>
      <w:r>
        <w:t xml:space="preserve">flexes the wrist </w:t>
      </w:r>
    </w:p>
    <w:p w14:paraId="306F2ACB" w14:textId="77777777" w:rsidR="004174E3" w:rsidRDefault="004174E3" w:rsidP="004174E3">
      <w:pPr>
        <w:pStyle w:val="Heading2"/>
      </w:pPr>
    </w:p>
    <w:p w14:paraId="33C98B68" w14:textId="77777777" w:rsidR="004174E3" w:rsidRDefault="004174E3" w:rsidP="004174E3">
      <w:pPr>
        <w:pStyle w:val="Heading2"/>
      </w:pPr>
      <w:r>
        <w:t>Card ID: 5.63</w:t>
      </w:r>
    </w:p>
    <w:p w14:paraId="55F5F091" w14:textId="77777777" w:rsidR="004174E3" w:rsidRDefault="004174E3" w:rsidP="004174E3">
      <w:r>
        <w:t>Image file: L1344_760174</w:t>
      </w:r>
    </w:p>
    <w:p w14:paraId="571AD812" w14:textId="77777777" w:rsidR="004174E3" w:rsidRDefault="004174E3" w:rsidP="004174E3">
      <w:r>
        <w:rPr>
          <w:noProof/>
        </w:rPr>
        <w:drawing>
          <wp:inline distT="0" distB="0" distL="0" distR="0" wp14:anchorId="1128949F" wp14:editId="5CDA6383">
            <wp:extent cx="1828800" cy="1196595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0BDF" w14:textId="77777777" w:rsidR="004174E3" w:rsidRDefault="004174E3" w:rsidP="004174E3">
      <w:pPr>
        <w:rPr>
          <w:ins w:id="39" w:author="Claire Copa" w:date="2026-07-16T09:18:00Z" w16du:dateUtc="2026-07-16T13:18:00Z"/>
        </w:rPr>
      </w:pPr>
      <w:r>
        <w:t xml:space="preserve">Title: </w:t>
      </w:r>
      <w:r w:rsidRPr="002C6DDC">
        <w:rPr>
          <w:highlight w:val="yellow"/>
        </w:rPr>
        <w:t>Abductor pollicis brevis</w:t>
      </w:r>
    </w:p>
    <w:p w14:paraId="6884AC98" w14:textId="77777777" w:rsidR="004174E3" w:rsidRDefault="004174E3" w:rsidP="004174E3">
      <w:r>
        <w:t xml:space="preserve">Activity Interaction: select all that apply </w:t>
      </w:r>
    </w:p>
    <w:p w14:paraId="78D3F719" w14:textId="77777777" w:rsidR="004174E3" w:rsidRDefault="004174E3" w:rsidP="004174E3">
      <w:r>
        <w:rPr>
          <w:b/>
        </w:rPr>
        <w:t>Back-of-Card Content:</w:t>
      </w:r>
    </w:p>
    <w:p w14:paraId="76BB6DC5" w14:textId="77777777" w:rsidR="004174E3" w:rsidRDefault="004174E3" w:rsidP="004174E3">
      <w:r>
        <w:t xml:space="preserve">Proximal insertion: </w:t>
      </w:r>
    </w:p>
    <w:p w14:paraId="0F6F09CB" w14:textId="77777777" w:rsidR="004174E3" w:rsidRDefault="004174E3" w:rsidP="005B2D75">
      <w:pPr>
        <w:pStyle w:val="ListParagraph"/>
        <w:numPr>
          <w:ilvl w:val="0"/>
          <w:numId w:val="170"/>
        </w:numPr>
      </w:pPr>
      <w:r>
        <w:t>*</w:t>
      </w:r>
      <w:proofErr w:type="gramStart"/>
      <w:r>
        <w:t>tubercles</w:t>
      </w:r>
      <w:proofErr w:type="gramEnd"/>
      <w:r>
        <w:t xml:space="preserve"> of the scaphoid and trapezium bones</w:t>
      </w:r>
    </w:p>
    <w:p w14:paraId="31D76187" w14:textId="77777777" w:rsidR="004174E3" w:rsidRDefault="004174E3" w:rsidP="005B2D75">
      <w:pPr>
        <w:pStyle w:val="ListParagraph"/>
        <w:numPr>
          <w:ilvl w:val="0"/>
          <w:numId w:val="170"/>
        </w:numPr>
      </w:pPr>
      <w:r>
        <w:t>*</w:t>
      </w:r>
      <w:proofErr w:type="gramStart"/>
      <w:r>
        <w:t>flexor</w:t>
      </w:r>
      <w:proofErr w:type="gramEnd"/>
      <w:r>
        <w:t xml:space="preserve"> retinaculum of the hand</w:t>
      </w:r>
    </w:p>
    <w:p w14:paraId="2EC53509" w14:textId="77777777" w:rsidR="004174E3" w:rsidRDefault="004174E3" w:rsidP="005B2D75">
      <w:pPr>
        <w:pStyle w:val="ListParagraph"/>
        <w:numPr>
          <w:ilvl w:val="0"/>
          <w:numId w:val="170"/>
        </w:numPr>
      </w:pPr>
      <w:r>
        <w:t>skin along the medial margin of the hand</w:t>
      </w:r>
    </w:p>
    <w:p w14:paraId="5E906E90" w14:textId="77777777" w:rsidR="004174E3" w:rsidRDefault="004174E3" w:rsidP="004174E3">
      <w:r>
        <w:t xml:space="preserve">Distal insertion: </w:t>
      </w:r>
    </w:p>
    <w:p w14:paraId="65EE7169" w14:textId="77777777" w:rsidR="004174E3" w:rsidRDefault="004174E3" w:rsidP="005B2D75">
      <w:pPr>
        <w:pStyle w:val="ListParagraph"/>
        <w:numPr>
          <w:ilvl w:val="0"/>
          <w:numId w:val="171"/>
        </w:numPr>
      </w:pPr>
      <w:r>
        <w:t>*</w:t>
      </w:r>
      <w:proofErr w:type="gramStart"/>
      <w:r>
        <w:t>lateral</w:t>
      </w:r>
      <w:proofErr w:type="gramEnd"/>
      <w:r>
        <w:t xml:space="preserve"> aspect of the base of the proximal phalanx of the thumb</w:t>
      </w:r>
    </w:p>
    <w:p w14:paraId="0781C6F4" w14:textId="77777777" w:rsidR="004174E3" w:rsidRDefault="004174E3" w:rsidP="005B2D75">
      <w:pPr>
        <w:pStyle w:val="ListParagraph"/>
        <w:numPr>
          <w:ilvl w:val="0"/>
          <w:numId w:val="171"/>
        </w:numPr>
      </w:pPr>
      <w:r>
        <w:t>base of the second and third metacarpals</w:t>
      </w:r>
    </w:p>
    <w:p w14:paraId="18BA3125" w14:textId="77777777" w:rsidR="004174E3" w:rsidRDefault="004174E3" w:rsidP="005B2D75">
      <w:pPr>
        <w:pStyle w:val="ListParagraph"/>
        <w:numPr>
          <w:ilvl w:val="0"/>
          <w:numId w:val="171"/>
        </w:numPr>
      </w:pPr>
      <w:r>
        <w:t>middle phalanges of fingers two to five</w:t>
      </w:r>
    </w:p>
    <w:p w14:paraId="39FC1C41" w14:textId="77777777" w:rsidR="004174E3" w:rsidRDefault="004174E3" w:rsidP="004174E3">
      <w:r>
        <w:t xml:space="preserve">Innervation: </w:t>
      </w:r>
    </w:p>
    <w:p w14:paraId="17D4ABDA" w14:textId="77777777" w:rsidR="004174E3" w:rsidRDefault="004174E3" w:rsidP="005B2D75">
      <w:pPr>
        <w:pStyle w:val="ListParagraph"/>
        <w:numPr>
          <w:ilvl w:val="0"/>
          <w:numId w:val="155"/>
        </w:numPr>
      </w:pPr>
      <w:r>
        <w:t>posterior interosseous nerve (radial)</w:t>
      </w:r>
    </w:p>
    <w:p w14:paraId="54D1938D" w14:textId="77777777" w:rsidR="004174E3" w:rsidRDefault="004174E3" w:rsidP="005B2D75">
      <w:pPr>
        <w:pStyle w:val="ListParagraph"/>
        <w:numPr>
          <w:ilvl w:val="0"/>
          <w:numId w:val="155"/>
        </w:numPr>
      </w:pPr>
      <w:r>
        <w:t>ulnar nerve</w:t>
      </w:r>
    </w:p>
    <w:p w14:paraId="07165B66" w14:textId="77777777" w:rsidR="004174E3" w:rsidRDefault="004174E3" w:rsidP="005B2D75">
      <w:pPr>
        <w:pStyle w:val="ListParagraph"/>
        <w:numPr>
          <w:ilvl w:val="0"/>
          <w:numId w:val="155"/>
        </w:numPr>
      </w:pPr>
      <w:r>
        <w:t>ulnar (C8-T1) nerve</w:t>
      </w:r>
    </w:p>
    <w:p w14:paraId="7FBCFCFE" w14:textId="77777777" w:rsidR="004174E3" w:rsidRDefault="004174E3" w:rsidP="005B2D75">
      <w:pPr>
        <w:pStyle w:val="ListParagraph"/>
        <w:numPr>
          <w:ilvl w:val="0"/>
          <w:numId w:val="155"/>
        </w:numPr>
      </w:pPr>
      <w:r>
        <w:t>*</w:t>
      </w:r>
      <w:proofErr w:type="gramStart"/>
      <w:r>
        <w:t>median</w:t>
      </w:r>
      <w:proofErr w:type="gramEnd"/>
      <w:r>
        <w:t xml:space="preserve"> (C8-T1) nerve</w:t>
      </w:r>
    </w:p>
    <w:p w14:paraId="10428B2C" w14:textId="77777777" w:rsidR="004174E3" w:rsidRDefault="004174E3" w:rsidP="004174E3">
      <w:r>
        <w:t xml:space="preserve">Action: </w:t>
      </w:r>
    </w:p>
    <w:p w14:paraId="63E1C3DD" w14:textId="77777777" w:rsidR="004174E3" w:rsidRDefault="004174E3" w:rsidP="005B2D75">
      <w:pPr>
        <w:pStyle w:val="ListParagraph"/>
        <w:numPr>
          <w:ilvl w:val="0"/>
          <w:numId w:val="172"/>
        </w:numPr>
      </w:pPr>
      <w:r>
        <w:t>*</w:t>
      </w:r>
      <w:proofErr w:type="gramStart"/>
      <w:r>
        <w:t>abducts</w:t>
      </w:r>
      <w:proofErr w:type="gramEnd"/>
      <w:r>
        <w:t xml:space="preserve"> the thumb at the carpometacarpal joint</w:t>
      </w:r>
    </w:p>
    <w:p w14:paraId="6723EDEB" w14:textId="77777777" w:rsidR="004174E3" w:rsidRDefault="004174E3" w:rsidP="005B2D75">
      <w:pPr>
        <w:pStyle w:val="ListParagraph"/>
        <w:numPr>
          <w:ilvl w:val="0"/>
          <w:numId w:val="172"/>
        </w:numPr>
      </w:pPr>
      <w:r>
        <w:t>extends the thumb</w:t>
      </w:r>
    </w:p>
    <w:p w14:paraId="686B3B24" w14:textId="77777777" w:rsidR="004174E3" w:rsidRDefault="004174E3" w:rsidP="005B2D75">
      <w:pPr>
        <w:pStyle w:val="ListParagraph"/>
        <w:numPr>
          <w:ilvl w:val="0"/>
          <w:numId w:val="172"/>
        </w:numPr>
      </w:pPr>
      <w:r>
        <w:t>flexes the thumb</w:t>
      </w:r>
    </w:p>
    <w:p w14:paraId="74C8CE0F" w14:textId="77777777" w:rsidR="004174E3" w:rsidRDefault="004174E3" w:rsidP="004174E3"/>
    <w:p w14:paraId="56960A90" w14:textId="77777777" w:rsidR="004174E3" w:rsidRDefault="004174E3" w:rsidP="004174E3">
      <w:pPr>
        <w:pStyle w:val="Heading2"/>
      </w:pPr>
      <w:r>
        <w:lastRenderedPageBreak/>
        <w:t>Card ID: 5.64</w:t>
      </w:r>
    </w:p>
    <w:p w14:paraId="55200C8E" w14:textId="77777777" w:rsidR="004174E3" w:rsidRDefault="004174E3" w:rsidP="004174E3">
      <w:r>
        <w:t>Image file: L1344_760175</w:t>
      </w:r>
    </w:p>
    <w:p w14:paraId="498E800C" w14:textId="77777777" w:rsidR="004174E3" w:rsidRDefault="004174E3" w:rsidP="004174E3">
      <w:r>
        <w:rPr>
          <w:noProof/>
        </w:rPr>
        <w:drawing>
          <wp:inline distT="0" distB="0" distL="0" distR="0" wp14:anchorId="41288AEE" wp14:editId="4B66AD58">
            <wp:extent cx="1828800" cy="1196595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2BBD" w14:textId="77777777" w:rsidR="004174E3" w:rsidRDefault="004174E3" w:rsidP="004174E3">
      <w:pPr>
        <w:rPr>
          <w:ins w:id="40" w:author="Claire Copa" w:date="2026-07-16T09:18:00Z" w16du:dateUtc="2026-07-16T13:18:00Z"/>
        </w:rPr>
      </w:pPr>
      <w:r>
        <w:t xml:space="preserve">Title: </w:t>
      </w:r>
      <w:r w:rsidRPr="002C6DDC">
        <w:rPr>
          <w:highlight w:val="yellow"/>
        </w:rPr>
        <w:t>Flexor pollicis brevis</w:t>
      </w:r>
    </w:p>
    <w:p w14:paraId="44DE3064" w14:textId="77777777" w:rsidR="004174E3" w:rsidRDefault="004174E3" w:rsidP="004174E3">
      <w:r>
        <w:t xml:space="preserve">Activity Interaction: select all that apply </w:t>
      </w:r>
    </w:p>
    <w:p w14:paraId="0838CDD4" w14:textId="77777777" w:rsidR="004174E3" w:rsidRDefault="004174E3" w:rsidP="004174E3">
      <w:r>
        <w:rPr>
          <w:b/>
        </w:rPr>
        <w:t>Back-of-Card Content:</w:t>
      </w:r>
    </w:p>
    <w:p w14:paraId="063D019B" w14:textId="77777777" w:rsidR="004174E3" w:rsidRDefault="004174E3" w:rsidP="004174E3">
      <w:r>
        <w:t xml:space="preserve">Proximal insertion: </w:t>
      </w:r>
    </w:p>
    <w:p w14:paraId="6D7344A3" w14:textId="77777777" w:rsidR="004174E3" w:rsidRDefault="004174E3" w:rsidP="005B2D75">
      <w:pPr>
        <w:pStyle w:val="ListParagraph"/>
        <w:numPr>
          <w:ilvl w:val="0"/>
          <w:numId w:val="173"/>
        </w:numPr>
      </w:pPr>
      <w:r>
        <w:t>*</w:t>
      </w:r>
      <w:proofErr w:type="gramStart"/>
      <w:r>
        <w:t>tubercle</w:t>
      </w:r>
      <w:proofErr w:type="gramEnd"/>
      <w:r>
        <w:t xml:space="preserve"> of the trapezium bone</w:t>
      </w:r>
    </w:p>
    <w:p w14:paraId="7A1D1D4B" w14:textId="77777777" w:rsidR="004174E3" w:rsidRDefault="004174E3" w:rsidP="005B2D75">
      <w:pPr>
        <w:pStyle w:val="ListParagraph"/>
        <w:numPr>
          <w:ilvl w:val="0"/>
          <w:numId w:val="173"/>
        </w:numPr>
      </w:pPr>
      <w:r>
        <w:t>*</w:t>
      </w:r>
      <w:proofErr w:type="gramStart"/>
      <w:r>
        <w:t>palmar</w:t>
      </w:r>
      <w:proofErr w:type="gramEnd"/>
      <w:r>
        <w:t xml:space="preserve"> aspects of the capitate and trapezoid bones</w:t>
      </w:r>
    </w:p>
    <w:p w14:paraId="49F9BEA8" w14:textId="77777777" w:rsidR="004174E3" w:rsidRDefault="004174E3" w:rsidP="005B2D75">
      <w:pPr>
        <w:pStyle w:val="ListParagraph"/>
        <w:numPr>
          <w:ilvl w:val="0"/>
          <w:numId w:val="173"/>
        </w:numPr>
      </w:pPr>
      <w:r>
        <w:t>*</w:t>
      </w:r>
      <w:proofErr w:type="gramStart"/>
      <w:r>
        <w:t>flexor</w:t>
      </w:r>
      <w:proofErr w:type="gramEnd"/>
      <w:r>
        <w:t xml:space="preserve"> retinaculum of the hand</w:t>
      </w:r>
    </w:p>
    <w:p w14:paraId="0D1408FA" w14:textId="77777777" w:rsidR="004174E3" w:rsidRDefault="004174E3" w:rsidP="004174E3">
      <w:r>
        <w:t xml:space="preserve">Distal insertion: </w:t>
      </w:r>
    </w:p>
    <w:p w14:paraId="54A91F68" w14:textId="77777777" w:rsidR="004174E3" w:rsidRDefault="004174E3" w:rsidP="005B2D75">
      <w:pPr>
        <w:pStyle w:val="ListParagraph"/>
        <w:numPr>
          <w:ilvl w:val="0"/>
          <w:numId w:val="176"/>
        </w:numPr>
      </w:pPr>
      <w:r>
        <w:t>*</w:t>
      </w:r>
      <w:proofErr w:type="gramStart"/>
      <w:r>
        <w:t>lateral</w:t>
      </w:r>
      <w:proofErr w:type="gramEnd"/>
      <w:r>
        <w:t xml:space="preserve"> aspect of the base of the proximal phalanx of the thumb</w:t>
      </w:r>
    </w:p>
    <w:p w14:paraId="7726C8A5" w14:textId="77777777" w:rsidR="004174E3" w:rsidRDefault="004174E3" w:rsidP="005B2D75">
      <w:pPr>
        <w:pStyle w:val="ListParagraph"/>
        <w:numPr>
          <w:ilvl w:val="0"/>
          <w:numId w:val="176"/>
        </w:numPr>
      </w:pPr>
      <w:r>
        <w:t>base of the distal phalanx of the thumb</w:t>
      </w:r>
    </w:p>
    <w:p w14:paraId="25EC696A" w14:textId="77777777" w:rsidR="004174E3" w:rsidRDefault="004174E3" w:rsidP="005B2D75">
      <w:pPr>
        <w:pStyle w:val="ListParagraph"/>
        <w:numPr>
          <w:ilvl w:val="0"/>
          <w:numId w:val="176"/>
        </w:numPr>
      </w:pPr>
      <w:r>
        <w:t>lateral aspect of the distal phalanx of the thumb</w:t>
      </w:r>
    </w:p>
    <w:p w14:paraId="7994CA91" w14:textId="77777777" w:rsidR="004174E3" w:rsidRDefault="004174E3" w:rsidP="004174E3">
      <w:r>
        <w:t>Innervation:</w:t>
      </w:r>
    </w:p>
    <w:p w14:paraId="5C2C0C51" w14:textId="77777777" w:rsidR="004174E3" w:rsidRDefault="004174E3" w:rsidP="005B2D75">
      <w:pPr>
        <w:pStyle w:val="ListParagraph"/>
        <w:numPr>
          <w:ilvl w:val="0"/>
          <w:numId w:val="175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20E17225" w14:textId="77777777" w:rsidR="004174E3" w:rsidRDefault="004174E3" w:rsidP="005B2D75">
      <w:pPr>
        <w:pStyle w:val="ListParagraph"/>
        <w:numPr>
          <w:ilvl w:val="0"/>
          <w:numId w:val="175"/>
        </w:numPr>
      </w:pPr>
      <w:r>
        <w:t>*</w:t>
      </w:r>
      <w:proofErr w:type="gramStart"/>
      <w:r>
        <w:t>ulnar</w:t>
      </w:r>
      <w:proofErr w:type="gramEnd"/>
      <w:r>
        <w:t xml:space="preserve"> nerve</w:t>
      </w:r>
    </w:p>
    <w:p w14:paraId="03E4AC71" w14:textId="77777777" w:rsidR="004174E3" w:rsidRDefault="004174E3" w:rsidP="005B2D75">
      <w:pPr>
        <w:pStyle w:val="ListParagraph"/>
        <w:numPr>
          <w:ilvl w:val="0"/>
          <w:numId w:val="175"/>
        </w:numPr>
      </w:pPr>
      <w:r>
        <w:t>radial nerve</w:t>
      </w:r>
    </w:p>
    <w:p w14:paraId="76B82AF6" w14:textId="77777777" w:rsidR="004174E3" w:rsidRDefault="004174E3" w:rsidP="005B2D75">
      <w:pPr>
        <w:pStyle w:val="ListParagraph"/>
        <w:numPr>
          <w:ilvl w:val="0"/>
          <w:numId w:val="175"/>
        </w:numPr>
      </w:pPr>
      <w:r>
        <w:t>posterior interosseous nerve (radial)</w:t>
      </w:r>
    </w:p>
    <w:p w14:paraId="12551D40" w14:textId="77777777" w:rsidR="004174E3" w:rsidRDefault="004174E3" w:rsidP="004174E3">
      <w:r>
        <w:t xml:space="preserve">Action: </w:t>
      </w:r>
    </w:p>
    <w:p w14:paraId="664FD9B8" w14:textId="77777777" w:rsidR="004174E3" w:rsidRDefault="004174E3" w:rsidP="005B2D75">
      <w:pPr>
        <w:pStyle w:val="ListParagraph"/>
        <w:numPr>
          <w:ilvl w:val="0"/>
          <w:numId w:val="174"/>
        </w:numPr>
      </w:pPr>
      <w:r>
        <w:t>*</w:t>
      </w:r>
      <w:proofErr w:type="gramStart"/>
      <w:r>
        <w:t>flexes</w:t>
      </w:r>
      <w:proofErr w:type="gramEnd"/>
      <w:r>
        <w:t xml:space="preserve"> the thumb</w:t>
      </w:r>
    </w:p>
    <w:p w14:paraId="20604DE6" w14:textId="77777777" w:rsidR="004174E3" w:rsidRDefault="004174E3" w:rsidP="005B2D75">
      <w:pPr>
        <w:pStyle w:val="ListParagraph"/>
        <w:numPr>
          <w:ilvl w:val="0"/>
          <w:numId w:val="174"/>
        </w:numPr>
      </w:pPr>
      <w:r>
        <w:t xml:space="preserve">flexes the wrist </w:t>
      </w:r>
    </w:p>
    <w:p w14:paraId="2999332B" w14:textId="77777777" w:rsidR="004174E3" w:rsidRDefault="004174E3" w:rsidP="005B2D75">
      <w:pPr>
        <w:pStyle w:val="ListParagraph"/>
        <w:numPr>
          <w:ilvl w:val="0"/>
          <w:numId w:val="174"/>
        </w:numPr>
      </w:pPr>
      <w:r>
        <w:t>flexes the middle phalanges</w:t>
      </w:r>
    </w:p>
    <w:p w14:paraId="754CBE74" w14:textId="77777777" w:rsidR="004174E3" w:rsidRDefault="004174E3" w:rsidP="004174E3">
      <w:pPr>
        <w:pStyle w:val="Heading2"/>
      </w:pPr>
      <w:r>
        <w:t>Card ID: 5.65</w:t>
      </w:r>
    </w:p>
    <w:p w14:paraId="1C334D12" w14:textId="77777777" w:rsidR="004174E3" w:rsidRDefault="004174E3" w:rsidP="004174E3">
      <w:r>
        <w:t>Image file: L1344_760176</w:t>
      </w:r>
    </w:p>
    <w:p w14:paraId="772078C9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3D14DD7D" wp14:editId="6481DA0D">
            <wp:extent cx="1828800" cy="1196595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C1A3" w14:textId="77777777" w:rsidR="004174E3" w:rsidRDefault="004174E3" w:rsidP="004174E3">
      <w:pPr>
        <w:rPr>
          <w:ins w:id="41" w:author="Claire Copa" w:date="2026-07-16T09:18:00Z" w16du:dateUtc="2026-07-16T13:18:00Z"/>
        </w:rPr>
      </w:pPr>
      <w:r>
        <w:t xml:space="preserve">Title: </w:t>
      </w:r>
      <w:proofErr w:type="spellStart"/>
      <w:r w:rsidRPr="009B025B">
        <w:rPr>
          <w:highlight w:val="yellow"/>
        </w:rPr>
        <w:t>Opponens</w:t>
      </w:r>
      <w:proofErr w:type="spellEnd"/>
      <w:r w:rsidRPr="009B025B">
        <w:rPr>
          <w:highlight w:val="yellow"/>
        </w:rPr>
        <w:t xml:space="preserve"> pollicis</w:t>
      </w:r>
    </w:p>
    <w:p w14:paraId="6AFF658D" w14:textId="2F7D5935" w:rsidR="004174E3" w:rsidRDefault="004174E3" w:rsidP="004174E3">
      <w:r>
        <w:t xml:space="preserve">Activity Interaction: select all that apply </w:t>
      </w:r>
    </w:p>
    <w:p w14:paraId="62E7BC2B" w14:textId="77777777" w:rsidR="004174E3" w:rsidRDefault="004174E3" w:rsidP="004174E3">
      <w:r>
        <w:rPr>
          <w:b/>
        </w:rPr>
        <w:t>Back-of-Card Content:</w:t>
      </w:r>
    </w:p>
    <w:p w14:paraId="6F2AB7D4" w14:textId="77777777" w:rsidR="004174E3" w:rsidRDefault="004174E3" w:rsidP="004174E3">
      <w:r>
        <w:t xml:space="preserve">Proximal insertion: </w:t>
      </w:r>
    </w:p>
    <w:p w14:paraId="54DB23AB" w14:textId="77777777" w:rsidR="004174E3" w:rsidRDefault="004174E3" w:rsidP="005B2D75">
      <w:pPr>
        <w:pStyle w:val="ListParagraph"/>
        <w:numPr>
          <w:ilvl w:val="0"/>
          <w:numId w:val="177"/>
        </w:numPr>
      </w:pPr>
      <w:r>
        <w:t>*</w:t>
      </w:r>
      <w:proofErr w:type="gramStart"/>
      <w:r>
        <w:t>tubercle</w:t>
      </w:r>
      <w:proofErr w:type="gramEnd"/>
      <w:r>
        <w:t xml:space="preserve"> of the trapezium bone </w:t>
      </w:r>
    </w:p>
    <w:p w14:paraId="75F44770" w14:textId="77777777" w:rsidR="004174E3" w:rsidRDefault="004174E3" w:rsidP="005B2D75">
      <w:pPr>
        <w:pStyle w:val="ListParagraph"/>
        <w:numPr>
          <w:ilvl w:val="0"/>
          <w:numId w:val="177"/>
        </w:numPr>
      </w:pPr>
      <w:r>
        <w:t>*</w:t>
      </w:r>
      <w:proofErr w:type="gramStart"/>
      <w:r>
        <w:t>the</w:t>
      </w:r>
      <w:proofErr w:type="gramEnd"/>
      <w:r>
        <w:t xml:space="preserve"> flexor retinaculum of the hand</w:t>
      </w:r>
    </w:p>
    <w:p w14:paraId="3765783E" w14:textId="77777777" w:rsidR="004174E3" w:rsidRDefault="004174E3" w:rsidP="005B2D75">
      <w:pPr>
        <w:pStyle w:val="ListParagraph"/>
        <w:numPr>
          <w:ilvl w:val="0"/>
          <w:numId w:val="177"/>
        </w:numPr>
      </w:pPr>
      <w:r>
        <w:t>scaphoid</w:t>
      </w:r>
    </w:p>
    <w:p w14:paraId="4AC2B35F" w14:textId="77777777" w:rsidR="004174E3" w:rsidRDefault="004174E3" w:rsidP="005B2D75">
      <w:pPr>
        <w:pStyle w:val="ListParagraph"/>
        <w:numPr>
          <w:ilvl w:val="0"/>
          <w:numId w:val="177"/>
        </w:numPr>
      </w:pPr>
      <w:r>
        <w:t>lunate</w:t>
      </w:r>
    </w:p>
    <w:p w14:paraId="2A681CFA" w14:textId="77777777" w:rsidR="004174E3" w:rsidRDefault="004174E3" w:rsidP="004174E3">
      <w:r>
        <w:t xml:space="preserve">Distal insertion: </w:t>
      </w:r>
    </w:p>
    <w:p w14:paraId="772C7803" w14:textId="77777777" w:rsidR="004174E3" w:rsidRDefault="004174E3" w:rsidP="005B2D75">
      <w:pPr>
        <w:pStyle w:val="ListParagraph"/>
        <w:numPr>
          <w:ilvl w:val="0"/>
          <w:numId w:val="178"/>
        </w:numPr>
      </w:pPr>
      <w:r>
        <w:t>*</w:t>
      </w:r>
      <w:proofErr w:type="gramStart"/>
      <w:r>
        <w:t>anterolateral</w:t>
      </w:r>
      <w:proofErr w:type="gramEnd"/>
      <w:r>
        <w:t xml:space="preserve"> aspect of the body of the first metacarpal</w:t>
      </w:r>
    </w:p>
    <w:p w14:paraId="0004F917" w14:textId="77777777" w:rsidR="004174E3" w:rsidRDefault="004174E3" w:rsidP="005B2D75">
      <w:pPr>
        <w:pStyle w:val="ListParagraph"/>
        <w:numPr>
          <w:ilvl w:val="0"/>
          <w:numId w:val="178"/>
        </w:numPr>
      </w:pPr>
      <w:r>
        <w:t>base of the distal phalanx of the thumb</w:t>
      </w:r>
    </w:p>
    <w:p w14:paraId="59D48D58" w14:textId="77777777" w:rsidR="004174E3" w:rsidRDefault="004174E3" w:rsidP="005B2D75">
      <w:pPr>
        <w:pStyle w:val="ListParagraph"/>
        <w:numPr>
          <w:ilvl w:val="0"/>
          <w:numId w:val="178"/>
        </w:numPr>
      </w:pPr>
      <w:r>
        <w:t>medial aspect of the distal phalanx of the thumb</w:t>
      </w:r>
    </w:p>
    <w:p w14:paraId="4A3F4655" w14:textId="77777777" w:rsidR="004174E3" w:rsidRDefault="004174E3" w:rsidP="004174E3">
      <w:r>
        <w:t xml:space="preserve">Innervation: </w:t>
      </w:r>
    </w:p>
    <w:p w14:paraId="7879F8A7" w14:textId="77777777" w:rsidR="004174E3" w:rsidRDefault="004174E3" w:rsidP="005B2D75">
      <w:pPr>
        <w:pStyle w:val="ListParagraph"/>
        <w:numPr>
          <w:ilvl w:val="0"/>
          <w:numId w:val="156"/>
        </w:numPr>
      </w:pPr>
      <w:r>
        <w:t>posterior interosseous nerve (radial)</w:t>
      </w:r>
    </w:p>
    <w:p w14:paraId="7A450D55" w14:textId="77777777" w:rsidR="004174E3" w:rsidRDefault="004174E3" w:rsidP="005B2D75">
      <w:pPr>
        <w:pStyle w:val="ListParagraph"/>
        <w:numPr>
          <w:ilvl w:val="0"/>
          <w:numId w:val="156"/>
        </w:numPr>
      </w:pPr>
      <w:r>
        <w:t>radial nerve</w:t>
      </w:r>
    </w:p>
    <w:p w14:paraId="461D8105" w14:textId="77777777" w:rsidR="004174E3" w:rsidRDefault="004174E3" w:rsidP="005B2D75">
      <w:pPr>
        <w:pStyle w:val="ListParagraph"/>
        <w:numPr>
          <w:ilvl w:val="0"/>
          <w:numId w:val="156"/>
        </w:numPr>
      </w:pPr>
      <w:r>
        <w:t>ulnar (C8-T1) nerve</w:t>
      </w:r>
    </w:p>
    <w:p w14:paraId="74EB827E" w14:textId="77777777" w:rsidR="004174E3" w:rsidRDefault="004174E3" w:rsidP="005B2D75">
      <w:pPr>
        <w:pStyle w:val="ListParagraph"/>
        <w:numPr>
          <w:ilvl w:val="0"/>
          <w:numId w:val="156"/>
        </w:numPr>
      </w:pPr>
      <w:r>
        <w:t>*</w:t>
      </w:r>
      <w:proofErr w:type="gramStart"/>
      <w:r>
        <w:t>median</w:t>
      </w:r>
      <w:proofErr w:type="gramEnd"/>
      <w:r>
        <w:t xml:space="preserve"> nerve</w:t>
      </w:r>
    </w:p>
    <w:p w14:paraId="09FA0846" w14:textId="77777777" w:rsidR="004174E3" w:rsidRDefault="004174E3" w:rsidP="004174E3">
      <w:r>
        <w:t xml:space="preserve">Action: </w:t>
      </w:r>
    </w:p>
    <w:p w14:paraId="581C1981" w14:textId="77777777" w:rsidR="004174E3" w:rsidRDefault="004174E3" w:rsidP="005B2D75">
      <w:pPr>
        <w:pStyle w:val="ListParagraph"/>
        <w:numPr>
          <w:ilvl w:val="0"/>
          <w:numId w:val="179"/>
        </w:numPr>
      </w:pPr>
      <w:r>
        <w:t>*</w:t>
      </w:r>
      <w:proofErr w:type="gramStart"/>
      <w:r>
        <w:t>opposes</w:t>
      </w:r>
      <w:proofErr w:type="gramEnd"/>
      <w:r>
        <w:t xml:space="preserve"> the thumb towards other fingers</w:t>
      </w:r>
    </w:p>
    <w:p w14:paraId="490B4CEB" w14:textId="77777777" w:rsidR="004174E3" w:rsidRDefault="004174E3" w:rsidP="005B2D75">
      <w:pPr>
        <w:pStyle w:val="ListParagraph"/>
        <w:numPr>
          <w:ilvl w:val="0"/>
          <w:numId w:val="179"/>
        </w:numPr>
      </w:pPr>
      <w:r>
        <w:t>extends the thumb</w:t>
      </w:r>
    </w:p>
    <w:p w14:paraId="5192B228" w14:textId="77777777" w:rsidR="004174E3" w:rsidRDefault="004174E3" w:rsidP="005B2D75">
      <w:pPr>
        <w:pStyle w:val="ListParagraph"/>
        <w:numPr>
          <w:ilvl w:val="0"/>
          <w:numId w:val="179"/>
        </w:numPr>
      </w:pPr>
      <w:r>
        <w:t>flexes the thumb</w:t>
      </w:r>
    </w:p>
    <w:p w14:paraId="03C979C2" w14:textId="77777777" w:rsidR="004174E3" w:rsidRDefault="004174E3" w:rsidP="004174E3">
      <w:pPr>
        <w:pStyle w:val="Heading2"/>
      </w:pPr>
      <w:r>
        <w:t>Card ID: 5.66</w:t>
      </w:r>
    </w:p>
    <w:p w14:paraId="6350B70E" w14:textId="77777777" w:rsidR="004174E3" w:rsidRDefault="004174E3" w:rsidP="004174E3">
      <w:r>
        <w:t>Image file: L1344_760177</w:t>
      </w:r>
    </w:p>
    <w:p w14:paraId="2A8B7B0A" w14:textId="77777777" w:rsidR="004174E3" w:rsidRDefault="004174E3" w:rsidP="004174E3">
      <w:r>
        <w:rPr>
          <w:noProof/>
        </w:rPr>
        <w:lastRenderedPageBreak/>
        <w:drawing>
          <wp:inline distT="0" distB="0" distL="0" distR="0" wp14:anchorId="6497162A" wp14:editId="133A2340">
            <wp:extent cx="1828800" cy="1196595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F823" w14:textId="77777777" w:rsidR="004174E3" w:rsidRDefault="004174E3" w:rsidP="004174E3">
      <w:pPr>
        <w:rPr>
          <w:ins w:id="42" w:author="Claire Copa" w:date="2026-07-16T09:19:00Z" w16du:dateUtc="2026-07-16T13:19:00Z"/>
        </w:rPr>
      </w:pPr>
      <w:r>
        <w:t xml:space="preserve">Title: </w:t>
      </w:r>
      <w:r w:rsidRPr="009B025B">
        <w:rPr>
          <w:highlight w:val="yellow"/>
        </w:rPr>
        <w:t xml:space="preserve">Abductor digiti </w:t>
      </w:r>
      <w:proofErr w:type="spellStart"/>
      <w:r w:rsidRPr="009B025B">
        <w:rPr>
          <w:highlight w:val="yellow"/>
        </w:rPr>
        <w:t>minimi</w:t>
      </w:r>
      <w:proofErr w:type="spellEnd"/>
    </w:p>
    <w:p w14:paraId="76D41E4B" w14:textId="77777777" w:rsidR="004174E3" w:rsidRDefault="004174E3" w:rsidP="004174E3">
      <w:r>
        <w:t xml:space="preserve">Activity Interaction: select all that apply </w:t>
      </w:r>
    </w:p>
    <w:p w14:paraId="10495CB7" w14:textId="77777777" w:rsidR="004174E3" w:rsidRDefault="004174E3" w:rsidP="004174E3">
      <w:r>
        <w:rPr>
          <w:b/>
        </w:rPr>
        <w:t>Back-of-Card Content:</w:t>
      </w:r>
    </w:p>
    <w:p w14:paraId="6976A1C2" w14:textId="77777777" w:rsidR="004174E3" w:rsidRDefault="004174E3" w:rsidP="004174E3">
      <w:r>
        <w:t xml:space="preserve">Proximal insertion: </w:t>
      </w:r>
    </w:p>
    <w:p w14:paraId="0728820C" w14:textId="77777777" w:rsidR="004174E3" w:rsidRDefault="004174E3" w:rsidP="005B2D75">
      <w:pPr>
        <w:pStyle w:val="ListParagraph"/>
        <w:numPr>
          <w:ilvl w:val="0"/>
          <w:numId w:val="180"/>
        </w:numPr>
      </w:pPr>
      <w:r>
        <w:t>*</w:t>
      </w:r>
      <w:proofErr w:type="gramStart"/>
      <w:r>
        <w:t>pisiform</w:t>
      </w:r>
      <w:proofErr w:type="gramEnd"/>
      <w:r>
        <w:t xml:space="preserve"> bone</w:t>
      </w:r>
    </w:p>
    <w:p w14:paraId="3811AF6C" w14:textId="77777777" w:rsidR="004174E3" w:rsidRDefault="004174E3" w:rsidP="005B2D75">
      <w:pPr>
        <w:pStyle w:val="ListParagraph"/>
        <w:numPr>
          <w:ilvl w:val="0"/>
          <w:numId w:val="180"/>
        </w:numPr>
      </w:pPr>
      <w:r>
        <w:t>*</w:t>
      </w:r>
      <w:proofErr w:type="gramStart"/>
      <w:r>
        <w:t>tendon</w:t>
      </w:r>
      <w:proofErr w:type="gramEnd"/>
      <w:r>
        <w:t xml:space="preserve"> of the flexor carpi </w:t>
      </w:r>
      <w:proofErr w:type="spellStart"/>
      <w:r>
        <w:t>ulnaris</w:t>
      </w:r>
      <w:proofErr w:type="spellEnd"/>
    </w:p>
    <w:p w14:paraId="19838A65" w14:textId="77777777" w:rsidR="004174E3" w:rsidRDefault="004174E3" w:rsidP="005B2D75">
      <w:pPr>
        <w:pStyle w:val="ListParagraph"/>
        <w:numPr>
          <w:ilvl w:val="0"/>
          <w:numId w:val="180"/>
        </w:numPr>
      </w:pPr>
      <w:r>
        <w:t>hamate</w:t>
      </w:r>
    </w:p>
    <w:p w14:paraId="6660F518" w14:textId="77777777" w:rsidR="004174E3" w:rsidRDefault="004174E3" w:rsidP="004174E3">
      <w:r>
        <w:t xml:space="preserve">Distal insertion: </w:t>
      </w:r>
    </w:p>
    <w:p w14:paraId="30A78099" w14:textId="77777777" w:rsidR="004174E3" w:rsidRDefault="004174E3" w:rsidP="005B2D75">
      <w:pPr>
        <w:pStyle w:val="ListParagraph"/>
        <w:numPr>
          <w:ilvl w:val="0"/>
          <w:numId w:val="181"/>
        </w:numPr>
      </w:pPr>
      <w:r>
        <w:t>*</w:t>
      </w:r>
      <w:proofErr w:type="gramStart"/>
      <w:r>
        <w:t>medial</w:t>
      </w:r>
      <w:proofErr w:type="gramEnd"/>
      <w:r>
        <w:t xml:space="preserve"> aspect of the base of the proximal phalanx of the fifth finger</w:t>
      </w:r>
    </w:p>
    <w:p w14:paraId="24FD301F" w14:textId="77777777" w:rsidR="004174E3" w:rsidRDefault="004174E3" w:rsidP="005B2D75">
      <w:pPr>
        <w:pStyle w:val="ListParagraph"/>
        <w:numPr>
          <w:ilvl w:val="0"/>
          <w:numId w:val="181"/>
        </w:numPr>
      </w:pPr>
      <w:r>
        <w:t>distal phalanx of the fifth finger</w:t>
      </w:r>
    </w:p>
    <w:p w14:paraId="202BD421" w14:textId="77777777" w:rsidR="004174E3" w:rsidRDefault="004174E3" w:rsidP="005B2D75">
      <w:pPr>
        <w:pStyle w:val="ListParagraph"/>
        <w:numPr>
          <w:ilvl w:val="0"/>
          <w:numId w:val="181"/>
        </w:numPr>
      </w:pPr>
      <w:proofErr w:type="gramStart"/>
      <w:r>
        <w:t>volar</w:t>
      </w:r>
      <w:proofErr w:type="gramEnd"/>
      <w:r>
        <w:t xml:space="preserve"> side of the distal phalanx of the fifth finger</w:t>
      </w:r>
    </w:p>
    <w:p w14:paraId="4C75B8AD" w14:textId="77777777" w:rsidR="004174E3" w:rsidRDefault="004174E3" w:rsidP="004174E3">
      <w:r>
        <w:t>Innervation:</w:t>
      </w:r>
    </w:p>
    <w:p w14:paraId="5B3A91A6" w14:textId="77777777" w:rsidR="004174E3" w:rsidRDefault="004174E3" w:rsidP="005B2D75">
      <w:pPr>
        <w:pStyle w:val="ListParagraph"/>
        <w:numPr>
          <w:ilvl w:val="0"/>
          <w:numId w:val="182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70F26E1C" w14:textId="77777777" w:rsidR="004174E3" w:rsidRDefault="004174E3" w:rsidP="005B2D75">
      <w:pPr>
        <w:pStyle w:val="ListParagraph"/>
        <w:numPr>
          <w:ilvl w:val="0"/>
          <w:numId w:val="182"/>
        </w:numPr>
      </w:pPr>
      <w:r>
        <w:t>posterior interosseous nerve (radial)</w:t>
      </w:r>
    </w:p>
    <w:p w14:paraId="1F771C17" w14:textId="77777777" w:rsidR="004174E3" w:rsidRDefault="004174E3" w:rsidP="005B2D75">
      <w:pPr>
        <w:pStyle w:val="ListParagraph"/>
        <w:numPr>
          <w:ilvl w:val="0"/>
          <w:numId w:val="182"/>
        </w:numPr>
      </w:pPr>
      <w:r>
        <w:t>radial nerve</w:t>
      </w:r>
    </w:p>
    <w:p w14:paraId="377D51D5" w14:textId="77777777" w:rsidR="004174E3" w:rsidRDefault="004174E3" w:rsidP="004174E3">
      <w:r>
        <w:t xml:space="preserve">Action: </w:t>
      </w:r>
    </w:p>
    <w:p w14:paraId="5DB92A0D" w14:textId="77777777" w:rsidR="004174E3" w:rsidRDefault="004174E3" w:rsidP="005B2D75">
      <w:pPr>
        <w:pStyle w:val="ListParagraph"/>
        <w:numPr>
          <w:ilvl w:val="0"/>
          <w:numId w:val="183"/>
        </w:numPr>
      </w:pPr>
      <w:r>
        <w:t>*</w:t>
      </w:r>
      <w:proofErr w:type="gramStart"/>
      <w:r>
        <w:t>abducts</w:t>
      </w:r>
      <w:proofErr w:type="gramEnd"/>
      <w:r>
        <w:t xml:space="preserve"> the little finger at the metacarpophalangeal (MCP) joint</w:t>
      </w:r>
    </w:p>
    <w:p w14:paraId="238F0E1D" w14:textId="77777777" w:rsidR="004174E3" w:rsidRDefault="004174E3" w:rsidP="005B2D75">
      <w:pPr>
        <w:pStyle w:val="ListParagraph"/>
        <w:numPr>
          <w:ilvl w:val="0"/>
          <w:numId w:val="183"/>
        </w:numPr>
      </w:pPr>
      <w:r>
        <w:t>flexes the little finger</w:t>
      </w:r>
    </w:p>
    <w:p w14:paraId="421D3CC3" w14:textId="77777777" w:rsidR="004174E3" w:rsidRDefault="004174E3" w:rsidP="005B2D75">
      <w:pPr>
        <w:pStyle w:val="ListParagraph"/>
        <w:numPr>
          <w:ilvl w:val="0"/>
          <w:numId w:val="183"/>
        </w:numPr>
      </w:pPr>
      <w:r>
        <w:t>assists in wrist extension</w:t>
      </w:r>
    </w:p>
    <w:p w14:paraId="76B0D097" w14:textId="77777777" w:rsidR="004174E3" w:rsidRDefault="004174E3" w:rsidP="004174E3">
      <w:pPr>
        <w:pStyle w:val="Heading2"/>
      </w:pPr>
      <w:r>
        <w:t>Card ID: 5.67</w:t>
      </w:r>
    </w:p>
    <w:p w14:paraId="783F2331" w14:textId="77777777" w:rsidR="004174E3" w:rsidRDefault="004174E3" w:rsidP="004174E3">
      <w:r>
        <w:t>Image file: L1344_760178</w:t>
      </w:r>
    </w:p>
    <w:p w14:paraId="29361633" w14:textId="77777777" w:rsidR="004174E3" w:rsidRDefault="004174E3" w:rsidP="004174E3">
      <w:r>
        <w:rPr>
          <w:noProof/>
        </w:rPr>
        <w:drawing>
          <wp:inline distT="0" distB="0" distL="0" distR="0" wp14:anchorId="3867077F" wp14:editId="63976448">
            <wp:extent cx="1828800" cy="1196595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5EB3" w14:textId="77777777" w:rsidR="004174E3" w:rsidRDefault="004174E3" w:rsidP="004174E3">
      <w:pPr>
        <w:rPr>
          <w:ins w:id="43" w:author="Claire Copa" w:date="2026-07-16T09:19:00Z" w16du:dateUtc="2026-07-16T13:19:00Z"/>
        </w:rPr>
      </w:pPr>
      <w:r>
        <w:lastRenderedPageBreak/>
        <w:t xml:space="preserve">Title: </w:t>
      </w:r>
      <w:r w:rsidRPr="009B025B">
        <w:rPr>
          <w:highlight w:val="yellow"/>
        </w:rPr>
        <w:t xml:space="preserve">Flexor digiti </w:t>
      </w:r>
      <w:proofErr w:type="spellStart"/>
      <w:r w:rsidRPr="009B025B">
        <w:rPr>
          <w:highlight w:val="yellow"/>
        </w:rPr>
        <w:t>minimi</w:t>
      </w:r>
      <w:proofErr w:type="spellEnd"/>
    </w:p>
    <w:p w14:paraId="429B0D7F" w14:textId="77777777" w:rsidR="004174E3" w:rsidRDefault="004174E3" w:rsidP="004174E3">
      <w:r>
        <w:t xml:space="preserve">Activity Interaction: select all that apply </w:t>
      </w:r>
    </w:p>
    <w:p w14:paraId="74ABCBF9" w14:textId="77777777" w:rsidR="004174E3" w:rsidRDefault="004174E3" w:rsidP="004174E3">
      <w:r>
        <w:rPr>
          <w:b/>
        </w:rPr>
        <w:t>Back-of-Card Content:</w:t>
      </w:r>
    </w:p>
    <w:p w14:paraId="7DBD0923" w14:textId="77777777" w:rsidR="004174E3" w:rsidRDefault="004174E3" w:rsidP="004174E3">
      <w:r>
        <w:t xml:space="preserve">Proximal insertion: </w:t>
      </w:r>
    </w:p>
    <w:p w14:paraId="58148351" w14:textId="77777777" w:rsidR="004174E3" w:rsidRDefault="004174E3" w:rsidP="005B2D75">
      <w:pPr>
        <w:pStyle w:val="ListParagraph"/>
        <w:numPr>
          <w:ilvl w:val="0"/>
          <w:numId w:val="186"/>
        </w:numPr>
      </w:pPr>
      <w:r>
        <w:t>*</w:t>
      </w:r>
      <w:proofErr w:type="gramStart"/>
      <w:r>
        <w:t>hook</w:t>
      </w:r>
      <w:proofErr w:type="gramEnd"/>
      <w:r>
        <w:t xml:space="preserve"> of the hamate </w:t>
      </w:r>
    </w:p>
    <w:p w14:paraId="25FEA128" w14:textId="77777777" w:rsidR="004174E3" w:rsidRDefault="004174E3" w:rsidP="005B2D75">
      <w:pPr>
        <w:pStyle w:val="ListParagraph"/>
        <w:numPr>
          <w:ilvl w:val="0"/>
          <w:numId w:val="186"/>
        </w:numPr>
      </w:pPr>
      <w:r>
        <w:t>*</w:t>
      </w:r>
      <w:proofErr w:type="gramStart"/>
      <w:r>
        <w:t>flexor</w:t>
      </w:r>
      <w:proofErr w:type="gramEnd"/>
      <w:r>
        <w:t xml:space="preserve"> retinaculum of the hand</w:t>
      </w:r>
    </w:p>
    <w:p w14:paraId="34793022" w14:textId="77777777" w:rsidR="004174E3" w:rsidRDefault="004174E3" w:rsidP="005B2D75">
      <w:pPr>
        <w:pStyle w:val="ListParagraph"/>
        <w:numPr>
          <w:ilvl w:val="0"/>
          <w:numId w:val="186"/>
        </w:numPr>
      </w:pPr>
      <w:r>
        <w:t>palmar aponeurosis</w:t>
      </w:r>
    </w:p>
    <w:p w14:paraId="28384F76" w14:textId="77777777" w:rsidR="004174E3" w:rsidRDefault="004174E3" w:rsidP="005B2D75">
      <w:pPr>
        <w:pStyle w:val="ListParagraph"/>
        <w:numPr>
          <w:ilvl w:val="0"/>
          <w:numId w:val="186"/>
        </w:numPr>
      </w:pPr>
      <w:r>
        <w:t>capitate</w:t>
      </w:r>
    </w:p>
    <w:p w14:paraId="134D23CF" w14:textId="77777777" w:rsidR="004174E3" w:rsidRDefault="004174E3" w:rsidP="004174E3">
      <w:r>
        <w:t xml:space="preserve">Distal insertion: </w:t>
      </w:r>
    </w:p>
    <w:p w14:paraId="116369AF" w14:textId="77777777" w:rsidR="004174E3" w:rsidRDefault="004174E3" w:rsidP="005B2D75">
      <w:pPr>
        <w:pStyle w:val="ListParagraph"/>
        <w:numPr>
          <w:ilvl w:val="0"/>
          <w:numId w:val="187"/>
        </w:numPr>
      </w:pPr>
      <w:r>
        <w:t>*</w:t>
      </w:r>
      <w:proofErr w:type="gramStart"/>
      <w:r>
        <w:t>medial</w:t>
      </w:r>
      <w:proofErr w:type="gramEnd"/>
      <w:r>
        <w:t xml:space="preserve"> aspect of the base of the proximal phalanx of the fifth finger</w:t>
      </w:r>
    </w:p>
    <w:p w14:paraId="2DDA1BDE" w14:textId="77777777" w:rsidR="004174E3" w:rsidRDefault="004174E3" w:rsidP="005B2D75">
      <w:pPr>
        <w:pStyle w:val="ListParagraph"/>
        <w:numPr>
          <w:ilvl w:val="0"/>
          <w:numId w:val="187"/>
        </w:numPr>
      </w:pPr>
      <w:r>
        <w:t>distal phalanx of the fifth finger</w:t>
      </w:r>
    </w:p>
    <w:p w14:paraId="236BDD74" w14:textId="77777777" w:rsidR="004174E3" w:rsidRDefault="004174E3" w:rsidP="005B2D75">
      <w:pPr>
        <w:pStyle w:val="ListParagraph"/>
        <w:numPr>
          <w:ilvl w:val="0"/>
          <w:numId w:val="187"/>
        </w:numPr>
      </w:pPr>
      <w:proofErr w:type="gramStart"/>
      <w:r>
        <w:t>volar</w:t>
      </w:r>
      <w:proofErr w:type="gramEnd"/>
      <w:r>
        <w:t xml:space="preserve"> side of the distal phalanx of the fifth finger</w:t>
      </w:r>
    </w:p>
    <w:p w14:paraId="7C1B81C1" w14:textId="77777777" w:rsidR="004174E3" w:rsidRDefault="004174E3" w:rsidP="004174E3">
      <w:r>
        <w:t xml:space="preserve">Innervation: </w:t>
      </w:r>
    </w:p>
    <w:p w14:paraId="464DC86B" w14:textId="77777777" w:rsidR="004174E3" w:rsidRDefault="004174E3" w:rsidP="005B2D75">
      <w:pPr>
        <w:pStyle w:val="ListParagraph"/>
        <w:numPr>
          <w:ilvl w:val="0"/>
          <w:numId w:val="185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310E7BBA" w14:textId="77777777" w:rsidR="004174E3" w:rsidRDefault="004174E3" w:rsidP="005B2D75">
      <w:pPr>
        <w:pStyle w:val="ListParagraph"/>
        <w:numPr>
          <w:ilvl w:val="0"/>
          <w:numId w:val="185"/>
        </w:numPr>
      </w:pPr>
      <w:r>
        <w:t>posterior interosseous nerve (radial)</w:t>
      </w:r>
    </w:p>
    <w:p w14:paraId="13AD53A8" w14:textId="77777777" w:rsidR="004174E3" w:rsidRDefault="004174E3" w:rsidP="005B2D75">
      <w:pPr>
        <w:pStyle w:val="ListParagraph"/>
        <w:numPr>
          <w:ilvl w:val="0"/>
          <w:numId w:val="185"/>
        </w:numPr>
      </w:pPr>
      <w:r>
        <w:t>radial nerve</w:t>
      </w:r>
    </w:p>
    <w:p w14:paraId="7B6F19A3" w14:textId="77777777" w:rsidR="004174E3" w:rsidRDefault="004174E3" w:rsidP="004174E3">
      <w:r>
        <w:t xml:space="preserve">Action: </w:t>
      </w:r>
    </w:p>
    <w:p w14:paraId="70377899" w14:textId="77777777" w:rsidR="004174E3" w:rsidRDefault="004174E3" w:rsidP="005B2D75">
      <w:pPr>
        <w:pStyle w:val="ListParagraph"/>
        <w:numPr>
          <w:ilvl w:val="0"/>
          <w:numId w:val="184"/>
        </w:numPr>
      </w:pPr>
      <w:r>
        <w:t>*</w:t>
      </w:r>
      <w:proofErr w:type="gramStart"/>
      <w:r>
        <w:t>flexes</w:t>
      </w:r>
      <w:proofErr w:type="gramEnd"/>
      <w:r>
        <w:t xml:space="preserve"> the fifth finger at the metacarpophalangeal (MCP) joint</w:t>
      </w:r>
    </w:p>
    <w:p w14:paraId="1B1A857D" w14:textId="77777777" w:rsidR="004174E3" w:rsidRDefault="004174E3" w:rsidP="005B2D75">
      <w:pPr>
        <w:pStyle w:val="ListParagraph"/>
        <w:numPr>
          <w:ilvl w:val="0"/>
          <w:numId w:val="184"/>
        </w:numPr>
      </w:pPr>
      <w:r>
        <w:t>abducts the little finger at the metacarpophalangeal (MCP) joint</w:t>
      </w:r>
    </w:p>
    <w:p w14:paraId="637FC248" w14:textId="77777777" w:rsidR="004174E3" w:rsidRDefault="004174E3" w:rsidP="005B2D75">
      <w:pPr>
        <w:pStyle w:val="ListParagraph"/>
        <w:numPr>
          <w:ilvl w:val="0"/>
          <w:numId w:val="184"/>
        </w:numPr>
      </w:pPr>
      <w:r>
        <w:t>flexes the little finger</w:t>
      </w:r>
    </w:p>
    <w:p w14:paraId="374D3500" w14:textId="77777777" w:rsidR="004174E3" w:rsidRDefault="004174E3" w:rsidP="005B2D75">
      <w:pPr>
        <w:pStyle w:val="ListParagraph"/>
        <w:numPr>
          <w:ilvl w:val="0"/>
          <w:numId w:val="184"/>
        </w:numPr>
      </w:pPr>
      <w:r>
        <w:t>assists in wrist extension</w:t>
      </w:r>
    </w:p>
    <w:p w14:paraId="27F7099B" w14:textId="77777777" w:rsidR="004174E3" w:rsidRDefault="004174E3" w:rsidP="004174E3"/>
    <w:p w14:paraId="4B385986" w14:textId="77777777" w:rsidR="004174E3" w:rsidRDefault="004174E3" w:rsidP="004174E3">
      <w:pPr>
        <w:pStyle w:val="Heading2"/>
      </w:pPr>
      <w:r>
        <w:t>Card ID: 5.68</w:t>
      </w:r>
    </w:p>
    <w:p w14:paraId="4BCF37D4" w14:textId="77777777" w:rsidR="004174E3" w:rsidRDefault="004174E3" w:rsidP="004174E3">
      <w:r>
        <w:t>Image file: L1344_760179</w:t>
      </w:r>
    </w:p>
    <w:p w14:paraId="679DAB29" w14:textId="77777777" w:rsidR="004174E3" w:rsidRDefault="004174E3" w:rsidP="004174E3">
      <w:r>
        <w:rPr>
          <w:noProof/>
        </w:rPr>
        <w:drawing>
          <wp:inline distT="0" distB="0" distL="0" distR="0" wp14:anchorId="41EF137F" wp14:editId="0BCBB3D9">
            <wp:extent cx="1828800" cy="1196595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3A5C" w14:textId="77777777" w:rsidR="004174E3" w:rsidRDefault="004174E3" w:rsidP="004174E3">
      <w:pPr>
        <w:rPr>
          <w:ins w:id="44" w:author="Claire Copa" w:date="2026-07-16T09:19:00Z" w16du:dateUtc="2026-07-16T13:19:00Z"/>
        </w:rPr>
      </w:pPr>
      <w:r>
        <w:t xml:space="preserve">Title: </w:t>
      </w:r>
      <w:proofErr w:type="spellStart"/>
      <w:r w:rsidRPr="00D42B95">
        <w:rPr>
          <w:highlight w:val="yellow"/>
        </w:rPr>
        <w:t>Opponens</w:t>
      </w:r>
      <w:proofErr w:type="spellEnd"/>
      <w:r w:rsidRPr="00D42B95">
        <w:rPr>
          <w:highlight w:val="yellow"/>
        </w:rPr>
        <w:t xml:space="preserve"> digiti </w:t>
      </w:r>
      <w:proofErr w:type="spellStart"/>
      <w:r w:rsidRPr="00D42B95">
        <w:rPr>
          <w:highlight w:val="yellow"/>
        </w:rPr>
        <w:t>minimi</w:t>
      </w:r>
      <w:proofErr w:type="spellEnd"/>
    </w:p>
    <w:p w14:paraId="260AD6F2" w14:textId="7A928708" w:rsidR="004174E3" w:rsidRDefault="004174E3" w:rsidP="004174E3">
      <w:r>
        <w:t xml:space="preserve">Activity Interaction: select all that apply </w:t>
      </w:r>
    </w:p>
    <w:p w14:paraId="1E179592" w14:textId="08E4CD38" w:rsidR="004174E3" w:rsidRDefault="004174E3" w:rsidP="004174E3"/>
    <w:p w14:paraId="09D1B3B8" w14:textId="77777777" w:rsidR="004174E3" w:rsidRDefault="004174E3" w:rsidP="004174E3">
      <w:r>
        <w:rPr>
          <w:b/>
        </w:rPr>
        <w:t>Back-of-Card Content:</w:t>
      </w:r>
    </w:p>
    <w:p w14:paraId="4CE85DBA" w14:textId="77777777" w:rsidR="004174E3" w:rsidRDefault="004174E3" w:rsidP="004174E3">
      <w:r>
        <w:t xml:space="preserve">Proximal insertion: </w:t>
      </w:r>
    </w:p>
    <w:p w14:paraId="09609824" w14:textId="77777777" w:rsidR="004174E3" w:rsidRDefault="004174E3" w:rsidP="005B2D75">
      <w:pPr>
        <w:pStyle w:val="ListParagraph"/>
        <w:numPr>
          <w:ilvl w:val="0"/>
          <w:numId w:val="188"/>
        </w:numPr>
      </w:pPr>
      <w:r>
        <w:t>*</w:t>
      </w:r>
      <w:proofErr w:type="gramStart"/>
      <w:r>
        <w:t>hook</w:t>
      </w:r>
      <w:proofErr w:type="gramEnd"/>
      <w:r>
        <w:t xml:space="preserve"> of the hamate </w:t>
      </w:r>
    </w:p>
    <w:p w14:paraId="59B96250" w14:textId="77777777" w:rsidR="004174E3" w:rsidRDefault="004174E3" w:rsidP="005B2D75">
      <w:pPr>
        <w:pStyle w:val="ListParagraph"/>
        <w:numPr>
          <w:ilvl w:val="0"/>
          <w:numId w:val="188"/>
        </w:numPr>
      </w:pPr>
      <w:r>
        <w:t>*</w:t>
      </w:r>
      <w:proofErr w:type="gramStart"/>
      <w:r>
        <w:t>flexor</w:t>
      </w:r>
      <w:proofErr w:type="gramEnd"/>
      <w:r>
        <w:t xml:space="preserve"> retinaculum of the hand</w:t>
      </w:r>
    </w:p>
    <w:p w14:paraId="37FD6A9C" w14:textId="77777777" w:rsidR="004174E3" w:rsidRDefault="004174E3" w:rsidP="005B2D75">
      <w:pPr>
        <w:pStyle w:val="ListParagraph"/>
        <w:numPr>
          <w:ilvl w:val="0"/>
          <w:numId w:val="188"/>
        </w:numPr>
      </w:pPr>
      <w:r>
        <w:t>palmar aponeurosis</w:t>
      </w:r>
    </w:p>
    <w:p w14:paraId="0FEFAA75" w14:textId="77777777" w:rsidR="004174E3" w:rsidRDefault="004174E3" w:rsidP="005B2D75">
      <w:pPr>
        <w:pStyle w:val="ListParagraph"/>
        <w:numPr>
          <w:ilvl w:val="0"/>
          <w:numId w:val="188"/>
        </w:numPr>
      </w:pPr>
      <w:r>
        <w:t>capitate</w:t>
      </w:r>
    </w:p>
    <w:p w14:paraId="786AFE6D" w14:textId="77777777" w:rsidR="004174E3" w:rsidRDefault="004174E3" w:rsidP="004174E3">
      <w:r>
        <w:t xml:space="preserve">Distal insertion: </w:t>
      </w:r>
    </w:p>
    <w:p w14:paraId="3BAF9714" w14:textId="77777777" w:rsidR="004174E3" w:rsidRDefault="004174E3" w:rsidP="005B2D75">
      <w:pPr>
        <w:pStyle w:val="ListParagraph"/>
        <w:numPr>
          <w:ilvl w:val="0"/>
          <w:numId w:val="189"/>
        </w:numPr>
      </w:pPr>
      <w:r>
        <w:t>*</w:t>
      </w:r>
      <w:proofErr w:type="gramStart"/>
      <w:r>
        <w:t>medial</w:t>
      </w:r>
      <w:proofErr w:type="gramEnd"/>
      <w:r>
        <w:t xml:space="preserve"> aspect of the fifth metacarpal</w:t>
      </w:r>
    </w:p>
    <w:p w14:paraId="5A43C14A" w14:textId="77777777" w:rsidR="004174E3" w:rsidRDefault="004174E3" w:rsidP="005B2D75">
      <w:pPr>
        <w:pStyle w:val="ListParagraph"/>
        <w:numPr>
          <w:ilvl w:val="0"/>
          <w:numId w:val="189"/>
        </w:numPr>
      </w:pPr>
      <w:r>
        <w:t>distal phalanx of the fifth finger</w:t>
      </w:r>
    </w:p>
    <w:p w14:paraId="745B2AB7" w14:textId="77777777" w:rsidR="004174E3" w:rsidRDefault="004174E3" w:rsidP="005B2D75">
      <w:pPr>
        <w:pStyle w:val="ListParagraph"/>
        <w:numPr>
          <w:ilvl w:val="0"/>
          <w:numId w:val="189"/>
        </w:numPr>
      </w:pPr>
      <w:proofErr w:type="gramStart"/>
      <w:r>
        <w:t>volar</w:t>
      </w:r>
      <w:proofErr w:type="gramEnd"/>
      <w:r>
        <w:t xml:space="preserve"> side of the distal phalanx of the fifth finger</w:t>
      </w:r>
    </w:p>
    <w:p w14:paraId="6882B1D4" w14:textId="77777777" w:rsidR="004174E3" w:rsidRDefault="004174E3" w:rsidP="004174E3">
      <w:r>
        <w:t xml:space="preserve">Innervation: </w:t>
      </w:r>
    </w:p>
    <w:p w14:paraId="78ECFBE3" w14:textId="77777777" w:rsidR="004174E3" w:rsidRDefault="004174E3" w:rsidP="005B2D75">
      <w:pPr>
        <w:pStyle w:val="ListParagraph"/>
        <w:numPr>
          <w:ilvl w:val="0"/>
          <w:numId w:val="190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3688268E" w14:textId="77777777" w:rsidR="004174E3" w:rsidRDefault="004174E3" w:rsidP="005B2D75">
      <w:pPr>
        <w:pStyle w:val="ListParagraph"/>
        <w:numPr>
          <w:ilvl w:val="0"/>
          <w:numId w:val="190"/>
        </w:numPr>
      </w:pPr>
      <w:r>
        <w:t>posterior interosseous nerve (radial)</w:t>
      </w:r>
    </w:p>
    <w:p w14:paraId="203BEF6D" w14:textId="77777777" w:rsidR="004174E3" w:rsidRDefault="004174E3" w:rsidP="005B2D75">
      <w:pPr>
        <w:pStyle w:val="ListParagraph"/>
        <w:numPr>
          <w:ilvl w:val="0"/>
          <w:numId w:val="190"/>
        </w:numPr>
      </w:pPr>
      <w:r>
        <w:t>radial nerve</w:t>
      </w:r>
    </w:p>
    <w:p w14:paraId="365CFA45" w14:textId="77777777" w:rsidR="004174E3" w:rsidRDefault="004174E3" w:rsidP="004174E3">
      <w:r>
        <w:t xml:space="preserve">Action: </w:t>
      </w:r>
    </w:p>
    <w:p w14:paraId="27FA0275" w14:textId="77777777" w:rsidR="004174E3" w:rsidRDefault="004174E3" w:rsidP="005B2D75">
      <w:pPr>
        <w:pStyle w:val="ListParagraph"/>
        <w:numPr>
          <w:ilvl w:val="0"/>
          <w:numId w:val="194"/>
        </w:numPr>
      </w:pPr>
      <w:r>
        <w:t>*</w:t>
      </w:r>
      <w:proofErr w:type="gramStart"/>
      <w:r>
        <w:t>opposes</w:t>
      </w:r>
      <w:proofErr w:type="gramEnd"/>
      <w:r>
        <w:t xml:space="preserve"> the fifth finger toward the thumb</w:t>
      </w:r>
    </w:p>
    <w:p w14:paraId="3D3D10BB" w14:textId="77777777" w:rsidR="004174E3" w:rsidRDefault="004174E3" w:rsidP="005B2D75">
      <w:pPr>
        <w:pStyle w:val="ListParagraph"/>
        <w:numPr>
          <w:ilvl w:val="0"/>
          <w:numId w:val="194"/>
        </w:numPr>
      </w:pPr>
      <w:r>
        <w:t>flexes the fifth finger</w:t>
      </w:r>
    </w:p>
    <w:p w14:paraId="6AB7A1AF" w14:textId="77777777" w:rsidR="004174E3" w:rsidRDefault="004174E3" w:rsidP="005B2D75">
      <w:pPr>
        <w:pStyle w:val="ListParagraph"/>
        <w:numPr>
          <w:ilvl w:val="0"/>
          <w:numId w:val="194"/>
        </w:numPr>
      </w:pPr>
      <w:r>
        <w:t>assists in wrist extension</w:t>
      </w:r>
    </w:p>
    <w:p w14:paraId="21C2A8EB" w14:textId="77777777" w:rsidR="004174E3" w:rsidRDefault="004174E3" w:rsidP="004174E3"/>
    <w:p w14:paraId="43D6F9E4" w14:textId="77777777" w:rsidR="004174E3" w:rsidRDefault="004174E3" w:rsidP="004174E3">
      <w:pPr>
        <w:pStyle w:val="Heading2"/>
      </w:pPr>
      <w:r>
        <w:t>Card ID: 5.69</w:t>
      </w:r>
    </w:p>
    <w:p w14:paraId="293D7459" w14:textId="77777777" w:rsidR="004174E3" w:rsidRDefault="004174E3" w:rsidP="004174E3">
      <w:r>
        <w:t>Image file: L1344_760180</w:t>
      </w:r>
    </w:p>
    <w:p w14:paraId="35A54FFA" w14:textId="77777777" w:rsidR="004174E3" w:rsidRDefault="004174E3" w:rsidP="004174E3">
      <w:r>
        <w:rPr>
          <w:noProof/>
        </w:rPr>
        <w:drawing>
          <wp:inline distT="0" distB="0" distL="0" distR="0" wp14:anchorId="20BF54F7" wp14:editId="672B45FE">
            <wp:extent cx="1828800" cy="119659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F4E7" w14:textId="77777777" w:rsidR="004174E3" w:rsidRDefault="004174E3" w:rsidP="004174E3">
      <w:pPr>
        <w:rPr>
          <w:ins w:id="45" w:author="Claire Copa" w:date="2026-07-16T09:19:00Z" w16du:dateUtc="2026-07-16T13:19:00Z"/>
        </w:rPr>
      </w:pPr>
      <w:r>
        <w:t xml:space="preserve">Title: </w:t>
      </w:r>
      <w:r w:rsidRPr="00D42B95">
        <w:rPr>
          <w:highlight w:val="yellow"/>
        </w:rPr>
        <w:t>Lumbricals</w:t>
      </w:r>
      <w:r>
        <w:t xml:space="preserve"> (one to four)</w:t>
      </w:r>
    </w:p>
    <w:p w14:paraId="625328D4" w14:textId="77777777" w:rsidR="004174E3" w:rsidRDefault="004174E3" w:rsidP="004174E3">
      <w:r>
        <w:t xml:space="preserve">Activity Interaction: select all that apply </w:t>
      </w:r>
    </w:p>
    <w:p w14:paraId="43BCB51B" w14:textId="77777777" w:rsidR="004174E3" w:rsidRDefault="004174E3" w:rsidP="004174E3">
      <w:r>
        <w:rPr>
          <w:b/>
        </w:rPr>
        <w:t>Back-of-Card Content:</w:t>
      </w:r>
    </w:p>
    <w:p w14:paraId="397C9DF5" w14:textId="77777777" w:rsidR="004174E3" w:rsidRDefault="004174E3" w:rsidP="004174E3">
      <w:r>
        <w:lastRenderedPageBreak/>
        <w:t xml:space="preserve">Proximal insertion: </w:t>
      </w:r>
    </w:p>
    <w:p w14:paraId="7CC48EFA" w14:textId="77777777" w:rsidR="004174E3" w:rsidRDefault="004174E3" w:rsidP="005B2D75">
      <w:pPr>
        <w:pStyle w:val="ListParagraph"/>
        <w:numPr>
          <w:ilvl w:val="0"/>
          <w:numId w:val="195"/>
        </w:numPr>
      </w:pPr>
      <w:r>
        <w:t>*</w:t>
      </w:r>
      <w:proofErr w:type="gramStart"/>
      <w:r>
        <w:t>tendon</w:t>
      </w:r>
      <w:proofErr w:type="gramEnd"/>
      <w:r>
        <w:t xml:space="preserve"> of the flexor digitorum </w:t>
      </w:r>
      <w:proofErr w:type="spellStart"/>
      <w:r>
        <w:t>profundus</w:t>
      </w:r>
      <w:proofErr w:type="spellEnd"/>
    </w:p>
    <w:p w14:paraId="1BADF7E5" w14:textId="77777777" w:rsidR="004174E3" w:rsidRDefault="004174E3" w:rsidP="005B2D75">
      <w:pPr>
        <w:pStyle w:val="ListParagraph"/>
        <w:numPr>
          <w:ilvl w:val="0"/>
          <w:numId w:val="195"/>
        </w:numPr>
      </w:pPr>
      <w:r>
        <w:t>interosseous membrane</w:t>
      </w:r>
    </w:p>
    <w:p w14:paraId="7C0BD565" w14:textId="77777777" w:rsidR="004174E3" w:rsidRDefault="004174E3" w:rsidP="005B2D75">
      <w:pPr>
        <w:pStyle w:val="ListParagraph"/>
        <w:numPr>
          <w:ilvl w:val="0"/>
          <w:numId w:val="195"/>
        </w:numPr>
      </w:pPr>
      <w:r>
        <w:t>base of the second, third, and fourth metacarpals</w:t>
      </w:r>
    </w:p>
    <w:p w14:paraId="6D066F49" w14:textId="77777777" w:rsidR="004174E3" w:rsidRDefault="004174E3" w:rsidP="004174E3">
      <w:r>
        <w:t xml:space="preserve">Distal insertion: </w:t>
      </w:r>
    </w:p>
    <w:p w14:paraId="2AE83D6E" w14:textId="77777777" w:rsidR="004174E3" w:rsidRDefault="004174E3" w:rsidP="005B2D75">
      <w:pPr>
        <w:pStyle w:val="ListParagraph"/>
        <w:numPr>
          <w:ilvl w:val="0"/>
          <w:numId w:val="197"/>
        </w:numPr>
      </w:pPr>
      <w:r>
        <w:t>*</w:t>
      </w:r>
      <w:proofErr w:type="gramStart"/>
      <w:r>
        <w:t>radial</w:t>
      </w:r>
      <w:proofErr w:type="gramEnd"/>
      <w:r>
        <w:t xml:space="preserve"> aspect of the extensor hood of each digit</w:t>
      </w:r>
    </w:p>
    <w:p w14:paraId="2A896CD2" w14:textId="77777777" w:rsidR="004174E3" w:rsidRDefault="004174E3" w:rsidP="005B2D75">
      <w:pPr>
        <w:pStyle w:val="ListParagraph"/>
        <w:numPr>
          <w:ilvl w:val="0"/>
          <w:numId w:val="197"/>
        </w:numPr>
      </w:pPr>
      <w:r>
        <w:t>distal phalanx of the</w:t>
      </w:r>
      <w:r w:rsidRPr="00D42B95">
        <w:t xml:space="preserve"> </w:t>
      </w:r>
      <w:r>
        <w:t>second, third, and fourth phalanges</w:t>
      </w:r>
    </w:p>
    <w:p w14:paraId="75206F2E" w14:textId="77777777" w:rsidR="004174E3" w:rsidRDefault="004174E3" w:rsidP="005B2D75">
      <w:pPr>
        <w:pStyle w:val="ListParagraph"/>
        <w:numPr>
          <w:ilvl w:val="0"/>
          <w:numId w:val="197"/>
        </w:numPr>
      </w:pPr>
      <w:r>
        <w:t>palmar aponeurosis</w:t>
      </w:r>
    </w:p>
    <w:p w14:paraId="78562F12" w14:textId="77777777" w:rsidR="004174E3" w:rsidRDefault="004174E3" w:rsidP="004174E3">
      <w:r>
        <w:t xml:space="preserve">Innervation: </w:t>
      </w:r>
    </w:p>
    <w:p w14:paraId="1D58AD04" w14:textId="77777777" w:rsidR="004174E3" w:rsidRDefault="004174E3" w:rsidP="005B2D75">
      <w:pPr>
        <w:pStyle w:val="ListParagraph"/>
        <w:numPr>
          <w:ilvl w:val="0"/>
          <w:numId w:val="196"/>
        </w:numPr>
      </w:pPr>
      <w:r>
        <w:t>*</w:t>
      </w:r>
      <w:proofErr w:type="gramStart"/>
      <w:r>
        <w:t>median</w:t>
      </w:r>
      <w:proofErr w:type="gramEnd"/>
      <w:r>
        <w:t xml:space="preserve"> nerve (fingers 2 and 3)</w:t>
      </w:r>
    </w:p>
    <w:p w14:paraId="6DF24672" w14:textId="77777777" w:rsidR="004174E3" w:rsidRDefault="004174E3" w:rsidP="005B2D75">
      <w:pPr>
        <w:pStyle w:val="ListParagraph"/>
        <w:numPr>
          <w:ilvl w:val="0"/>
          <w:numId w:val="196"/>
        </w:numPr>
      </w:pPr>
      <w:r>
        <w:t>*</w:t>
      </w:r>
      <w:proofErr w:type="gramStart"/>
      <w:r>
        <w:t>ulnar</w:t>
      </w:r>
      <w:proofErr w:type="gramEnd"/>
      <w:r>
        <w:t xml:space="preserve"> nerve (fingers 4 and 5)</w:t>
      </w:r>
    </w:p>
    <w:p w14:paraId="02857502" w14:textId="77777777" w:rsidR="004174E3" w:rsidRDefault="004174E3" w:rsidP="005B2D75">
      <w:pPr>
        <w:pStyle w:val="ListParagraph"/>
        <w:numPr>
          <w:ilvl w:val="0"/>
          <w:numId w:val="196"/>
        </w:numPr>
      </w:pPr>
      <w:r>
        <w:t>radial nerve</w:t>
      </w:r>
    </w:p>
    <w:p w14:paraId="54E68F4A" w14:textId="77777777" w:rsidR="004174E3" w:rsidRDefault="004174E3" w:rsidP="005B2D75">
      <w:pPr>
        <w:pStyle w:val="ListParagraph"/>
        <w:numPr>
          <w:ilvl w:val="0"/>
          <w:numId w:val="196"/>
        </w:numPr>
      </w:pPr>
      <w:r>
        <w:t>posterior interosseous nerve (radial)</w:t>
      </w:r>
    </w:p>
    <w:p w14:paraId="2C13E141" w14:textId="77777777" w:rsidR="004174E3" w:rsidRDefault="004174E3" w:rsidP="004174E3">
      <w:r>
        <w:t xml:space="preserve">Action: </w:t>
      </w:r>
    </w:p>
    <w:p w14:paraId="11B53D27" w14:textId="77777777" w:rsidR="004174E3" w:rsidRDefault="004174E3" w:rsidP="005B2D75">
      <w:pPr>
        <w:pStyle w:val="ListParagraph"/>
        <w:numPr>
          <w:ilvl w:val="0"/>
          <w:numId w:val="198"/>
        </w:numPr>
      </w:pPr>
      <w:r>
        <w:t>*</w:t>
      </w:r>
      <w:proofErr w:type="gramStart"/>
      <w:r>
        <w:t>flexion</w:t>
      </w:r>
      <w:proofErr w:type="gramEnd"/>
      <w:r>
        <w:t xml:space="preserve"> at the metacarpophalangeal (MCP) joint </w:t>
      </w:r>
    </w:p>
    <w:p w14:paraId="70F7C008" w14:textId="77777777" w:rsidR="004174E3" w:rsidRDefault="004174E3" w:rsidP="005B2D75">
      <w:pPr>
        <w:pStyle w:val="ListParagraph"/>
        <w:numPr>
          <w:ilvl w:val="0"/>
          <w:numId w:val="198"/>
        </w:numPr>
      </w:pPr>
      <w:r>
        <w:t>*</w:t>
      </w:r>
      <w:proofErr w:type="gramStart"/>
      <w:r>
        <w:t>extension</w:t>
      </w:r>
      <w:proofErr w:type="gramEnd"/>
      <w:r>
        <w:t xml:space="preserve"> at the interphalangeal (IP) joint</w:t>
      </w:r>
    </w:p>
    <w:p w14:paraId="6B8EDBF4" w14:textId="77777777" w:rsidR="004174E3" w:rsidRDefault="004174E3" w:rsidP="005B2D75">
      <w:pPr>
        <w:pStyle w:val="ListParagraph"/>
        <w:numPr>
          <w:ilvl w:val="0"/>
          <w:numId w:val="198"/>
        </w:numPr>
      </w:pPr>
      <w:r>
        <w:t xml:space="preserve">extension at the metacarpophalangeal (MCP) joint </w:t>
      </w:r>
    </w:p>
    <w:p w14:paraId="629912F4" w14:textId="77777777" w:rsidR="004174E3" w:rsidRDefault="004174E3" w:rsidP="005B2D75">
      <w:pPr>
        <w:pStyle w:val="ListParagraph"/>
        <w:numPr>
          <w:ilvl w:val="0"/>
          <w:numId w:val="198"/>
        </w:numPr>
      </w:pPr>
      <w:r>
        <w:t>flexion at the interphalangeal (IP) joint</w:t>
      </w:r>
    </w:p>
    <w:p w14:paraId="25790976" w14:textId="77777777" w:rsidR="004174E3" w:rsidRDefault="004174E3" w:rsidP="004174E3"/>
    <w:p w14:paraId="2F6CC025" w14:textId="77777777" w:rsidR="004174E3" w:rsidRDefault="004174E3" w:rsidP="004174E3">
      <w:pPr>
        <w:pStyle w:val="Heading2"/>
      </w:pPr>
      <w:r>
        <w:t>Card ID: 5.70</w:t>
      </w:r>
    </w:p>
    <w:p w14:paraId="7A1421D5" w14:textId="77777777" w:rsidR="004174E3" w:rsidRDefault="004174E3" w:rsidP="004174E3">
      <w:r>
        <w:t>Image file: L1344_760181</w:t>
      </w:r>
    </w:p>
    <w:p w14:paraId="7162D2C6" w14:textId="77777777" w:rsidR="004174E3" w:rsidRDefault="004174E3" w:rsidP="004174E3">
      <w:r>
        <w:rPr>
          <w:noProof/>
        </w:rPr>
        <w:drawing>
          <wp:inline distT="0" distB="0" distL="0" distR="0" wp14:anchorId="02291F4F" wp14:editId="7EA2BABD">
            <wp:extent cx="1828800" cy="1196595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F36E" w14:textId="77777777" w:rsidR="004174E3" w:rsidRDefault="004174E3" w:rsidP="004174E3">
      <w:pPr>
        <w:rPr>
          <w:ins w:id="46" w:author="Claire Copa" w:date="2026-07-16T09:19:00Z" w16du:dateUtc="2026-07-16T13:19:00Z"/>
        </w:rPr>
      </w:pPr>
      <w:r>
        <w:t xml:space="preserve">Title: </w:t>
      </w:r>
      <w:r w:rsidRPr="00D42B95">
        <w:rPr>
          <w:highlight w:val="yellow"/>
        </w:rPr>
        <w:t>Adductor pollicis transversus</w:t>
      </w:r>
    </w:p>
    <w:p w14:paraId="2B522EA6" w14:textId="77777777" w:rsidR="004174E3" w:rsidRDefault="004174E3" w:rsidP="004174E3">
      <w:r>
        <w:t xml:space="preserve">Activity Interaction: select all that apply </w:t>
      </w:r>
    </w:p>
    <w:p w14:paraId="41E2E373" w14:textId="77777777" w:rsidR="004174E3" w:rsidRDefault="004174E3" w:rsidP="004174E3">
      <w:r>
        <w:rPr>
          <w:b/>
        </w:rPr>
        <w:t>Back-of-Card Content:</w:t>
      </w:r>
    </w:p>
    <w:p w14:paraId="383C9CCD" w14:textId="77777777" w:rsidR="004174E3" w:rsidRDefault="004174E3" w:rsidP="004174E3">
      <w:r>
        <w:t xml:space="preserve">Proximal insertion: </w:t>
      </w:r>
    </w:p>
    <w:p w14:paraId="08583F24" w14:textId="77777777" w:rsidR="004174E3" w:rsidRDefault="004174E3" w:rsidP="005B2D75">
      <w:pPr>
        <w:pStyle w:val="ListParagraph"/>
        <w:numPr>
          <w:ilvl w:val="0"/>
          <w:numId w:val="199"/>
        </w:numPr>
      </w:pPr>
      <w:r>
        <w:t>*</w:t>
      </w:r>
      <w:proofErr w:type="gramStart"/>
      <w:r>
        <w:t>palmar</w:t>
      </w:r>
      <w:proofErr w:type="gramEnd"/>
      <w:r>
        <w:t xml:space="preserve"> aspect of the body of the third metacarpal</w:t>
      </w:r>
    </w:p>
    <w:p w14:paraId="3C7AF350" w14:textId="77777777" w:rsidR="004174E3" w:rsidRDefault="004174E3" w:rsidP="005B2D75">
      <w:pPr>
        <w:pStyle w:val="ListParagraph"/>
        <w:numPr>
          <w:ilvl w:val="0"/>
          <w:numId w:val="199"/>
        </w:numPr>
      </w:pPr>
      <w:r>
        <w:lastRenderedPageBreak/>
        <w:t xml:space="preserve">tubercle of the trapezium bone </w:t>
      </w:r>
    </w:p>
    <w:p w14:paraId="53D5167C" w14:textId="77777777" w:rsidR="004174E3" w:rsidRDefault="004174E3" w:rsidP="005B2D75">
      <w:pPr>
        <w:pStyle w:val="ListParagraph"/>
        <w:numPr>
          <w:ilvl w:val="0"/>
          <w:numId w:val="199"/>
        </w:numPr>
      </w:pPr>
      <w:r>
        <w:t>interosseous membrane</w:t>
      </w:r>
    </w:p>
    <w:p w14:paraId="30CC6565" w14:textId="77777777" w:rsidR="004174E3" w:rsidRDefault="004174E3" w:rsidP="005B2D75">
      <w:pPr>
        <w:pStyle w:val="ListParagraph"/>
        <w:numPr>
          <w:ilvl w:val="0"/>
          <w:numId w:val="199"/>
        </w:numPr>
      </w:pPr>
      <w:r>
        <w:t>lunate</w:t>
      </w:r>
    </w:p>
    <w:p w14:paraId="2C5A9F12" w14:textId="77777777" w:rsidR="004174E3" w:rsidRDefault="004174E3" w:rsidP="004174E3">
      <w:r>
        <w:t xml:space="preserve">Distal insertion: </w:t>
      </w:r>
    </w:p>
    <w:p w14:paraId="2B95450A" w14:textId="77777777" w:rsidR="004174E3" w:rsidRDefault="004174E3" w:rsidP="005B2D75">
      <w:pPr>
        <w:pStyle w:val="ListParagraph"/>
        <w:numPr>
          <w:ilvl w:val="0"/>
          <w:numId w:val="201"/>
        </w:numPr>
      </w:pPr>
      <w:r>
        <w:t>*</w:t>
      </w:r>
      <w:proofErr w:type="gramStart"/>
      <w:r>
        <w:t>medial</w:t>
      </w:r>
      <w:proofErr w:type="gramEnd"/>
      <w:r>
        <w:t xml:space="preserve"> aspect of the base of the proximal phalanx of the thumb</w:t>
      </w:r>
    </w:p>
    <w:p w14:paraId="18865FC3" w14:textId="77777777" w:rsidR="004174E3" w:rsidRDefault="004174E3" w:rsidP="005B2D75">
      <w:pPr>
        <w:pStyle w:val="ListParagraph"/>
        <w:numPr>
          <w:ilvl w:val="0"/>
          <w:numId w:val="201"/>
        </w:numPr>
      </w:pPr>
      <w:r>
        <w:t>base of the distal phalanx of the thumb</w:t>
      </w:r>
    </w:p>
    <w:p w14:paraId="7614681F" w14:textId="77777777" w:rsidR="004174E3" w:rsidRDefault="004174E3" w:rsidP="005B2D75">
      <w:pPr>
        <w:pStyle w:val="ListParagraph"/>
        <w:numPr>
          <w:ilvl w:val="0"/>
          <w:numId w:val="201"/>
        </w:numPr>
      </w:pPr>
      <w:r>
        <w:t>lateral aspect of the base of the proximal phalanx of the thumb</w:t>
      </w:r>
    </w:p>
    <w:p w14:paraId="07EB5484" w14:textId="77777777" w:rsidR="004174E3" w:rsidRDefault="004174E3" w:rsidP="004174E3">
      <w:r>
        <w:t xml:space="preserve">Innervation: </w:t>
      </w:r>
    </w:p>
    <w:p w14:paraId="6A160B1E" w14:textId="77777777" w:rsidR="004174E3" w:rsidRDefault="004174E3" w:rsidP="005B2D75">
      <w:pPr>
        <w:pStyle w:val="ListParagraph"/>
        <w:numPr>
          <w:ilvl w:val="0"/>
          <w:numId w:val="191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6AB55C75" w14:textId="77777777" w:rsidR="004174E3" w:rsidRDefault="004174E3" w:rsidP="005B2D75">
      <w:pPr>
        <w:pStyle w:val="ListParagraph"/>
        <w:numPr>
          <w:ilvl w:val="0"/>
          <w:numId w:val="191"/>
        </w:numPr>
      </w:pPr>
      <w:r>
        <w:t>posterior interosseous nerve (radial)</w:t>
      </w:r>
    </w:p>
    <w:p w14:paraId="4AA8D72F" w14:textId="77777777" w:rsidR="004174E3" w:rsidRDefault="004174E3" w:rsidP="005B2D75">
      <w:pPr>
        <w:pStyle w:val="ListParagraph"/>
        <w:numPr>
          <w:ilvl w:val="0"/>
          <w:numId w:val="191"/>
        </w:numPr>
      </w:pPr>
      <w:r>
        <w:t>radial nerve</w:t>
      </w:r>
    </w:p>
    <w:p w14:paraId="4A540861" w14:textId="77777777" w:rsidR="004174E3" w:rsidRDefault="004174E3" w:rsidP="004174E3">
      <w:r>
        <w:t xml:space="preserve">Action: </w:t>
      </w:r>
    </w:p>
    <w:p w14:paraId="14D25712" w14:textId="77777777" w:rsidR="004174E3" w:rsidRDefault="004174E3" w:rsidP="005B2D75">
      <w:pPr>
        <w:pStyle w:val="ListParagraph"/>
        <w:numPr>
          <w:ilvl w:val="0"/>
          <w:numId w:val="200"/>
        </w:numPr>
      </w:pPr>
      <w:r>
        <w:t>*</w:t>
      </w:r>
      <w:proofErr w:type="gramStart"/>
      <w:r>
        <w:t>thumb</w:t>
      </w:r>
      <w:proofErr w:type="gramEnd"/>
      <w:r>
        <w:t xml:space="preserve"> adduction at the carpometacarpal joint</w:t>
      </w:r>
    </w:p>
    <w:p w14:paraId="6462FB3E" w14:textId="77777777" w:rsidR="004174E3" w:rsidRDefault="004174E3" w:rsidP="005B2D75">
      <w:pPr>
        <w:pStyle w:val="ListParagraph"/>
        <w:numPr>
          <w:ilvl w:val="0"/>
          <w:numId w:val="200"/>
        </w:numPr>
      </w:pPr>
      <w:r>
        <w:t>extends the thumb</w:t>
      </w:r>
    </w:p>
    <w:p w14:paraId="444D7215" w14:textId="77777777" w:rsidR="004174E3" w:rsidRDefault="004174E3" w:rsidP="005B2D75">
      <w:pPr>
        <w:pStyle w:val="ListParagraph"/>
        <w:numPr>
          <w:ilvl w:val="0"/>
          <w:numId w:val="200"/>
        </w:numPr>
      </w:pPr>
      <w:r>
        <w:t>opposes the thumb</w:t>
      </w:r>
      <w:r w:rsidRPr="00D42B95">
        <w:t xml:space="preserve"> </w:t>
      </w:r>
      <w:r>
        <w:t xml:space="preserve">toward the fifth finger </w:t>
      </w:r>
    </w:p>
    <w:p w14:paraId="6A1E736E" w14:textId="77777777" w:rsidR="004174E3" w:rsidRDefault="004174E3" w:rsidP="004174E3">
      <w:pPr>
        <w:pStyle w:val="Heading2"/>
      </w:pPr>
      <w:r>
        <w:t>Card ID: 5.71</w:t>
      </w:r>
    </w:p>
    <w:p w14:paraId="2D3F4111" w14:textId="77777777" w:rsidR="004174E3" w:rsidRDefault="004174E3" w:rsidP="004174E3">
      <w:r>
        <w:t>Image file: L1344_760182</w:t>
      </w:r>
    </w:p>
    <w:p w14:paraId="6EAFF78C" w14:textId="77777777" w:rsidR="004174E3" w:rsidRDefault="004174E3" w:rsidP="004174E3">
      <w:r>
        <w:rPr>
          <w:noProof/>
        </w:rPr>
        <w:drawing>
          <wp:inline distT="0" distB="0" distL="0" distR="0" wp14:anchorId="43E2E8D6" wp14:editId="730B342E">
            <wp:extent cx="1828800" cy="1196595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5E9" w14:textId="77777777" w:rsidR="004174E3" w:rsidRDefault="004174E3" w:rsidP="004174E3">
      <w:pPr>
        <w:rPr>
          <w:ins w:id="47" w:author="Claire Copa" w:date="2026-07-16T09:19:00Z" w16du:dateUtc="2026-07-16T13:19:00Z"/>
        </w:rPr>
      </w:pPr>
      <w:r>
        <w:t xml:space="preserve">Title: </w:t>
      </w:r>
      <w:r w:rsidRPr="008A2FB5">
        <w:rPr>
          <w:highlight w:val="yellow"/>
        </w:rPr>
        <w:t>Adductor pollicis oblique</w:t>
      </w:r>
    </w:p>
    <w:p w14:paraId="0AD463C9" w14:textId="77777777" w:rsidR="004174E3" w:rsidRDefault="004174E3" w:rsidP="004174E3">
      <w:r>
        <w:t xml:space="preserve">Activity Interaction: select all that apply </w:t>
      </w:r>
    </w:p>
    <w:p w14:paraId="35AB5B9A" w14:textId="77777777" w:rsidR="004174E3" w:rsidRDefault="004174E3" w:rsidP="004174E3">
      <w:r>
        <w:rPr>
          <w:b/>
        </w:rPr>
        <w:t>Back-of-Card Content:</w:t>
      </w:r>
    </w:p>
    <w:p w14:paraId="09E5F346" w14:textId="77777777" w:rsidR="004174E3" w:rsidRDefault="004174E3" w:rsidP="004174E3">
      <w:r>
        <w:t>Proximal insertion:</w:t>
      </w:r>
    </w:p>
    <w:p w14:paraId="55B26D1D" w14:textId="77777777" w:rsidR="004174E3" w:rsidRDefault="004174E3" w:rsidP="005B2D75">
      <w:pPr>
        <w:pStyle w:val="ListParagraph"/>
        <w:numPr>
          <w:ilvl w:val="0"/>
          <w:numId w:val="203"/>
        </w:numPr>
      </w:pPr>
      <w:r>
        <w:t>*</w:t>
      </w:r>
      <w:proofErr w:type="gramStart"/>
      <w:r>
        <w:t>palmar</w:t>
      </w:r>
      <w:proofErr w:type="gramEnd"/>
      <w:r>
        <w:t xml:space="preserve"> aspects of the capitate bone </w:t>
      </w:r>
    </w:p>
    <w:p w14:paraId="3910E394" w14:textId="77777777" w:rsidR="004174E3" w:rsidRDefault="004174E3" w:rsidP="005B2D75">
      <w:pPr>
        <w:pStyle w:val="ListParagraph"/>
        <w:numPr>
          <w:ilvl w:val="0"/>
          <w:numId w:val="203"/>
        </w:numPr>
      </w:pPr>
      <w:r>
        <w:t>*</w:t>
      </w:r>
      <w:proofErr w:type="gramStart"/>
      <w:r>
        <w:t>bases</w:t>
      </w:r>
      <w:proofErr w:type="gramEnd"/>
      <w:r>
        <w:t xml:space="preserve"> of the second and third metacarpal bones</w:t>
      </w:r>
    </w:p>
    <w:p w14:paraId="57F769C6" w14:textId="77777777" w:rsidR="004174E3" w:rsidRDefault="004174E3" w:rsidP="005B2D75">
      <w:pPr>
        <w:pStyle w:val="ListParagraph"/>
        <w:numPr>
          <w:ilvl w:val="0"/>
          <w:numId w:val="203"/>
        </w:numPr>
      </w:pPr>
      <w:r>
        <w:t xml:space="preserve">tubercle of the trapezium bone </w:t>
      </w:r>
    </w:p>
    <w:p w14:paraId="49A1B5EF" w14:textId="77777777" w:rsidR="004174E3" w:rsidRDefault="004174E3" w:rsidP="004174E3">
      <w:r>
        <w:t xml:space="preserve">Distal insertion: </w:t>
      </w:r>
    </w:p>
    <w:p w14:paraId="5BCD65F8" w14:textId="77777777" w:rsidR="004174E3" w:rsidRDefault="004174E3" w:rsidP="005B2D75">
      <w:pPr>
        <w:pStyle w:val="ListParagraph"/>
        <w:numPr>
          <w:ilvl w:val="0"/>
          <w:numId w:val="204"/>
        </w:numPr>
      </w:pPr>
      <w:r>
        <w:t>*</w:t>
      </w:r>
      <w:proofErr w:type="gramStart"/>
      <w:r>
        <w:t>medial</w:t>
      </w:r>
      <w:proofErr w:type="gramEnd"/>
      <w:r>
        <w:t xml:space="preserve"> aspect of the base of the proximal phalanx of the thumb</w:t>
      </w:r>
    </w:p>
    <w:p w14:paraId="71CDB441" w14:textId="77777777" w:rsidR="004174E3" w:rsidRDefault="004174E3" w:rsidP="005B2D75">
      <w:pPr>
        <w:pStyle w:val="ListParagraph"/>
        <w:numPr>
          <w:ilvl w:val="0"/>
          <w:numId w:val="204"/>
        </w:numPr>
      </w:pPr>
      <w:r>
        <w:lastRenderedPageBreak/>
        <w:t>base of the distal phalanx of the thumb</w:t>
      </w:r>
    </w:p>
    <w:p w14:paraId="7B8927A8" w14:textId="77777777" w:rsidR="004174E3" w:rsidRDefault="004174E3" w:rsidP="005B2D75">
      <w:pPr>
        <w:pStyle w:val="ListParagraph"/>
        <w:numPr>
          <w:ilvl w:val="0"/>
          <w:numId w:val="204"/>
        </w:numPr>
      </w:pPr>
      <w:r>
        <w:t>lateral aspect of the base of the proximal phalanx of the thumb</w:t>
      </w:r>
    </w:p>
    <w:p w14:paraId="57C35696" w14:textId="77777777" w:rsidR="004174E3" w:rsidRDefault="004174E3" w:rsidP="004174E3">
      <w:r>
        <w:t xml:space="preserve">Innervation: </w:t>
      </w:r>
    </w:p>
    <w:p w14:paraId="7BDD8A63" w14:textId="77777777" w:rsidR="004174E3" w:rsidRDefault="004174E3" w:rsidP="005B2D75">
      <w:pPr>
        <w:pStyle w:val="ListParagraph"/>
        <w:numPr>
          <w:ilvl w:val="0"/>
          <w:numId w:val="192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7D12E642" w14:textId="77777777" w:rsidR="004174E3" w:rsidRDefault="004174E3" w:rsidP="005B2D75">
      <w:pPr>
        <w:pStyle w:val="ListParagraph"/>
        <w:numPr>
          <w:ilvl w:val="0"/>
          <w:numId w:val="192"/>
        </w:numPr>
      </w:pPr>
      <w:r>
        <w:t>posterior interosseous nerve (radial)</w:t>
      </w:r>
    </w:p>
    <w:p w14:paraId="59185A33" w14:textId="77777777" w:rsidR="004174E3" w:rsidRDefault="004174E3" w:rsidP="005B2D75">
      <w:pPr>
        <w:pStyle w:val="ListParagraph"/>
        <w:numPr>
          <w:ilvl w:val="0"/>
          <w:numId w:val="192"/>
        </w:numPr>
      </w:pPr>
      <w:r>
        <w:t>radial nerve</w:t>
      </w:r>
    </w:p>
    <w:p w14:paraId="164949D8" w14:textId="77777777" w:rsidR="004174E3" w:rsidRDefault="004174E3" w:rsidP="004174E3">
      <w:r>
        <w:t xml:space="preserve">Action: </w:t>
      </w:r>
    </w:p>
    <w:p w14:paraId="14A2ABDA" w14:textId="77777777" w:rsidR="004174E3" w:rsidRDefault="004174E3" w:rsidP="005B2D75">
      <w:pPr>
        <w:pStyle w:val="ListParagraph"/>
        <w:numPr>
          <w:ilvl w:val="0"/>
          <w:numId w:val="202"/>
        </w:numPr>
      </w:pPr>
      <w:r>
        <w:t>*</w:t>
      </w:r>
      <w:proofErr w:type="gramStart"/>
      <w:r>
        <w:t>thumb</w:t>
      </w:r>
      <w:proofErr w:type="gramEnd"/>
      <w:r>
        <w:t xml:space="preserve"> adduction at the carpometacarpal joint</w:t>
      </w:r>
    </w:p>
    <w:p w14:paraId="3FA78F81" w14:textId="77777777" w:rsidR="004174E3" w:rsidRDefault="004174E3" w:rsidP="005B2D75">
      <w:pPr>
        <w:pStyle w:val="ListParagraph"/>
        <w:numPr>
          <w:ilvl w:val="0"/>
          <w:numId w:val="202"/>
        </w:numPr>
      </w:pPr>
      <w:r>
        <w:t>extends the thumb</w:t>
      </w:r>
    </w:p>
    <w:p w14:paraId="1A392261" w14:textId="77777777" w:rsidR="004174E3" w:rsidRDefault="004174E3" w:rsidP="005B2D75">
      <w:pPr>
        <w:pStyle w:val="ListParagraph"/>
        <w:numPr>
          <w:ilvl w:val="0"/>
          <w:numId w:val="202"/>
        </w:numPr>
      </w:pPr>
      <w:r>
        <w:t>opposes the thumb</w:t>
      </w:r>
      <w:r w:rsidRPr="00D42B95">
        <w:t xml:space="preserve"> </w:t>
      </w:r>
      <w:r>
        <w:t xml:space="preserve">toward the fifth finger </w:t>
      </w:r>
    </w:p>
    <w:p w14:paraId="1CE8A6E7" w14:textId="77777777" w:rsidR="004174E3" w:rsidRDefault="004174E3" w:rsidP="004174E3"/>
    <w:p w14:paraId="2457A038" w14:textId="77777777" w:rsidR="004174E3" w:rsidRDefault="004174E3" w:rsidP="004174E3">
      <w:pPr>
        <w:pStyle w:val="Heading2"/>
      </w:pPr>
      <w:r>
        <w:t>Card ID: 5.72</w:t>
      </w:r>
    </w:p>
    <w:p w14:paraId="50AA55F1" w14:textId="77777777" w:rsidR="004174E3" w:rsidRDefault="004174E3" w:rsidP="004174E3">
      <w:r>
        <w:t>Image file: L1344_760183</w:t>
      </w:r>
    </w:p>
    <w:p w14:paraId="31AFD0F9" w14:textId="77777777" w:rsidR="004174E3" w:rsidRDefault="004174E3" w:rsidP="004174E3">
      <w:r>
        <w:rPr>
          <w:noProof/>
        </w:rPr>
        <w:drawing>
          <wp:inline distT="0" distB="0" distL="0" distR="0" wp14:anchorId="0FDDABC5" wp14:editId="46135D23">
            <wp:extent cx="1828800" cy="1196595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B2CE" w14:textId="77777777" w:rsidR="004174E3" w:rsidRDefault="004174E3" w:rsidP="004174E3">
      <w:pPr>
        <w:rPr>
          <w:ins w:id="48" w:author="Claire Copa" w:date="2026-07-16T09:19:00Z" w16du:dateUtc="2026-07-16T13:19:00Z"/>
        </w:rPr>
      </w:pPr>
      <w:r>
        <w:t xml:space="preserve">Title: </w:t>
      </w:r>
      <w:r w:rsidRPr="008A2FB5">
        <w:rPr>
          <w:highlight w:val="yellow"/>
        </w:rPr>
        <w:t>Palmar interossei</w:t>
      </w:r>
      <w:r>
        <w:t xml:space="preserve"> (one to three)</w:t>
      </w:r>
    </w:p>
    <w:p w14:paraId="1104C275" w14:textId="77777777" w:rsidR="004174E3" w:rsidRDefault="004174E3" w:rsidP="004174E3">
      <w:r>
        <w:t xml:space="preserve">Activity Interaction: select all that apply </w:t>
      </w:r>
    </w:p>
    <w:p w14:paraId="7393917A" w14:textId="77777777" w:rsidR="004174E3" w:rsidRDefault="004174E3" w:rsidP="004174E3">
      <w:r>
        <w:rPr>
          <w:b/>
        </w:rPr>
        <w:t>Back-of-Card Content:</w:t>
      </w:r>
    </w:p>
    <w:p w14:paraId="7F40EAE1" w14:textId="77777777" w:rsidR="004174E3" w:rsidRDefault="004174E3" w:rsidP="004174E3">
      <w:r>
        <w:t xml:space="preserve">Proximal insertion: </w:t>
      </w:r>
    </w:p>
    <w:p w14:paraId="787FB9CA" w14:textId="77777777" w:rsidR="004174E3" w:rsidRDefault="004174E3" w:rsidP="005B2D75">
      <w:pPr>
        <w:pStyle w:val="ListParagraph"/>
        <w:numPr>
          <w:ilvl w:val="0"/>
          <w:numId w:val="205"/>
        </w:numPr>
      </w:pPr>
      <w:r>
        <w:t>*</w:t>
      </w:r>
      <w:proofErr w:type="gramStart"/>
      <w:r>
        <w:t>palmar</w:t>
      </w:r>
      <w:proofErr w:type="gramEnd"/>
      <w:r>
        <w:t xml:space="preserve"> surface of the second, fourth, and fifth metacarpal bones</w:t>
      </w:r>
    </w:p>
    <w:p w14:paraId="5707648E" w14:textId="77777777" w:rsidR="004174E3" w:rsidRDefault="004174E3" w:rsidP="005B2D75">
      <w:pPr>
        <w:pStyle w:val="ListParagraph"/>
        <w:numPr>
          <w:ilvl w:val="0"/>
          <w:numId w:val="205"/>
        </w:numPr>
      </w:pPr>
      <w:r>
        <w:t xml:space="preserve">tendon of the flexor digitorum </w:t>
      </w:r>
      <w:proofErr w:type="spellStart"/>
      <w:r>
        <w:t>profundus</w:t>
      </w:r>
      <w:proofErr w:type="spellEnd"/>
    </w:p>
    <w:p w14:paraId="51A98443" w14:textId="77777777" w:rsidR="004174E3" w:rsidRDefault="004174E3" w:rsidP="005B2D75">
      <w:pPr>
        <w:pStyle w:val="ListParagraph"/>
        <w:numPr>
          <w:ilvl w:val="0"/>
          <w:numId w:val="205"/>
        </w:numPr>
      </w:pPr>
      <w:r>
        <w:t>interosseous membrane</w:t>
      </w:r>
    </w:p>
    <w:p w14:paraId="6F43CEA9" w14:textId="77777777" w:rsidR="004174E3" w:rsidRDefault="004174E3" w:rsidP="005B2D75">
      <w:pPr>
        <w:pStyle w:val="ListParagraph"/>
        <w:numPr>
          <w:ilvl w:val="0"/>
          <w:numId w:val="205"/>
        </w:numPr>
      </w:pPr>
      <w:r>
        <w:t>base of the first, second, and third metacarpals</w:t>
      </w:r>
    </w:p>
    <w:p w14:paraId="175C1ECF" w14:textId="77777777" w:rsidR="004174E3" w:rsidRDefault="004174E3" w:rsidP="004174E3">
      <w:r>
        <w:t xml:space="preserve">Distal insertion: </w:t>
      </w:r>
    </w:p>
    <w:p w14:paraId="4416B6F4" w14:textId="77777777" w:rsidR="004174E3" w:rsidRDefault="004174E3" w:rsidP="005B2D75">
      <w:pPr>
        <w:pStyle w:val="ListParagraph"/>
        <w:numPr>
          <w:ilvl w:val="0"/>
          <w:numId w:val="206"/>
        </w:numPr>
      </w:pPr>
      <w:r>
        <w:t>*</w:t>
      </w:r>
      <w:proofErr w:type="gramStart"/>
      <w:r>
        <w:t>extensor</w:t>
      </w:r>
      <w:proofErr w:type="gramEnd"/>
      <w:r>
        <w:t xml:space="preserve"> hood and base of the proximal phalanges of their related digits</w:t>
      </w:r>
    </w:p>
    <w:p w14:paraId="36757A9E" w14:textId="77777777" w:rsidR="004174E3" w:rsidRDefault="004174E3" w:rsidP="005B2D75">
      <w:pPr>
        <w:pStyle w:val="ListParagraph"/>
        <w:numPr>
          <w:ilvl w:val="0"/>
          <w:numId w:val="206"/>
        </w:numPr>
      </w:pPr>
      <w:r>
        <w:t>radial aspect of the extensor hood of each digit</w:t>
      </w:r>
    </w:p>
    <w:p w14:paraId="53EDE048" w14:textId="77777777" w:rsidR="004174E3" w:rsidRDefault="004174E3" w:rsidP="005B2D75">
      <w:pPr>
        <w:pStyle w:val="ListParagraph"/>
        <w:numPr>
          <w:ilvl w:val="0"/>
          <w:numId w:val="206"/>
        </w:numPr>
      </w:pPr>
      <w:r>
        <w:t>distal phalanx of the</w:t>
      </w:r>
      <w:r w:rsidRPr="00D42B95">
        <w:t xml:space="preserve"> </w:t>
      </w:r>
      <w:r>
        <w:t>second, third, and fourth phalanges</w:t>
      </w:r>
    </w:p>
    <w:p w14:paraId="67C1FEAC" w14:textId="77777777" w:rsidR="004174E3" w:rsidRDefault="004174E3" w:rsidP="005B2D75">
      <w:pPr>
        <w:pStyle w:val="ListParagraph"/>
        <w:numPr>
          <w:ilvl w:val="0"/>
          <w:numId w:val="206"/>
        </w:numPr>
      </w:pPr>
      <w:r>
        <w:t>palmar aponeurosis</w:t>
      </w:r>
    </w:p>
    <w:p w14:paraId="1854087E" w14:textId="77777777" w:rsidR="004174E3" w:rsidRDefault="004174E3" w:rsidP="004174E3">
      <w:r>
        <w:lastRenderedPageBreak/>
        <w:t xml:space="preserve">Innervation: </w:t>
      </w:r>
    </w:p>
    <w:p w14:paraId="6AD694D9" w14:textId="77777777" w:rsidR="004174E3" w:rsidRDefault="004174E3" w:rsidP="005B2D75">
      <w:pPr>
        <w:pStyle w:val="ListParagraph"/>
        <w:numPr>
          <w:ilvl w:val="0"/>
          <w:numId w:val="147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4519492F" w14:textId="77777777" w:rsidR="004174E3" w:rsidRDefault="004174E3" w:rsidP="005B2D75">
      <w:pPr>
        <w:pStyle w:val="ListParagraph"/>
        <w:numPr>
          <w:ilvl w:val="0"/>
          <w:numId w:val="147"/>
        </w:numPr>
      </w:pPr>
      <w:proofErr w:type="gramStart"/>
      <w:r>
        <w:t>median</w:t>
      </w:r>
      <w:proofErr w:type="gramEnd"/>
      <w:r>
        <w:t xml:space="preserve"> nerve</w:t>
      </w:r>
    </w:p>
    <w:p w14:paraId="76196FC1" w14:textId="77777777" w:rsidR="004174E3" w:rsidRDefault="004174E3" w:rsidP="005B2D75">
      <w:pPr>
        <w:pStyle w:val="ListParagraph"/>
        <w:numPr>
          <w:ilvl w:val="0"/>
          <w:numId w:val="147"/>
        </w:numPr>
      </w:pPr>
      <w:r>
        <w:t>posterior interosseous nerve (radial)</w:t>
      </w:r>
    </w:p>
    <w:p w14:paraId="48E13D98" w14:textId="77777777" w:rsidR="004174E3" w:rsidRDefault="004174E3" w:rsidP="004174E3">
      <w:r>
        <w:t xml:space="preserve">Action: </w:t>
      </w:r>
    </w:p>
    <w:p w14:paraId="0404BB13" w14:textId="77777777" w:rsidR="004174E3" w:rsidRDefault="004174E3" w:rsidP="005B2D75">
      <w:pPr>
        <w:pStyle w:val="ListParagraph"/>
        <w:numPr>
          <w:ilvl w:val="0"/>
          <w:numId w:val="146"/>
        </w:numPr>
      </w:pPr>
      <w:r>
        <w:t>*</w:t>
      </w:r>
      <w:proofErr w:type="gramStart"/>
      <w:r>
        <w:t>adduction</w:t>
      </w:r>
      <w:proofErr w:type="gramEnd"/>
      <w:r>
        <w:t xml:space="preserve"> of the thumb, index, ring, and little fingers</w:t>
      </w:r>
    </w:p>
    <w:p w14:paraId="44898CFC" w14:textId="77777777" w:rsidR="004174E3" w:rsidRDefault="004174E3" w:rsidP="005B2D75">
      <w:pPr>
        <w:pStyle w:val="ListParagraph"/>
        <w:numPr>
          <w:ilvl w:val="0"/>
          <w:numId w:val="146"/>
        </w:numPr>
      </w:pPr>
      <w:r>
        <w:t>*</w:t>
      </w:r>
      <w:proofErr w:type="gramStart"/>
      <w:r>
        <w:t>contribute</w:t>
      </w:r>
      <w:proofErr w:type="gramEnd"/>
      <w:r>
        <w:t xml:space="preserve"> to flexion of the metacarpophalangeal (MCP) and extension of the interphalangeal (IP) joint</w:t>
      </w:r>
    </w:p>
    <w:p w14:paraId="6BF28B84" w14:textId="77777777" w:rsidR="004174E3" w:rsidRDefault="004174E3" w:rsidP="005B2D75">
      <w:pPr>
        <w:pStyle w:val="ListParagraph"/>
        <w:numPr>
          <w:ilvl w:val="0"/>
          <w:numId w:val="146"/>
        </w:numPr>
      </w:pPr>
      <w:r>
        <w:t>abduction of the thumb, index, ring, and little fingers</w:t>
      </w:r>
    </w:p>
    <w:p w14:paraId="52DF3D57" w14:textId="77777777" w:rsidR="004174E3" w:rsidRDefault="004174E3" w:rsidP="005B2D75">
      <w:pPr>
        <w:pStyle w:val="ListParagraph"/>
        <w:numPr>
          <w:ilvl w:val="0"/>
          <w:numId w:val="146"/>
        </w:numPr>
        <w:spacing w:after="160" w:line="278" w:lineRule="auto"/>
      </w:pPr>
      <w:r>
        <w:t>flexes distal interphalangeal joints</w:t>
      </w:r>
    </w:p>
    <w:p w14:paraId="59410C25" w14:textId="77777777" w:rsidR="004174E3" w:rsidRDefault="004174E3" w:rsidP="004174E3"/>
    <w:p w14:paraId="2F7BC39B" w14:textId="77777777" w:rsidR="004174E3" w:rsidRDefault="004174E3" w:rsidP="004174E3">
      <w:pPr>
        <w:pStyle w:val="Heading2"/>
      </w:pPr>
      <w:r>
        <w:t>Card ID: 5.73</w:t>
      </w:r>
    </w:p>
    <w:p w14:paraId="3A0BD4D2" w14:textId="77777777" w:rsidR="004174E3" w:rsidRDefault="004174E3" w:rsidP="004174E3">
      <w:r>
        <w:t>Image file: L1344_760184</w:t>
      </w:r>
    </w:p>
    <w:p w14:paraId="72F04903" w14:textId="77777777" w:rsidR="004174E3" w:rsidRDefault="004174E3" w:rsidP="004174E3">
      <w:r>
        <w:rPr>
          <w:noProof/>
        </w:rPr>
        <w:drawing>
          <wp:inline distT="0" distB="0" distL="0" distR="0" wp14:anchorId="6FE8E6DF" wp14:editId="54EDED13">
            <wp:extent cx="1828800" cy="1196595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F84C" w14:textId="77777777" w:rsidR="004174E3" w:rsidRDefault="004174E3" w:rsidP="004174E3">
      <w:pPr>
        <w:rPr>
          <w:ins w:id="49" w:author="Claire Copa" w:date="2026-07-16T09:19:00Z" w16du:dateUtc="2026-07-16T13:19:00Z"/>
        </w:rPr>
      </w:pPr>
      <w:r>
        <w:t xml:space="preserve">Title: </w:t>
      </w:r>
      <w:r w:rsidRPr="008A2FB5">
        <w:rPr>
          <w:highlight w:val="yellow"/>
        </w:rPr>
        <w:t>Dorsal interossei</w:t>
      </w:r>
      <w:r>
        <w:t xml:space="preserve"> (one to four)</w:t>
      </w:r>
    </w:p>
    <w:p w14:paraId="7EA4AAF6" w14:textId="77777777" w:rsidR="004174E3" w:rsidRDefault="004174E3" w:rsidP="004174E3">
      <w:r>
        <w:t xml:space="preserve">Activity Interaction: select all that apply </w:t>
      </w:r>
    </w:p>
    <w:p w14:paraId="2033BEA2" w14:textId="77777777" w:rsidR="004174E3" w:rsidRDefault="004174E3" w:rsidP="004174E3">
      <w:r>
        <w:rPr>
          <w:b/>
        </w:rPr>
        <w:t>Back-of-Card Content:</w:t>
      </w:r>
    </w:p>
    <w:p w14:paraId="7C2516F4" w14:textId="77777777" w:rsidR="004174E3" w:rsidRDefault="004174E3" w:rsidP="004174E3">
      <w:r>
        <w:t xml:space="preserve">Proximal insertion: </w:t>
      </w:r>
    </w:p>
    <w:p w14:paraId="35EE8122" w14:textId="77777777" w:rsidR="004174E3" w:rsidRDefault="004174E3" w:rsidP="005B2D75">
      <w:pPr>
        <w:pStyle w:val="ListParagraph"/>
        <w:numPr>
          <w:ilvl w:val="0"/>
          <w:numId w:val="207"/>
        </w:numPr>
      </w:pPr>
      <w:r>
        <w:t>*</w:t>
      </w:r>
      <w:proofErr w:type="gramStart"/>
      <w:r>
        <w:t>radial</w:t>
      </w:r>
      <w:proofErr w:type="gramEnd"/>
      <w:r>
        <w:t xml:space="preserve"> side of the lateral metacarpal </w:t>
      </w:r>
    </w:p>
    <w:p w14:paraId="19DCBDCF" w14:textId="77777777" w:rsidR="004174E3" w:rsidRDefault="004174E3" w:rsidP="005B2D75">
      <w:pPr>
        <w:pStyle w:val="ListParagraph"/>
        <w:numPr>
          <w:ilvl w:val="0"/>
          <w:numId w:val="207"/>
        </w:numPr>
      </w:pPr>
      <w:r>
        <w:t>*</w:t>
      </w:r>
      <w:proofErr w:type="gramStart"/>
      <w:r>
        <w:t>ulnar</w:t>
      </w:r>
      <w:proofErr w:type="gramEnd"/>
      <w:r>
        <w:t xml:space="preserve"> side of the medial metacarpal</w:t>
      </w:r>
    </w:p>
    <w:p w14:paraId="446A7A7A" w14:textId="77777777" w:rsidR="004174E3" w:rsidRDefault="004174E3" w:rsidP="005B2D75">
      <w:pPr>
        <w:pStyle w:val="ListParagraph"/>
        <w:numPr>
          <w:ilvl w:val="0"/>
          <w:numId w:val="207"/>
        </w:numPr>
      </w:pPr>
      <w:r>
        <w:t>palmar aponeurosis</w:t>
      </w:r>
    </w:p>
    <w:p w14:paraId="43E970B6" w14:textId="77777777" w:rsidR="004174E3" w:rsidRDefault="004174E3" w:rsidP="004174E3">
      <w:r>
        <w:t xml:space="preserve">Distal insertion: </w:t>
      </w:r>
    </w:p>
    <w:p w14:paraId="6D95E083" w14:textId="77777777" w:rsidR="004174E3" w:rsidRDefault="004174E3" w:rsidP="005B2D75">
      <w:pPr>
        <w:pStyle w:val="ListParagraph"/>
        <w:numPr>
          <w:ilvl w:val="0"/>
          <w:numId w:val="208"/>
        </w:numPr>
      </w:pPr>
      <w:r>
        <w:t>*</w:t>
      </w:r>
      <w:proofErr w:type="gramStart"/>
      <w:r>
        <w:t>radial</w:t>
      </w:r>
      <w:proofErr w:type="gramEnd"/>
      <w:r>
        <w:t xml:space="preserve"> side of the lateral metacarpal and extensor expansion</w:t>
      </w:r>
    </w:p>
    <w:p w14:paraId="29D2FF19" w14:textId="77777777" w:rsidR="004174E3" w:rsidRDefault="004174E3" w:rsidP="005B2D75">
      <w:pPr>
        <w:pStyle w:val="ListParagraph"/>
        <w:numPr>
          <w:ilvl w:val="0"/>
          <w:numId w:val="208"/>
        </w:numPr>
      </w:pPr>
      <w:r>
        <w:t>distal phalanx of the</w:t>
      </w:r>
      <w:r w:rsidRPr="00D42B95">
        <w:t xml:space="preserve"> </w:t>
      </w:r>
      <w:r>
        <w:t>second, third, and fourth phalanges</w:t>
      </w:r>
    </w:p>
    <w:p w14:paraId="1E911F27" w14:textId="77777777" w:rsidR="004174E3" w:rsidRDefault="004174E3" w:rsidP="005B2D75">
      <w:pPr>
        <w:pStyle w:val="ListParagraph"/>
        <w:numPr>
          <w:ilvl w:val="0"/>
          <w:numId w:val="208"/>
        </w:numPr>
      </w:pPr>
      <w:r>
        <w:t>distal phalanx of the thumb</w:t>
      </w:r>
    </w:p>
    <w:p w14:paraId="4064D011" w14:textId="77777777" w:rsidR="004174E3" w:rsidRDefault="004174E3" w:rsidP="004174E3">
      <w:r>
        <w:t xml:space="preserve">Innervation: </w:t>
      </w:r>
    </w:p>
    <w:p w14:paraId="768EFF27" w14:textId="77777777" w:rsidR="004174E3" w:rsidRDefault="004174E3" w:rsidP="005B2D75">
      <w:pPr>
        <w:pStyle w:val="ListParagraph"/>
        <w:numPr>
          <w:ilvl w:val="0"/>
          <w:numId w:val="193"/>
        </w:numPr>
      </w:pPr>
      <w:r>
        <w:t>*</w:t>
      </w:r>
      <w:proofErr w:type="gramStart"/>
      <w:r>
        <w:t>ulnar</w:t>
      </w:r>
      <w:proofErr w:type="gramEnd"/>
      <w:r>
        <w:t xml:space="preserve"> (C8-T1) nerve</w:t>
      </w:r>
    </w:p>
    <w:p w14:paraId="66DF7958" w14:textId="77777777" w:rsidR="004174E3" w:rsidRDefault="004174E3" w:rsidP="005B2D75">
      <w:pPr>
        <w:pStyle w:val="ListParagraph"/>
        <w:numPr>
          <w:ilvl w:val="0"/>
          <w:numId w:val="193"/>
        </w:numPr>
      </w:pPr>
      <w:r>
        <w:lastRenderedPageBreak/>
        <w:t>posterior interosseous nerve (radial)</w:t>
      </w:r>
    </w:p>
    <w:p w14:paraId="263F20AD" w14:textId="77777777" w:rsidR="004174E3" w:rsidRDefault="004174E3" w:rsidP="005B2D75">
      <w:pPr>
        <w:pStyle w:val="ListParagraph"/>
        <w:numPr>
          <w:ilvl w:val="0"/>
          <w:numId w:val="193"/>
        </w:numPr>
      </w:pPr>
      <w:r>
        <w:t>radial nerve</w:t>
      </w:r>
    </w:p>
    <w:p w14:paraId="5ED5626A" w14:textId="77777777" w:rsidR="004174E3" w:rsidRDefault="004174E3" w:rsidP="004174E3">
      <w:r>
        <w:t xml:space="preserve">Action: </w:t>
      </w:r>
    </w:p>
    <w:p w14:paraId="3B2D66FB" w14:textId="77777777" w:rsidR="004174E3" w:rsidRDefault="004174E3" w:rsidP="005B2D75">
      <w:pPr>
        <w:pStyle w:val="ListParagraph"/>
        <w:numPr>
          <w:ilvl w:val="0"/>
          <w:numId w:val="145"/>
        </w:numPr>
      </w:pPr>
      <w:r>
        <w:t>*</w:t>
      </w:r>
      <w:proofErr w:type="gramStart"/>
      <w:r>
        <w:t>abducts</w:t>
      </w:r>
      <w:proofErr w:type="gramEnd"/>
      <w:r>
        <w:t xml:space="preserve"> the finger</w:t>
      </w:r>
    </w:p>
    <w:p w14:paraId="57D4894B" w14:textId="77777777" w:rsidR="004174E3" w:rsidRDefault="004174E3" w:rsidP="005B2D75">
      <w:pPr>
        <w:pStyle w:val="ListParagraph"/>
        <w:numPr>
          <w:ilvl w:val="0"/>
          <w:numId w:val="145"/>
        </w:numPr>
      </w:pPr>
      <w:r>
        <w:t>*</w:t>
      </w:r>
      <w:proofErr w:type="gramStart"/>
      <w:r>
        <w:t>simultaneously</w:t>
      </w:r>
      <w:proofErr w:type="gramEnd"/>
      <w:r>
        <w:t xml:space="preserve"> flexes the metacarpophalangeal (MCP) joint and extends the interphalangeal (IP) joint</w:t>
      </w:r>
    </w:p>
    <w:p w14:paraId="0FA3E17C" w14:textId="77777777" w:rsidR="004174E3" w:rsidRDefault="004174E3" w:rsidP="005B2D75">
      <w:pPr>
        <w:pStyle w:val="ListParagraph"/>
        <w:numPr>
          <w:ilvl w:val="0"/>
          <w:numId w:val="145"/>
        </w:numPr>
      </w:pPr>
      <w:r>
        <w:t xml:space="preserve">extension at the metacarpophalangeal (MCP) joint </w:t>
      </w:r>
    </w:p>
    <w:p w14:paraId="1D0E005B" w14:textId="77777777" w:rsidR="004174E3" w:rsidRDefault="004174E3" w:rsidP="005B2D75">
      <w:pPr>
        <w:pStyle w:val="ListParagraph"/>
        <w:numPr>
          <w:ilvl w:val="0"/>
          <w:numId w:val="145"/>
        </w:numPr>
      </w:pPr>
      <w:r>
        <w:t>flexion at the interphalangeal (IP) joint</w:t>
      </w:r>
    </w:p>
    <w:p w14:paraId="167B5324" w14:textId="77777777" w:rsidR="00B4711B" w:rsidRDefault="00B4711B"/>
    <w:sectPr w:rsidR="00B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ED3CDA"/>
    <w:multiLevelType w:val="hybridMultilevel"/>
    <w:tmpl w:val="90EC23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0845B9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195AC3"/>
    <w:multiLevelType w:val="hybridMultilevel"/>
    <w:tmpl w:val="4FD280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453B38"/>
    <w:multiLevelType w:val="hybridMultilevel"/>
    <w:tmpl w:val="43043A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7A3336"/>
    <w:multiLevelType w:val="hybridMultilevel"/>
    <w:tmpl w:val="96C475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936E07"/>
    <w:multiLevelType w:val="hybridMultilevel"/>
    <w:tmpl w:val="A0404A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A946DB"/>
    <w:multiLevelType w:val="hybridMultilevel"/>
    <w:tmpl w:val="1ABE4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9912E0"/>
    <w:multiLevelType w:val="hybridMultilevel"/>
    <w:tmpl w:val="8B1AD3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A837B0"/>
    <w:multiLevelType w:val="hybridMultilevel"/>
    <w:tmpl w:val="36EEC1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A51E4F"/>
    <w:multiLevelType w:val="hybridMultilevel"/>
    <w:tmpl w:val="F49A3E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225150"/>
    <w:multiLevelType w:val="hybridMultilevel"/>
    <w:tmpl w:val="7C8EDF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6C580E"/>
    <w:multiLevelType w:val="hybridMultilevel"/>
    <w:tmpl w:val="905CC2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6B195E"/>
    <w:multiLevelType w:val="hybridMultilevel"/>
    <w:tmpl w:val="B69E3D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A66FDE"/>
    <w:multiLevelType w:val="hybridMultilevel"/>
    <w:tmpl w:val="F3C8E2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EA7FCA"/>
    <w:multiLevelType w:val="hybridMultilevel"/>
    <w:tmpl w:val="86BED0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A022D25"/>
    <w:multiLevelType w:val="hybridMultilevel"/>
    <w:tmpl w:val="63DC5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3D0113"/>
    <w:multiLevelType w:val="hybridMultilevel"/>
    <w:tmpl w:val="C3E47D5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8B266A"/>
    <w:multiLevelType w:val="hybridMultilevel"/>
    <w:tmpl w:val="E06C17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ADD6A5E"/>
    <w:multiLevelType w:val="hybridMultilevel"/>
    <w:tmpl w:val="BA2A7A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F33B5C"/>
    <w:multiLevelType w:val="hybridMultilevel"/>
    <w:tmpl w:val="D910C3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4578D6"/>
    <w:multiLevelType w:val="hybridMultilevel"/>
    <w:tmpl w:val="DE4494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FC6BB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A96813"/>
    <w:multiLevelType w:val="hybridMultilevel"/>
    <w:tmpl w:val="C504B3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A529E6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0167F4"/>
    <w:multiLevelType w:val="hybridMultilevel"/>
    <w:tmpl w:val="7E9453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8F0414"/>
    <w:multiLevelType w:val="hybridMultilevel"/>
    <w:tmpl w:val="67D604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05377EF"/>
    <w:multiLevelType w:val="hybridMultilevel"/>
    <w:tmpl w:val="CEE4A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6C31EA"/>
    <w:multiLevelType w:val="hybridMultilevel"/>
    <w:tmpl w:val="4CCC96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19648C5"/>
    <w:multiLevelType w:val="hybridMultilevel"/>
    <w:tmpl w:val="F4E20F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FB017C"/>
    <w:multiLevelType w:val="hybridMultilevel"/>
    <w:tmpl w:val="6748B6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20460ED"/>
    <w:multiLevelType w:val="hybridMultilevel"/>
    <w:tmpl w:val="563814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2086656"/>
    <w:multiLevelType w:val="hybridMultilevel"/>
    <w:tmpl w:val="7E02B7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4665224"/>
    <w:multiLevelType w:val="hybridMultilevel"/>
    <w:tmpl w:val="02CC90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774871"/>
    <w:multiLevelType w:val="hybridMultilevel"/>
    <w:tmpl w:val="CF86C7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4954A1A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6E0E6F"/>
    <w:multiLevelType w:val="hybridMultilevel"/>
    <w:tmpl w:val="F37C92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7B10446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7E01ECF"/>
    <w:multiLevelType w:val="hybridMultilevel"/>
    <w:tmpl w:val="28E2B28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8B46215"/>
    <w:multiLevelType w:val="hybridMultilevel"/>
    <w:tmpl w:val="37D450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FA68F0"/>
    <w:multiLevelType w:val="hybridMultilevel"/>
    <w:tmpl w:val="137259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95E7157"/>
    <w:multiLevelType w:val="hybridMultilevel"/>
    <w:tmpl w:val="D51402A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A1F5549"/>
    <w:multiLevelType w:val="hybridMultilevel"/>
    <w:tmpl w:val="3210DB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AF27E4C"/>
    <w:multiLevelType w:val="hybridMultilevel"/>
    <w:tmpl w:val="18D4F3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B4E48EA"/>
    <w:multiLevelType w:val="hybridMultilevel"/>
    <w:tmpl w:val="1222ED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B80318D"/>
    <w:multiLevelType w:val="hybridMultilevel"/>
    <w:tmpl w:val="596635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C2E46C5"/>
    <w:multiLevelType w:val="hybridMultilevel"/>
    <w:tmpl w:val="6F4E7B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C99480D"/>
    <w:multiLevelType w:val="hybridMultilevel"/>
    <w:tmpl w:val="D16837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CB15F9A"/>
    <w:multiLevelType w:val="hybridMultilevel"/>
    <w:tmpl w:val="A3E4FD9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D1A1272"/>
    <w:multiLevelType w:val="hybridMultilevel"/>
    <w:tmpl w:val="B37894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E1B1C07"/>
    <w:multiLevelType w:val="hybridMultilevel"/>
    <w:tmpl w:val="EEA6E0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F495C86"/>
    <w:multiLevelType w:val="hybridMultilevel"/>
    <w:tmpl w:val="A0A66F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FD26D04"/>
    <w:multiLevelType w:val="hybridMultilevel"/>
    <w:tmpl w:val="0FC0920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03601AD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11008AB"/>
    <w:multiLevelType w:val="hybridMultilevel"/>
    <w:tmpl w:val="5B44D8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14B72BF"/>
    <w:multiLevelType w:val="hybridMultilevel"/>
    <w:tmpl w:val="C464DD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17361FA"/>
    <w:multiLevelType w:val="hybridMultilevel"/>
    <w:tmpl w:val="F86AB8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2820C4D"/>
    <w:multiLevelType w:val="hybridMultilevel"/>
    <w:tmpl w:val="39BA1CC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2DE5FD2"/>
    <w:multiLevelType w:val="hybridMultilevel"/>
    <w:tmpl w:val="7272E9B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41F600A"/>
    <w:multiLevelType w:val="hybridMultilevel"/>
    <w:tmpl w:val="47563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48C3C5A"/>
    <w:multiLevelType w:val="hybridMultilevel"/>
    <w:tmpl w:val="FB2423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5282D6C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5991D56"/>
    <w:multiLevelType w:val="hybridMultilevel"/>
    <w:tmpl w:val="563A74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65A7232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7174646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78E29FB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7A81D0E"/>
    <w:multiLevelType w:val="hybridMultilevel"/>
    <w:tmpl w:val="D3EE063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87E1408"/>
    <w:multiLevelType w:val="hybridMultilevel"/>
    <w:tmpl w:val="3FA28B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9013ABF"/>
    <w:multiLevelType w:val="hybridMultilevel"/>
    <w:tmpl w:val="FD5A2F3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926557A"/>
    <w:multiLevelType w:val="hybridMultilevel"/>
    <w:tmpl w:val="FE56F8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97F21AB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9863635"/>
    <w:multiLevelType w:val="hybridMultilevel"/>
    <w:tmpl w:val="BD82DE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9B8350F"/>
    <w:multiLevelType w:val="hybridMultilevel"/>
    <w:tmpl w:val="5E5C75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ACD3120"/>
    <w:multiLevelType w:val="hybridMultilevel"/>
    <w:tmpl w:val="AA24CE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B1A3611"/>
    <w:multiLevelType w:val="hybridMultilevel"/>
    <w:tmpl w:val="D0828CF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C0B51FB"/>
    <w:multiLevelType w:val="hybridMultilevel"/>
    <w:tmpl w:val="7F7E79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C7D6D3B"/>
    <w:multiLevelType w:val="hybridMultilevel"/>
    <w:tmpl w:val="921A83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DC17819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DD57B84"/>
    <w:multiLevelType w:val="hybridMultilevel"/>
    <w:tmpl w:val="9C0A92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E006036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E69323E"/>
    <w:multiLevelType w:val="hybridMultilevel"/>
    <w:tmpl w:val="438CA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EDE2614"/>
    <w:multiLevelType w:val="hybridMultilevel"/>
    <w:tmpl w:val="13B2E6F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00B595D"/>
    <w:multiLevelType w:val="hybridMultilevel"/>
    <w:tmpl w:val="3662CC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B05AF8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330723B"/>
    <w:multiLevelType w:val="hybridMultilevel"/>
    <w:tmpl w:val="0E4238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34E020F"/>
    <w:multiLevelType w:val="hybridMultilevel"/>
    <w:tmpl w:val="33FA69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3D77448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503048F"/>
    <w:multiLevelType w:val="hybridMultilevel"/>
    <w:tmpl w:val="064259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5694A6A"/>
    <w:multiLevelType w:val="hybridMultilevel"/>
    <w:tmpl w:val="24DC4F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584448B"/>
    <w:multiLevelType w:val="hybridMultilevel"/>
    <w:tmpl w:val="B8B6B5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686726C"/>
    <w:multiLevelType w:val="hybridMultilevel"/>
    <w:tmpl w:val="B13A6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BF0B9A"/>
    <w:multiLevelType w:val="hybridMultilevel"/>
    <w:tmpl w:val="6F0450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7D1058E"/>
    <w:multiLevelType w:val="hybridMultilevel"/>
    <w:tmpl w:val="7E6A33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8BA7ECE"/>
    <w:multiLevelType w:val="hybridMultilevel"/>
    <w:tmpl w:val="EF542F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9202F07"/>
    <w:multiLevelType w:val="hybridMultilevel"/>
    <w:tmpl w:val="9F24B1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ACC5CC1"/>
    <w:multiLevelType w:val="hybridMultilevel"/>
    <w:tmpl w:val="43043A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B6B37FC"/>
    <w:multiLevelType w:val="hybridMultilevel"/>
    <w:tmpl w:val="F50A34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B8F1CB3"/>
    <w:multiLevelType w:val="hybridMultilevel"/>
    <w:tmpl w:val="F45CF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BA73D58"/>
    <w:multiLevelType w:val="hybridMultilevel"/>
    <w:tmpl w:val="2C784E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C2C119E"/>
    <w:multiLevelType w:val="hybridMultilevel"/>
    <w:tmpl w:val="1FE892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DC56E69"/>
    <w:multiLevelType w:val="hybridMultilevel"/>
    <w:tmpl w:val="12F6A7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DC57560"/>
    <w:multiLevelType w:val="hybridMultilevel"/>
    <w:tmpl w:val="69B497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DCE4343"/>
    <w:multiLevelType w:val="hybridMultilevel"/>
    <w:tmpl w:val="295ABB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EA343A0"/>
    <w:multiLevelType w:val="hybridMultilevel"/>
    <w:tmpl w:val="28165E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EF738DD"/>
    <w:multiLevelType w:val="hybridMultilevel"/>
    <w:tmpl w:val="4B184F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EFA3CB1"/>
    <w:multiLevelType w:val="hybridMultilevel"/>
    <w:tmpl w:val="4866BD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FB11917"/>
    <w:multiLevelType w:val="hybridMultilevel"/>
    <w:tmpl w:val="73C6E2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06362D3"/>
    <w:multiLevelType w:val="hybridMultilevel"/>
    <w:tmpl w:val="F81E53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0AA7DBD"/>
    <w:multiLevelType w:val="hybridMultilevel"/>
    <w:tmpl w:val="44E469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1A933C9"/>
    <w:multiLevelType w:val="hybridMultilevel"/>
    <w:tmpl w:val="C8448C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29B74E4"/>
    <w:multiLevelType w:val="hybridMultilevel"/>
    <w:tmpl w:val="51B4CF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2A44F87"/>
    <w:multiLevelType w:val="hybridMultilevel"/>
    <w:tmpl w:val="4C0A92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3A00E3B"/>
    <w:multiLevelType w:val="hybridMultilevel"/>
    <w:tmpl w:val="B1ACC46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89959D4"/>
    <w:multiLevelType w:val="hybridMultilevel"/>
    <w:tmpl w:val="A49C90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9034603"/>
    <w:multiLevelType w:val="hybridMultilevel"/>
    <w:tmpl w:val="3DAC7EF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A21216E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A9A3B72"/>
    <w:multiLevelType w:val="hybridMultilevel"/>
    <w:tmpl w:val="B6882A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ABE23D3"/>
    <w:multiLevelType w:val="hybridMultilevel"/>
    <w:tmpl w:val="36FE24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B387267"/>
    <w:multiLevelType w:val="hybridMultilevel"/>
    <w:tmpl w:val="4704EE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BDB656A"/>
    <w:multiLevelType w:val="hybridMultilevel"/>
    <w:tmpl w:val="BE1E09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C2917A9"/>
    <w:multiLevelType w:val="hybridMultilevel"/>
    <w:tmpl w:val="E2402D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CE64F21"/>
    <w:multiLevelType w:val="hybridMultilevel"/>
    <w:tmpl w:val="FC0299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D06301A"/>
    <w:multiLevelType w:val="hybridMultilevel"/>
    <w:tmpl w:val="252C7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D101E54"/>
    <w:multiLevelType w:val="hybridMultilevel"/>
    <w:tmpl w:val="69B497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D1C6F0E"/>
    <w:multiLevelType w:val="hybridMultilevel"/>
    <w:tmpl w:val="863662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D93449C"/>
    <w:multiLevelType w:val="hybridMultilevel"/>
    <w:tmpl w:val="9B4640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DC37FE4"/>
    <w:multiLevelType w:val="hybridMultilevel"/>
    <w:tmpl w:val="5B6215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E543EF0"/>
    <w:multiLevelType w:val="hybridMultilevel"/>
    <w:tmpl w:val="5A24B2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F0E1AC0"/>
    <w:multiLevelType w:val="hybridMultilevel"/>
    <w:tmpl w:val="37D450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F4D0B9F"/>
    <w:multiLevelType w:val="hybridMultilevel"/>
    <w:tmpl w:val="0038C03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02A23D8"/>
    <w:multiLevelType w:val="hybridMultilevel"/>
    <w:tmpl w:val="B888CCE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10E3E54"/>
    <w:multiLevelType w:val="hybridMultilevel"/>
    <w:tmpl w:val="C7CA26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1CF44C7"/>
    <w:multiLevelType w:val="hybridMultilevel"/>
    <w:tmpl w:val="A8F691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21949B0"/>
    <w:multiLevelType w:val="hybridMultilevel"/>
    <w:tmpl w:val="54BE7E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33F6C6A"/>
    <w:multiLevelType w:val="hybridMultilevel"/>
    <w:tmpl w:val="D700A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36643C9"/>
    <w:multiLevelType w:val="hybridMultilevel"/>
    <w:tmpl w:val="511038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42021D1"/>
    <w:multiLevelType w:val="hybridMultilevel"/>
    <w:tmpl w:val="171A86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4EF15B5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5306670"/>
    <w:multiLevelType w:val="hybridMultilevel"/>
    <w:tmpl w:val="B69E3D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5597A1D"/>
    <w:multiLevelType w:val="hybridMultilevel"/>
    <w:tmpl w:val="E460BA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5D4622E"/>
    <w:multiLevelType w:val="hybridMultilevel"/>
    <w:tmpl w:val="B748D2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614781E"/>
    <w:multiLevelType w:val="hybridMultilevel"/>
    <w:tmpl w:val="D47E8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6456081"/>
    <w:multiLevelType w:val="hybridMultilevel"/>
    <w:tmpl w:val="19A2C9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73732AB"/>
    <w:multiLevelType w:val="hybridMultilevel"/>
    <w:tmpl w:val="FBBE3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7854D21"/>
    <w:multiLevelType w:val="hybridMultilevel"/>
    <w:tmpl w:val="431854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8C137EC"/>
    <w:multiLevelType w:val="hybridMultilevel"/>
    <w:tmpl w:val="1936821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8EF116F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92E0590"/>
    <w:multiLevelType w:val="hybridMultilevel"/>
    <w:tmpl w:val="F45CFB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9847543"/>
    <w:multiLevelType w:val="hybridMultilevel"/>
    <w:tmpl w:val="DED428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A66508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A966617"/>
    <w:multiLevelType w:val="hybridMultilevel"/>
    <w:tmpl w:val="9AF07B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AF47910"/>
    <w:multiLevelType w:val="hybridMultilevel"/>
    <w:tmpl w:val="574A30E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B713CC7"/>
    <w:multiLevelType w:val="hybridMultilevel"/>
    <w:tmpl w:val="BC325B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C1B4598"/>
    <w:multiLevelType w:val="hybridMultilevel"/>
    <w:tmpl w:val="45F080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5CDA6419"/>
    <w:multiLevelType w:val="hybridMultilevel"/>
    <w:tmpl w:val="9A7645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E0E1B06"/>
    <w:multiLevelType w:val="hybridMultilevel"/>
    <w:tmpl w:val="BFA6EE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FCD7B87"/>
    <w:multiLevelType w:val="hybridMultilevel"/>
    <w:tmpl w:val="862E00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0E44856"/>
    <w:multiLevelType w:val="hybridMultilevel"/>
    <w:tmpl w:val="A54273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12924F3"/>
    <w:multiLevelType w:val="hybridMultilevel"/>
    <w:tmpl w:val="4FF269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1780559"/>
    <w:multiLevelType w:val="hybridMultilevel"/>
    <w:tmpl w:val="0F2ECB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4D74A92"/>
    <w:multiLevelType w:val="hybridMultilevel"/>
    <w:tmpl w:val="042C5E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5B3406D"/>
    <w:multiLevelType w:val="hybridMultilevel"/>
    <w:tmpl w:val="BF0843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6081E6C"/>
    <w:multiLevelType w:val="hybridMultilevel"/>
    <w:tmpl w:val="93C20C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67B3B0E"/>
    <w:multiLevelType w:val="hybridMultilevel"/>
    <w:tmpl w:val="9DCAC3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6B31FBC"/>
    <w:multiLevelType w:val="hybridMultilevel"/>
    <w:tmpl w:val="409C05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671904B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7863A07"/>
    <w:multiLevelType w:val="hybridMultilevel"/>
    <w:tmpl w:val="9DA40A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7C665C9"/>
    <w:multiLevelType w:val="hybridMultilevel"/>
    <w:tmpl w:val="2078DE6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7C83115"/>
    <w:multiLevelType w:val="hybridMultilevel"/>
    <w:tmpl w:val="7EFC07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8141937"/>
    <w:multiLevelType w:val="hybridMultilevel"/>
    <w:tmpl w:val="F14800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9E23EA0"/>
    <w:multiLevelType w:val="hybridMultilevel"/>
    <w:tmpl w:val="602872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6B18460C"/>
    <w:multiLevelType w:val="hybridMultilevel"/>
    <w:tmpl w:val="D50CE1E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B1E396F"/>
    <w:multiLevelType w:val="hybridMultilevel"/>
    <w:tmpl w:val="4A9006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B3654C7"/>
    <w:multiLevelType w:val="hybridMultilevel"/>
    <w:tmpl w:val="3C6437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B6540F2"/>
    <w:multiLevelType w:val="hybridMultilevel"/>
    <w:tmpl w:val="95EC09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C194F6C"/>
    <w:multiLevelType w:val="hybridMultilevel"/>
    <w:tmpl w:val="540832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CA30301"/>
    <w:multiLevelType w:val="hybridMultilevel"/>
    <w:tmpl w:val="B6882A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D245B8B"/>
    <w:multiLevelType w:val="hybridMultilevel"/>
    <w:tmpl w:val="55F063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D8A1D75"/>
    <w:multiLevelType w:val="hybridMultilevel"/>
    <w:tmpl w:val="981272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DBF7B23"/>
    <w:multiLevelType w:val="hybridMultilevel"/>
    <w:tmpl w:val="968ADB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E4932C1"/>
    <w:multiLevelType w:val="hybridMultilevel"/>
    <w:tmpl w:val="252C78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F5901E4"/>
    <w:multiLevelType w:val="hybridMultilevel"/>
    <w:tmpl w:val="7DD616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F723959"/>
    <w:multiLevelType w:val="hybridMultilevel"/>
    <w:tmpl w:val="AEEE5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06A4F9E"/>
    <w:multiLevelType w:val="hybridMultilevel"/>
    <w:tmpl w:val="42E4A3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088703E"/>
    <w:multiLevelType w:val="hybridMultilevel"/>
    <w:tmpl w:val="2834B7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08B651F"/>
    <w:multiLevelType w:val="hybridMultilevel"/>
    <w:tmpl w:val="4AB459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3914379"/>
    <w:multiLevelType w:val="hybridMultilevel"/>
    <w:tmpl w:val="71E498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3B069AE"/>
    <w:multiLevelType w:val="hybridMultilevel"/>
    <w:tmpl w:val="093A737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3C822F4"/>
    <w:multiLevelType w:val="hybridMultilevel"/>
    <w:tmpl w:val="46048B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54068D4"/>
    <w:multiLevelType w:val="hybridMultilevel"/>
    <w:tmpl w:val="CE56390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6170F7B"/>
    <w:multiLevelType w:val="hybridMultilevel"/>
    <w:tmpl w:val="4788B2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718288A"/>
    <w:multiLevelType w:val="hybridMultilevel"/>
    <w:tmpl w:val="D0A4DC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906222C"/>
    <w:multiLevelType w:val="hybridMultilevel"/>
    <w:tmpl w:val="3CD06F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79173C50"/>
    <w:multiLevelType w:val="hybridMultilevel"/>
    <w:tmpl w:val="2C40E2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A6968F1"/>
    <w:multiLevelType w:val="hybridMultilevel"/>
    <w:tmpl w:val="5BD221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B2C2175"/>
    <w:multiLevelType w:val="hybridMultilevel"/>
    <w:tmpl w:val="77E881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BBE6F9C"/>
    <w:multiLevelType w:val="hybridMultilevel"/>
    <w:tmpl w:val="07CC98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DC83C58"/>
    <w:multiLevelType w:val="hybridMultilevel"/>
    <w:tmpl w:val="774057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DFC1343"/>
    <w:multiLevelType w:val="hybridMultilevel"/>
    <w:tmpl w:val="2E60A3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E0C6629"/>
    <w:multiLevelType w:val="hybridMultilevel"/>
    <w:tmpl w:val="E0E2FE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E9B4BEE"/>
    <w:multiLevelType w:val="hybridMultilevel"/>
    <w:tmpl w:val="78E671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F634563"/>
    <w:multiLevelType w:val="hybridMultilevel"/>
    <w:tmpl w:val="568221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FB339A2"/>
    <w:multiLevelType w:val="hybridMultilevel"/>
    <w:tmpl w:val="6A34C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207084">
    <w:abstractNumId w:val="5"/>
  </w:num>
  <w:num w:numId="2" w16cid:durableId="823083876">
    <w:abstractNumId w:val="3"/>
  </w:num>
  <w:num w:numId="3" w16cid:durableId="895552415">
    <w:abstractNumId w:val="2"/>
  </w:num>
  <w:num w:numId="4" w16cid:durableId="791288215">
    <w:abstractNumId w:val="4"/>
  </w:num>
  <w:num w:numId="5" w16cid:durableId="354617673">
    <w:abstractNumId w:val="1"/>
  </w:num>
  <w:num w:numId="6" w16cid:durableId="1969429190">
    <w:abstractNumId w:val="0"/>
  </w:num>
  <w:num w:numId="7" w16cid:durableId="531966917">
    <w:abstractNumId w:val="130"/>
  </w:num>
  <w:num w:numId="8" w16cid:durableId="510610996">
    <w:abstractNumId w:val="155"/>
  </w:num>
  <w:num w:numId="9" w16cid:durableId="1196040684">
    <w:abstractNumId w:val="34"/>
  </w:num>
  <w:num w:numId="10" w16cid:durableId="1689981840">
    <w:abstractNumId w:val="79"/>
  </w:num>
  <w:num w:numId="11" w16cid:durableId="799035665">
    <w:abstractNumId w:val="85"/>
  </w:num>
  <w:num w:numId="12" w16cid:durableId="1175269060">
    <w:abstractNumId w:val="70"/>
  </w:num>
  <w:num w:numId="13" w16cid:durableId="892621624">
    <w:abstractNumId w:val="66"/>
  </w:num>
  <w:num w:numId="14" w16cid:durableId="1596669000">
    <w:abstractNumId w:val="165"/>
  </w:num>
  <w:num w:numId="15" w16cid:durableId="1285381400">
    <w:abstractNumId w:val="53"/>
  </w:num>
  <w:num w:numId="16" w16cid:durableId="1327634731">
    <w:abstractNumId w:val="132"/>
  </w:num>
  <w:num w:numId="17" w16cid:durableId="211310639">
    <w:abstractNumId w:val="118"/>
  </w:num>
  <w:num w:numId="18" w16cid:durableId="1900090632">
    <w:abstractNumId w:val="14"/>
  </w:num>
  <w:num w:numId="19" w16cid:durableId="304353716">
    <w:abstractNumId w:val="159"/>
  </w:num>
  <w:num w:numId="20" w16cid:durableId="1002859146">
    <w:abstractNumId w:val="201"/>
  </w:num>
  <w:num w:numId="21" w16cid:durableId="1038317888">
    <w:abstractNumId w:val="131"/>
  </w:num>
  <w:num w:numId="22" w16cid:durableId="39785101">
    <w:abstractNumId w:val="184"/>
  </w:num>
  <w:num w:numId="23" w16cid:durableId="552041505">
    <w:abstractNumId w:val="122"/>
  </w:num>
  <w:num w:numId="24" w16cid:durableId="27419367">
    <w:abstractNumId w:val="16"/>
  </w:num>
  <w:num w:numId="25" w16cid:durableId="825702793">
    <w:abstractNumId w:val="199"/>
  </w:num>
  <w:num w:numId="26" w16cid:durableId="863901709">
    <w:abstractNumId w:val="160"/>
  </w:num>
  <w:num w:numId="27" w16cid:durableId="214976687">
    <w:abstractNumId w:val="86"/>
  </w:num>
  <w:num w:numId="28" w16cid:durableId="1278751601">
    <w:abstractNumId w:val="74"/>
  </w:num>
  <w:num w:numId="29" w16cid:durableId="533272791">
    <w:abstractNumId w:val="50"/>
  </w:num>
  <w:num w:numId="30" w16cid:durableId="1477918254">
    <w:abstractNumId w:val="94"/>
  </w:num>
  <w:num w:numId="31" w16cid:durableId="706685563">
    <w:abstractNumId w:val="175"/>
  </w:num>
  <w:num w:numId="32" w16cid:durableId="866331125">
    <w:abstractNumId w:val="174"/>
  </w:num>
  <w:num w:numId="33" w16cid:durableId="78839866">
    <w:abstractNumId w:val="156"/>
  </w:num>
  <w:num w:numId="34" w16cid:durableId="952249080">
    <w:abstractNumId w:val="59"/>
  </w:num>
  <w:num w:numId="35" w16cid:durableId="336689311">
    <w:abstractNumId w:val="109"/>
  </w:num>
  <w:num w:numId="36" w16cid:durableId="1598250866">
    <w:abstractNumId w:val="149"/>
  </w:num>
  <w:num w:numId="37" w16cid:durableId="686909145">
    <w:abstractNumId w:val="172"/>
  </w:num>
  <w:num w:numId="38" w16cid:durableId="1743402982">
    <w:abstractNumId w:val="97"/>
  </w:num>
  <w:num w:numId="39" w16cid:durableId="1980457979">
    <w:abstractNumId w:val="183"/>
  </w:num>
  <w:num w:numId="40" w16cid:durableId="528183077">
    <w:abstractNumId w:val="80"/>
  </w:num>
  <w:num w:numId="41" w16cid:durableId="695928171">
    <w:abstractNumId w:val="206"/>
  </w:num>
  <w:num w:numId="42" w16cid:durableId="293759613">
    <w:abstractNumId w:val="52"/>
  </w:num>
  <w:num w:numId="43" w16cid:durableId="1731536658">
    <w:abstractNumId w:val="45"/>
  </w:num>
  <w:num w:numId="44" w16cid:durableId="1349522939">
    <w:abstractNumId w:val="207"/>
  </w:num>
  <w:num w:numId="45" w16cid:durableId="24336247">
    <w:abstractNumId w:val="123"/>
  </w:num>
  <w:num w:numId="46" w16cid:durableId="1361977179">
    <w:abstractNumId w:val="39"/>
  </w:num>
  <w:num w:numId="47" w16cid:durableId="792790714">
    <w:abstractNumId w:val="127"/>
  </w:num>
  <w:num w:numId="48" w16cid:durableId="1704557264">
    <w:abstractNumId w:val="116"/>
  </w:num>
  <w:num w:numId="49" w16cid:durableId="1473134529">
    <w:abstractNumId w:val="185"/>
  </w:num>
  <w:num w:numId="50" w16cid:durableId="124930851">
    <w:abstractNumId w:val="129"/>
  </w:num>
  <w:num w:numId="51" w16cid:durableId="432169970">
    <w:abstractNumId w:val="197"/>
  </w:num>
  <w:num w:numId="52" w16cid:durableId="1504324194">
    <w:abstractNumId w:val="71"/>
  </w:num>
  <w:num w:numId="53" w16cid:durableId="1745642234">
    <w:abstractNumId w:val="141"/>
  </w:num>
  <w:num w:numId="54" w16cid:durableId="1096748573">
    <w:abstractNumId w:val="43"/>
  </w:num>
  <w:num w:numId="55" w16cid:durableId="1572496783">
    <w:abstractNumId w:val="161"/>
  </w:num>
  <w:num w:numId="56" w16cid:durableId="506016573">
    <w:abstractNumId w:val="191"/>
  </w:num>
  <w:num w:numId="57" w16cid:durableId="484589982">
    <w:abstractNumId w:val="19"/>
  </w:num>
  <w:num w:numId="58" w16cid:durableId="2013946708">
    <w:abstractNumId w:val="139"/>
  </w:num>
  <w:num w:numId="59" w16cid:durableId="844394793">
    <w:abstractNumId w:val="38"/>
  </w:num>
  <w:num w:numId="60" w16cid:durableId="117526263">
    <w:abstractNumId w:val="62"/>
  </w:num>
  <w:num w:numId="61" w16cid:durableId="107626742">
    <w:abstractNumId w:val="138"/>
  </w:num>
  <w:num w:numId="62" w16cid:durableId="1233271221">
    <w:abstractNumId w:val="24"/>
  </w:num>
  <w:num w:numId="63" w16cid:durableId="72363765">
    <w:abstractNumId w:val="51"/>
  </w:num>
  <w:num w:numId="64" w16cid:durableId="253982119">
    <w:abstractNumId w:val="148"/>
  </w:num>
  <w:num w:numId="65" w16cid:durableId="576670092">
    <w:abstractNumId w:val="93"/>
  </w:num>
  <w:num w:numId="66" w16cid:durableId="1688603217">
    <w:abstractNumId w:val="176"/>
  </w:num>
  <w:num w:numId="67" w16cid:durableId="965430409">
    <w:abstractNumId w:val="169"/>
  </w:num>
  <w:num w:numId="68" w16cid:durableId="1482573062">
    <w:abstractNumId w:val="110"/>
  </w:num>
  <w:num w:numId="69" w16cid:durableId="2111004765">
    <w:abstractNumId w:val="81"/>
  </w:num>
  <w:num w:numId="70" w16cid:durableId="340819499">
    <w:abstractNumId w:val="37"/>
  </w:num>
  <w:num w:numId="71" w16cid:durableId="1371221722">
    <w:abstractNumId w:val="83"/>
  </w:num>
  <w:num w:numId="72" w16cid:durableId="2116633214">
    <w:abstractNumId w:val="57"/>
  </w:num>
  <w:num w:numId="73" w16cid:durableId="1860853264">
    <w:abstractNumId w:val="150"/>
  </w:num>
  <w:num w:numId="74" w16cid:durableId="506288605">
    <w:abstractNumId w:val="101"/>
  </w:num>
  <w:num w:numId="75" w16cid:durableId="1673606460">
    <w:abstractNumId w:val="178"/>
  </w:num>
  <w:num w:numId="76" w16cid:durableId="1894926995">
    <w:abstractNumId w:val="73"/>
  </w:num>
  <w:num w:numId="77" w16cid:durableId="595863743">
    <w:abstractNumId w:val="188"/>
  </w:num>
  <w:num w:numId="78" w16cid:durableId="1708020748">
    <w:abstractNumId w:val="61"/>
  </w:num>
  <w:num w:numId="79" w16cid:durableId="706444833">
    <w:abstractNumId w:val="35"/>
  </w:num>
  <w:num w:numId="80" w16cid:durableId="307174066">
    <w:abstractNumId w:val="153"/>
  </w:num>
  <w:num w:numId="81" w16cid:durableId="1861895520">
    <w:abstractNumId w:val="105"/>
  </w:num>
  <w:num w:numId="82" w16cid:durableId="1800029859">
    <w:abstractNumId w:val="49"/>
  </w:num>
  <w:num w:numId="83" w16cid:durableId="1709645880">
    <w:abstractNumId w:val="133"/>
  </w:num>
  <w:num w:numId="84" w16cid:durableId="2111779528">
    <w:abstractNumId w:val="44"/>
  </w:num>
  <w:num w:numId="85" w16cid:durableId="1652632491">
    <w:abstractNumId w:val="114"/>
  </w:num>
  <w:num w:numId="86" w16cid:durableId="499783280">
    <w:abstractNumId w:val="202"/>
  </w:num>
  <w:num w:numId="87" w16cid:durableId="1068457591">
    <w:abstractNumId w:val="135"/>
  </w:num>
  <w:num w:numId="88" w16cid:durableId="45643015">
    <w:abstractNumId w:val="147"/>
  </w:num>
  <w:num w:numId="89" w16cid:durableId="1154220137">
    <w:abstractNumId w:val="167"/>
  </w:num>
  <w:num w:numId="90" w16cid:durableId="1782453781">
    <w:abstractNumId w:val="173"/>
  </w:num>
  <w:num w:numId="91" w16cid:durableId="586888186">
    <w:abstractNumId w:val="108"/>
  </w:num>
  <w:num w:numId="92" w16cid:durableId="600264760">
    <w:abstractNumId w:val="90"/>
  </w:num>
  <w:num w:numId="93" w16cid:durableId="63375521">
    <w:abstractNumId w:val="124"/>
  </w:num>
  <w:num w:numId="94" w16cid:durableId="1444493888">
    <w:abstractNumId w:val="193"/>
  </w:num>
  <w:num w:numId="95" w16cid:durableId="1665351210">
    <w:abstractNumId w:val="56"/>
  </w:num>
  <w:num w:numId="96" w16cid:durableId="531964569">
    <w:abstractNumId w:val="204"/>
  </w:num>
  <w:num w:numId="97" w16cid:durableId="1336686126">
    <w:abstractNumId w:val="98"/>
  </w:num>
  <w:num w:numId="98" w16cid:durableId="688062503">
    <w:abstractNumId w:val="21"/>
  </w:num>
  <w:num w:numId="99" w16cid:durableId="150878168">
    <w:abstractNumId w:val="46"/>
  </w:num>
  <w:num w:numId="100" w16cid:durableId="1732534933">
    <w:abstractNumId w:val="125"/>
  </w:num>
  <w:num w:numId="101" w16cid:durableId="1062869451">
    <w:abstractNumId w:val="92"/>
  </w:num>
  <w:num w:numId="102" w16cid:durableId="1778213013">
    <w:abstractNumId w:val="198"/>
  </w:num>
  <w:num w:numId="103" w16cid:durableId="1882668523">
    <w:abstractNumId w:val="75"/>
  </w:num>
  <w:num w:numId="104" w16cid:durableId="288635147">
    <w:abstractNumId w:val="117"/>
  </w:num>
  <w:num w:numId="105" w16cid:durableId="2018073764">
    <w:abstractNumId w:val="58"/>
  </w:num>
  <w:num w:numId="106" w16cid:durableId="464585065">
    <w:abstractNumId w:val="82"/>
  </w:num>
  <w:num w:numId="107" w16cid:durableId="1369337034">
    <w:abstractNumId w:val="84"/>
  </w:num>
  <w:num w:numId="108" w16cid:durableId="1445684860">
    <w:abstractNumId w:val="166"/>
  </w:num>
  <w:num w:numId="109" w16cid:durableId="145439822">
    <w:abstractNumId w:val="119"/>
  </w:num>
  <w:num w:numId="110" w16cid:durableId="148595224">
    <w:abstractNumId w:val="28"/>
  </w:num>
  <w:num w:numId="111" w16cid:durableId="1660231845">
    <w:abstractNumId w:val="54"/>
  </w:num>
  <w:num w:numId="112" w16cid:durableId="1020159785">
    <w:abstractNumId w:val="182"/>
  </w:num>
  <w:num w:numId="113" w16cid:durableId="193733433">
    <w:abstractNumId w:val="196"/>
  </w:num>
  <w:num w:numId="114" w16cid:durableId="1224219259">
    <w:abstractNumId w:val="48"/>
  </w:num>
  <w:num w:numId="115" w16cid:durableId="454301198">
    <w:abstractNumId w:val="157"/>
  </w:num>
  <w:num w:numId="116" w16cid:durableId="378745292">
    <w:abstractNumId w:val="64"/>
  </w:num>
  <w:num w:numId="117" w16cid:durableId="873884800">
    <w:abstractNumId w:val="87"/>
  </w:num>
  <w:num w:numId="118" w16cid:durableId="931090642">
    <w:abstractNumId w:val="113"/>
  </w:num>
  <w:num w:numId="119" w16cid:durableId="1091778374">
    <w:abstractNumId w:val="115"/>
  </w:num>
  <w:num w:numId="120" w16cid:durableId="1121461788">
    <w:abstractNumId w:val="103"/>
  </w:num>
  <w:num w:numId="121" w16cid:durableId="902444421">
    <w:abstractNumId w:val="203"/>
  </w:num>
  <w:num w:numId="122" w16cid:durableId="48892879">
    <w:abstractNumId w:val="65"/>
  </w:num>
  <w:num w:numId="123" w16cid:durableId="896598295">
    <w:abstractNumId w:val="187"/>
  </w:num>
  <w:num w:numId="124" w16cid:durableId="659433124">
    <w:abstractNumId w:val="76"/>
  </w:num>
  <w:num w:numId="125" w16cid:durableId="1171800680">
    <w:abstractNumId w:val="145"/>
  </w:num>
  <w:num w:numId="126" w16cid:durableId="837306518">
    <w:abstractNumId w:val="162"/>
  </w:num>
  <w:num w:numId="127" w16cid:durableId="397290554">
    <w:abstractNumId w:val="171"/>
  </w:num>
  <w:num w:numId="128" w16cid:durableId="826475952">
    <w:abstractNumId w:val="192"/>
  </w:num>
  <w:num w:numId="129" w16cid:durableId="491681660">
    <w:abstractNumId w:val="89"/>
  </w:num>
  <w:num w:numId="130" w16cid:durableId="2003967210">
    <w:abstractNumId w:val="6"/>
  </w:num>
  <w:num w:numId="131" w16cid:durableId="1745450817">
    <w:abstractNumId w:val="111"/>
  </w:num>
  <w:num w:numId="132" w16cid:durableId="729765042">
    <w:abstractNumId w:val="195"/>
  </w:num>
  <w:num w:numId="133" w16cid:durableId="1219588552">
    <w:abstractNumId w:val="136"/>
  </w:num>
  <w:num w:numId="134" w16cid:durableId="92479548">
    <w:abstractNumId w:val="126"/>
  </w:num>
  <w:num w:numId="135" w16cid:durableId="1670406640">
    <w:abstractNumId w:val="181"/>
  </w:num>
  <w:num w:numId="136" w16cid:durableId="1347638788">
    <w:abstractNumId w:val="41"/>
  </w:num>
  <w:num w:numId="137" w16cid:durableId="2012835991">
    <w:abstractNumId w:val="78"/>
  </w:num>
  <w:num w:numId="138" w16cid:durableId="1887449768">
    <w:abstractNumId w:val="13"/>
  </w:num>
  <w:num w:numId="139" w16cid:durableId="1073895427">
    <w:abstractNumId w:val="121"/>
  </w:num>
  <w:num w:numId="140" w16cid:durableId="934555120">
    <w:abstractNumId w:val="26"/>
  </w:num>
  <w:num w:numId="141" w16cid:durableId="191040036">
    <w:abstractNumId w:val="104"/>
  </w:num>
  <w:num w:numId="142" w16cid:durableId="880551967">
    <w:abstractNumId w:val="163"/>
  </w:num>
  <w:num w:numId="143" w16cid:durableId="686447051">
    <w:abstractNumId w:val="7"/>
  </w:num>
  <w:num w:numId="144" w16cid:durableId="1388411362">
    <w:abstractNumId w:val="95"/>
  </w:num>
  <w:num w:numId="145" w16cid:durableId="1042444553">
    <w:abstractNumId w:val="96"/>
  </w:num>
  <w:num w:numId="146" w16cid:durableId="1782724323">
    <w:abstractNumId w:val="180"/>
  </w:num>
  <w:num w:numId="147" w16cid:durableId="1389576242">
    <w:abstractNumId w:val="186"/>
  </w:num>
  <w:num w:numId="148" w16cid:durableId="1845390692">
    <w:abstractNumId w:val="179"/>
  </w:num>
  <w:num w:numId="149" w16cid:durableId="210926293">
    <w:abstractNumId w:val="20"/>
  </w:num>
  <w:num w:numId="150" w16cid:durableId="279076060">
    <w:abstractNumId w:val="170"/>
  </w:num>
  <w:num w:numId="151" w16cid:durableId="553203758">
    <w:abstractNumId w:val="88"/>
  </w:num>
  <w:num w:numId="152" w16cid:durableId="2011397971">
    <w:abstractNumId w:val="142"/>
  </w:num>
  <w:num w:numId="153" w16cid:durableId="1260674084">
    <w:abstractNumId w:val="189"/>
  </w:num>
  <w:num w:numId="154" w16cid:durableId="736316427">
    <w:abstractNumId w:val="27"/>
  </w:num>
  <w:num w:numId="155" w16cid:durableId="1984970664">
    <w:abstractNumId w:val="151"/>
  </w:num>
  <w:num w:numId="156" w16cid:durableId="314141627">
    <w:abstractNumId w:val="154"/>
  </w:num>
  <w:num w:numId="157" w16cid:durableId="1111709624">
    <w:abstractNumId w:val="17"/>
  </w:num>
  <w:num w:numId="158" w16cid:durableId="1423603446">
    <w:abstractNumId w:val="40"/>
  </w:num>
  <w:num w:numId="159" w16cid:durableId="1098139350">
    <w:abstractNumId w:val="128"/>
  </w:num>
  <w:num w:numId="160" w16cid:durableId="860703856">
    <w:abstractNumId w:val="100"/>
  </w:num>
  <w:num w:numId="161" w16cid:durableId="856622565">
    <w:abstractNumId w:val="69"/>
  </w:num>
  <w:num w:numId="162" w16cid:durableId="946737801">
    <w:abstractNumId w:val="106"/>
  </w:num>
  <w:num w:numId="163" w16cid:durableId="502932835">
    <w:abstractNumId w:val="9"/>
  </w:num>
  <w:num w:numId="164" w16cid:durableId="1195770689">
    <w:abstractNumId w:val="164"/>
  </w:num>
  <w:num w:numId="165" w16cid:durableId="1616332396">
    <w:abstractNumId w:val="134"/>
  </w:num>
  <w:num w:numId="166" w16cid:durableId="154763151">
    <w:abstractNumId w:val="140"/>
  </w:num>
  <w:num w:numId="167" w16cid:durableId="372197874">
    <w:abstractNumId w:val="25"/>
  </w:num>
  <w:num w:numId="168" w16cid:durableId="250116950">
    <w:abstractNumId w:val="194"/>
  </w:num>
  <w:num w:numId="169" w16cid:durableId="1755469068">
    <w:abstractNumId w:val="190"/>
  </w:num>
  <w:num w:numId="170" w16cid:durableId="587156410">
    <w:abstractNumId w:val="158"/>
  </w:num>
  <w:num w:numId="171" w16cid:durableId="1761949660">
    <w:abstractNumId w:val="99"/>
  </w:num>
  <w:num w:numId="172" w16cid:durableId="1506822831">
    <w:abstractNumId w:val="146"/>
  </w:num>
  <w:num w:numId="173" w16cid:durableId="1262299264">
    <w:abstractNumId w:val="168"/>
  </w:num>
  <w:num w:numId="174" w16cid:durableId="1519467233">
    <w:abstractNumId w:val="33"/>
  </w:num>
  <w:num w:numId="175" w16cid:durableId="1697923489">
    <w:abstractNumId w:val="31"/>
  </w:num>
  <w:num w:numId="176" w16cid:durableId="1849060794">
    <w:abstractNumId w:val="107"/>
  </w:num>
  <w:num w:numId="177" w16cid:durableId="80638493">
    <w:abstractNumId w:val="12"/>
  </w:num>
  <w:num w:numId="178" w16cid:durableId="1697346974">
    <w:abstractNumId w:val="205"/>
  </w:num>
  <w:num w:numId="179" w16cid:durableId="1013919112">
    <w:abstractNumId w:val="15"/>
  </w:num>
  <w:num w:numId="180" w16cid:durableId="1977291236">
    <w:abstractNumId w:val="8"/>
  </w:num>
  <w:num w:numId="181" w16cid:durableId="59445416">
    <w:abstractNumId w:val="112"/>
  </w:num>
  <w:num w:numId="182" w16cid:durableId="544100194">
    <w:abstractNumId w:val="42"/>
  </w:num>
  <w:num w:numId="183" w16cid:durableId="672418693">
    <w:abstractNumId w:val="200"/>
  </w:num>
  <w:num w:numId="184" w16cid:durableId="1823892103">
    <w:abstractNumId w:val="55"/>
  </w:num>
  <w:num w:numId="185" w16cid:durableId="833644333">
    <w:abstractNumId w:val="120"/>
  </w:num>
  <w:num w:numId="186" w16cid:durableId="1190532290">
    <w:abstractNumId w:val="18"/>
  </w:num>
  <w:num w:numId="187" w16cid:durableId="541482858">
    <w:abstractNumId w:val="77"/>
  </w:num>
  <w:num w:numId="188" w16cid:durableId="562839558">
    <w:abstractNumId w:val="143"/>
  </w:num>
  <w:num w:numId="189" w16cid:durableId="1945771313">
    <w:abstractNumId w:val="23"/>
  </w:num>
  <w:num w:numId="190" w16cid:durableId="510098192">
    <w:abstractNumId w:val="177"/>
  </w:num>
  <w:num w:numId="191" w16cid:durableId="779379298">
    <w:abstractNumId w:val="91"/>
  </w:num>
  <w:num w:numId="192" w16cid:durableId="1195315861">
    <w:abstractNumId w:val="68"/>
  </w:num>
  <w:num w:numId="193" w16cid:durableId="310064638">
    <w:abstractNumId w:val="29"/>
  </w:num>
  <w:num w:numId="194" w16cid:durableId="1948076817">
    <w:abstractNumId w:val="30"/>
  </w:num>
  <w:num w:numId="195" w16cid:durableId="1891769332">
    <w:abstractNumId w:val="36"/>
  </w:num>
  <w:num w:numId="196" w16cid:durableId="2099205599">
    <w:abstractNumId w:val="63"/>
  </w:num>
  <w:num w:numId="197" w16cid:durableId="1949002502">
    <w:abstractNumId w:val="60"/>
  </w:num>
  <w:num w:numId="198" w16cid:durableId="10108388">
    <w:abstractNumId w:val="67"/>
  </w:num>
  <w:num w:numId="199" w16cid:durableId="1230844662">
    <w:abstractNumId w:val="102"/>
  </w:num>
  <w:num w:numId="200" w16cid:durableId="1398822422">
    <w:abstractNumId w:val="137"/>
  </w:num>
  <w:num w:numId="201" w16cid:durableId="75324273">
    <w:abstractNumId w:val="152"/>
  </w:num>
  <w:num w:numId="202" w16cid:durableId="1085224610">
    <w:abstractNumId w:val="72"/>
  </w:num>
  <w:num w:numId="203" w16cid:durableId="1041829995">
    <w:abstractNumId w:val="22"/>
  </w:num>
  <w:num w:numId="204" w16cid:durableId="1986160553">
    <w:abstractNumId w:val="11"/>
  </w:num>
  <w:num w:numId="205" w16cid:durableId="1366062124">
    <w:abstractNumId w:val="10"/>
  </w:num>
  <w:num w:numId="206" w16cid:durableId="1342588577">
    <w:abstractNumId w:val="144"/>
  </w:num>
  <w:num w:numId="207" w16cid:durableId="725224418">
    <w:abstractNumId w:val="47"/>
  </w:num>
  <w:num w:numId="208" w16cid:durableId="376861640">
    <w:abstractNumId w:val="32"/>
  </w:num>
  <w:numIdMacAtCleanup w:val="20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E3"/>
    <w:rsid w:val="004174E3"/>
    <w:rsid w:val="005B2D75"/>
    <w:rsid w:val="00B4711B"/>
    <w:rsid w:val="00C11B67"/>
    <w:rsid w:val="00CE4FDD"/>
    <w:rsid w:val="00DC7385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FA23"/>
  <w15:chartTrackingRefBased/>
  <w15:docId w15:val="{D67AF292-6504-4646-B862-C533BFD7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4E3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4E3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7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4E3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NoSpacing">
    <w:name w:val="No Spacing"/>
    <w:uiPriority w:val="1"/>
    <w:qFormat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174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174E3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174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174E3"/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174E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174E3"/>
    <w:rPr>
      <w:rFonts w:ascii="Calibri" w:eastAsiaTheme="minorEastAsia" w:hAnsi="Calibr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4174E3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4174E3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4174E3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4174E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4174E3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4174E3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174E3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4174E3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4174E3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4174E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174E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4174E3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4174E3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174E3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74E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174E3"/>
    <w:rPr>
      <w:b/>
      <w:bCs/>
    </w:rPr>
  </w:style>
  <w:style w:type="character" w:styleId="Emphasis">
    <w:name w:val="Emphasis"/>
    <w:basedOn w:val="DefaultParagraphFont"/>
    <w:uiPriority w:val="20"/>
    <w:qFormat/>
    <w:rsid w:val="004174E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174E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174E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174E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74E3"/>
    <w:pPr>
      <w:spacing w:before="480" w:after="0"/>
      <w:outlineLvl w:val="9"/>
    </w:pPr>
    <w:rPr>
      <w:b/>
      <w:bCs/>
      <w:sz w:val="32"/>
      <w:szCs w:val="28"/>
    </w:rPr>
  </w:style>
  <w:style w:type="table" w:styleId="TableGrid">
    <w:name w:val="Table Grid"/>
    <w:basedOn w:val="TableNormal"/>
    <w:uiPriority w:val="5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174E3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174E3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174E3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174E3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174E3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174E3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174E3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174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174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174E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174E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Revision">
    <w:name w:val="Revision"/>
    <w:hidden/>
    <w:uiPriority w:val="99"/>
    <w:semiHidden/>
    <w:rsid w:val="004174E3"/>
    <w:pPr>
      <w:spacing w:after="0" w:line="240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17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74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4E3"/>
    <w:rPr>
      <w:rFonts w:ascii="Calibri" w:eastAsiaTheme="minorEastAsia" w:hAnsi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4E3"/>
    <w:rPr>
      <w:rFonts w:ascii="Calibri" w:eastAsiaTheme="minorEastAsia" w:hAnsi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microsoft.com/office/2011/relationships/people" Target="peop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9DA80-2246-456A-838B-05B7E88CF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65</Pages>
  <Words>5906</Words>
  <Characters>33313</Characters>
  <Application>Microsoft Office Word</Application>
  <DocSecurity>0</DocSecurity>
  <Lines>1586</Lines>
  <Paragraphs>1568</Paragraphs>
  <ScaleCrop>false</ScaleCrop>
  <Company/>
  <LinksUpToDate>false</LinksUpToDate>
  <CharactersWithSpaces>37651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2026-08-04T19:52:00Z</dcterms:created>
  <dcterms:modified xsi:type="dcterms:W3CDTF">2026-08-05T14:37:00Z</dcterms:modified>
</cp:coreProperties>
</file>